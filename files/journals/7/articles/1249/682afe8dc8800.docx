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3CD79" w14:textId="1E59BE05" w:rsidR="0098029C" w:rsidRPr="00020290" w:rsidRDefault="00341337" w:rsidP="00020290">
      <w:pPr>
        <w:pStyle w:val="BodyText"/>
        <w:jc w:val="center"/>
        <w:rPr>
          <w:b/>
          <w:bCs/>
        </w:rPr>
      </w:pPr>
      <w:r w:rsidRPr="00020290">
        <w:rPr>
          <w:b/>
          <w:bCs/>
        </w:rPr>
        <w:t>USING YOUTUBE VIDEOS</w:t>
      </w:r>
      <w:r w:rsidR="00026ED9" w:rsidRPr="00020290">
        <w:rPr>
          <w:b/>
          <w:bCs/>
        </w:rPr>
        <w:t xml:space="preserve"> T</w:t>
      </w:r>
      <w:r w:rsidR="005822B0" w:rsidRPr="00020290">
        <w:rPr>
          <w:b/>
          <w:bCs/>
          <w:spacing w:val="-4"/>
        </w:rPr>
        <w:t xml:space="preserve">O ENHANCE </w:t>
      </w:r>
      <w:r w:rsidR="00205E94">
        <w:rPr>
          <w:b/>
          <w:bCs/>
          <w:spacing w:val="-4"/>
        </w:rPr>
        <w:t>THE EFL STUDENTS’</w:t>
      </w:r>
      <w:r w:rsidR="005822B0" w:rsidRPr="00020290">
        <w:rPr>
          <w:b/>
          <w:bCs/>
          <w:spacing w:val="-4"/>
        </w:rPr>
        <w:t xml:space="preserve"> </w:t>
      </w:r>
      <w:r w:rsidRPr="00020290">
        <w:rPr>
          <w:b/>
          <w:bCs/>
        </w:rPr>
        <w:t>VOCABULARY</w:t>
      </w:r>
      <w:r w:rsidRPr="00020290">
        <w:rPr>
          <w:b/>
          <w:bCs/>
          <w:spacing w:val="-4"/>
        </w:rPr>
        <w:t xml:space="preserve"> </w:t>
      </w:r>
      <w:r w:rsidRPr="00020290">
        <w:rPr>
          <w:b/>
          <w:bCs/>
        </w:rPr>
        <w:t>MASTERY</w:t>
      </w:r>
      <w:r w:rsidRPr="00020290">
        <w:rPr>
          <w:b/>
          <w:bCs/>
          <w:spacing w:val="-5"/>
        </w:rPr>
        <w:t xml:space="preserve"> </w:t>
      </w:r>
      <w:r w:rsidRPr="00020290">
        <w:rPr>
          <w:b/>
          <w:bCs/>
        </w:rPr>
        <w:t>AT</w:t>
      </w:r>
      <w:r w:rsidRPr="00020290">
        <w:rPr>
          <w:b/>
          <w:bCs/>
          <w:spacing w:val="-4"/>
        </w:rPr>
        <w:t xml:space="preserve"> </w:t>
      </w:r>
      <w:r w:rsidRPr="00020290">
        <w:rPr>
          <w:b/>
          <w:bCs/>
        </w:rPr>
        <w:t>ONE</w:t>
      </w:r>
      <w:r w:rsidRPr="00020290">
        <w:rPr>
          <w:b/>
          <w:bCs/>
          <w:spacing w:val="-2"/>
        </w:rPr>
        <w:t xml:space="preserve"> </w:t>
      </w:r>
      <w:r w:rsidRPr="00020290">
        <w:rPr>
          <w:b/>
          <w:bCs/>
        </w:rPr>
        <w:t>OF</w:t>
      </w:r>
      <w:r w:rsidRPr="00020290">
        <w:rPr>
          <w:b/>
          <w:bCs/>
          <w:spacing w:val="-4"/>
        </w:rPr>
        <w:t xml:space="preserve"> </w:t>
      </w:r>
      <w:r w:rsidRPr="00020290">
        <w:rPr>
          <w:b/>
          <w:bCs/>
        </w:rPr>
        <w:t>JUNIOR</w:t>
      </w:r>
      <w:r w:rsidRPr="00020290">
        <w:rPr>
          <w:b/>
          <w:bCs/>
          <w:spacing w:val="-4"/>
        </w:rPr>
        <w:t xml:space="preserve"> </w:t>
      </w:r>
      <w:r w:rsidRPr="00020290">
        <w:rPr>
          <w:b/>
          <w:bCs/>
        </w:rPr>
        <w:t>HIGH</w:t>
      </w:r>
      <w:r w:rsidRPr="00020290">
        <w:rPr>
          <w:b/>
          <w:bCs/>
          <w:spacing w:val="-4"/>
        </w:rPr>
        <w:t xml:space="preserve"> </w:t>
      </w:r>
      <w:r w:rsidRPr="00020290">
        <w:rPr>
          <w:b/>
          <w:bCs/>
        </w:rPr>
        <w:t>SCHOOL</w:t>
      </w:r>
      <w:r w:rsidRPr="00020290">
        <w:rPr>
          <w:b/>
          <w:bCs/>
          <w:spacing w:val="-4"/>
        </w:rPr>
        <w:t xml:space="preserve"> </w:t>
      </w:r>
      <w:r w:rsidRPr="00020290">
        <w:rPr>
          <w:b/>
          <w:bCs/>
        </w:rPr>
        <w:t>IN MUARO JAMBI</w:t>
      </w:r>
    </w:p>
    <w:p w14:paraId="64423DB7" w14:textId="5C466FC5" w:rsidR="00511CAA" w:rsidRDefault="00511CAA" w:rsidP="00511CAA">
      <w:pPr>
        <w:pStyle w:val="BodyText"/>
        <w:jc w:val="center"/>
      </w:pPr>
    </w:p>
    <w:p w14:paraId="06BC9626" w14:textId="77777777" w:rsidR="0098029C" w:rsidRPr="006F19AD" w:rsidRDefault="0098029C">
      <w:pPr>
        <w:pStyle w:val="BodyText"/>
        <w:spacing w:before="45"/>
        <w:jc w:val="left"/>
        <w:rPr>
          <w:lang w:val="it-IT"/>
        </w:rPr>
      </w:pPr>
    </w:p>
    <w:p w14:paraId="0BD8D7D2" w14:textId="442C1E10" w:rsidR="0098029C" w:rsidRDefault="00DB75D0">
      <w:pPr>
        <w:pStyle w:val="Heading1"/>
        <w:ind w:left="0" w:right="426" w:firstLine="0"/>
        <w:jc w:val="center"/>
        <w:rPr>
          <w:spacing w:val="-2"/>
        </w:rPr>
      </w:pPr>
      <w:r>
        <w:rPr>
          <w:spacing w:val="-2"/>
        </w:rPr>
        <w:t>Abstract</w:t>
      </w:r>
    </w:p>
    <w:p w14:paraId="031ADD52" w14:textId="77777777" w:rsidR="00CD4654" w:rsidRDefault="00CD4654">
      <w:pPr>
        <w:pStyle w:val="Heading1"/>
        <w:ind w:left="0" w:right="426" w:firstLine="0"/>
        <w:jc w:val="center"/>
      </w:pPr>
    </w:p>
    <w:p w14:paraId="3EB5FCFC" w14:textId="394CB0CA" w:rsidR="0098029C" w:rsidRDefault="00341337">
      <w:pPr>
        <w:spacing w:line="276" w:lineRule="auto"/>
        <w:ind w:left="1" w:right="422"/>
        <w:jc w:val="both"/>
        <w:rPr>
          <w:i/>
          <w:sz w:val="24"/>
        </w:rPr>
      </w:pPr>
      <w:commentRangeStart w:id="0"/>
      <w:r>
        <w:rPr>
          <w:i/>
          <w:sz w:val="24"/>
        </w:rPr>
        <w:t>Vocabulary is one of the important elements of the language. Mastery of vocabulary supports students</w:t>
      </w:r>
      <w:r>
        <w:rPr>
          <w:i/>
          <w:spacing w:val="-3"/>
          <w:sz w:val="24"/>
        </w:rPr>
        <w:t xml:space="preserve"> </w:t>
      </w:r>
      <w:r>
        <w:rPr>
          <w:i/>
          <w:sz w:val="24"/>
        </w:rPr>
        <w:t>to</w:t>
      </w:r>
      <w:r>
        <w:rPr>
          <w:i/>
          <w:spacing w:val="-3"/>
          <w:sz w:val="24"/>
        </w:rPr>
        <w:t xml:space="preserve"> </w:t>
      </w:r>
      <w:r>
        <w:rPr>
          <w:i/>
          <w:sz w:val="24"/>
        </w:rPr>
        <w:t>be</w:t>
      </w:r>
      <w:r>
        <w:rPr>
          <w:i/>
          <w:spacing w:val="-4"/>
          <w:sz w:val="24"/>
        </w:rPr>
        <w:t xml:space="preserve"> </w:t>
      </w:r>
      <w:r>
        <w:rPr>
          <w:i/>
          <w:sz w:val="24"/>
        </w:rPr>
        <w:t>able</w:t>
      </w:r>
      <w:r>
        <w:rPr>
          <w:i/>
          <w:spacing w:val="-3"/>
          <w:sz w:val="24"/>
        </w:rPr>
        <w:t xml:space="preserve"> </w:t>
      </w:r>
      <w:r>
        <w:rPr>
          <w:i/>
          <w:sz w:val="24"/>
        </w:rPr>
        <w:t>to</w:t>
      </w:r>
      <w:r>
        <w:rPr>
          <w:i/>
          <w:spacing w:val="-3"/>
          <w:sz w:val="24"/>
        </w:rPr>
        <w:t xml:space="preserve"> </w:t>
      </w:r>
      <w:r>
        <w:rPr>
          <w:i/>
          <w:sz w:val="24"/>
        </w:rPr>
        <w:t>master</w:t>
      </w:r>
      <w:r>
        <w:rPr>
          <w:i/>
          <w:spacing w:val="-3"/>
          <w:sz w:val="24"/>
        </w:rPr>
        <w:t xml:space="preserve"> </w:t>
      </w:r>
      <w:r w:rsidR="001F1E37">
        <w:rPr>
          <w:i/>
          <w:sz w:val="24"/>
        </w:rPr>
        <w:t>four</w:t>
      </w:r>
      <w:r>
        <w:rPr>
          <w:i/>
          <w:spacing w:val="-3"/>
          <w:sz w:val="24"/>
        </w:rPr>
        <w:t xml:space="preserve"> </w:t>
      </w:r>
      <w:r>
        <w:rPr>
          <w:i/>
          <w:sz w:val="24"/>
        </w:rPr>
        <w:t>skills</w:t>
      </w:r>
      <w:r>
        <w:rPr>
          <w:i/>
          <w:spacing w:val="-3"/>
          <w:sz w:val="24"/>
        </w:rPr>
        <w:t xml:space="preserve"> </w:t>
      </w:r>
      <w:r>
        <w:rPr>
          <w:i/>
          <w:sz w:val="24"/>
        </w:rPr>
        <w:t>in</w:t>
      </w:r>
      <w:r>
        <w:rPr>
          <w:i/>
          <w:spacing w:val="-3"/>
          <w:sz w:val="24"/>
        </w:rPr>
        <w:t xml:space="preserve"> </w:t>
      </w:r>
      <w:r>
        <w:rPr>
          <w:i/>
          <w:sz w:val="24"/>
        </w:rPr>
        <w:t>English,</w:t>
      </w:r>
      <w:r>
        <w:rPr>
          <w:i/>
          <w:spacing w:val="-3"/>
          <w:sz w:val="24"/>
        </w:rPr>
        <w:t xml:space="preserve"> </w:t>
      </w:r>
      <w:del w:id="1" w:author="Asus" w:date="2025-05-19T15:00:00Z" w16du:dateUtc="2025-05-19T08:00:00Z">
        <w:r w:rsidDel="0037044A">
          <w:rPr>
            <w:i/>
            <w:sz w:val="24"/>
          </w:rPr>
          <w:delText>namely</w:delText>
        </w:r>
        <w:r w:rsidDel="0037044A">
          <w:rPr>
            <w:i/>
            <w:spacing w:val="-3"/>
            <w:sz w:val="24"/>
          </w:rPr>
          <w:delText xml:space="preserve"> </w:delText>
        </w:r>
        <w:r w:rsidDel="0037044A">
          <w:rPr>
            <w:i/>
            <w:sz w:val="24"/>
          </w:rPr>
          <w:delText>listening,</w:delText>
        </w:r>
        <w:r w:rsidDel="0037044A">
          <w:rPr>
            <w:i/>
            <w:spacing w:val="-3"/>
            <w:sz w:val="24"/>
          </w:rPr>
          <w:delText xml:space="preserve"> </w:delText>
        </w:r>
        <w:r w:rsidDel="0037044A">
          <w:rPr>
            <w:i/>
            <w:sz w:val="24"/>
          </w:rPr>
          <w:delText>speaking,</w:delText>
        </w:r>
        <w:r w:rsidDel="0037044A">
          <w:rPr>
            <w:i/>
            <w:spacing w:val="-3"/>
            <w:sz w:val="24"/>
          </w:rPr>
          <w:delText xml:space="preserve"> </w:delText>
        </w:r>
        <w:r w:rsidDel="0037044A">
          <w:rPr>
            <w:i/>
            <w:sz w:val="24"/>
          </w:rPr>
          <w:delText>reading,</w:delText>
        </w:r>
        <w:r w:rsidDel="0037044A">
          <w:rPr>
            <w:i/>
            <w:spacing w:val="-3"/>
            <w:sz w:val="24"/>
          </w:rPr>
          <w:delText xml:space="preserve"> </w:delText>
        </w:r>
        <w:r w:rsidDel="0037044A">
          <w:rPr>
            <w:i/>
            <w:sz w:val="24"/>
          </w:rPr>
          <w:delText>and</w:delText>
        </w:r>
        <w:r w:rsidDel="0037044A">
          <w:rPr>
            <w:i/>
            <w:spacing w:val="-3"/>
            <w:sz w:val="24"/>
          </w:rPr>
          <w:delText xml:space="preserve"> </w:delText>
        </w:r>
        <w:r w:rsidDel="0037044A">
          <w:rPr>
            <w:i/>
            <w:sz w:val="24"/>
          </w:rPr>
          <w:delText>writing</w:delText>
        </w:r>
      </w:del>
      <w:r>
        <w:rPr>
          <w:i/>
          <w:sz w:val="24"/>
        </w:rPr>
        <w:t xml:space="preserve">. </w:t>
      </w:r>
      <w:r w:rsidR="001F1E37">
        <w:rPr>
          <w:i/>
          <w:sz w:val="24"/>
        </w:rPr>
        <w:t>O</w:t>
      </w:r>
      <w:r>
        <w:rPr>
          <w:i/>
          <w:sz w:val="24"/>
        </w:rPr>
        <w:t>ne</w:t>
      </w:r>
      <w:r>
        <w:rPr>
          <w:i/>
          <w:spacing w:val="-6"/>
          <w:sz w:val="24"/>
        </w:rPr>
        <w:t xml:space="preserve"> </w:t>
      </w:r>
      <w:r>
        <w:rPr>
          <w:i/>
          <w:sz w:val="24"/>
        </w:rPr>
        <w:t>of</w:t>
      </w:r>
      <w:r>
        <w:rPr>
          <w:i/>
          <w:spacing w:val="-4"/>
          <w:sz w:val="24"/>
        </w:rPr>
        <w:t xml:space="preserve"> </w:t>
      </w:r>
      <w:r>
        <w:rPr>
          <w:i/>
          <w:sz w:val="24"/>
        </w:rPr>
        <w:t xml:space="preserve">the </w:t>
      </w:r>
      <w:del w:id="2" w:author="Asus" w:date="2025-05-19T15:00:00Z" w16du:dateUtc="2025-05-19T08:00:00Z">
        <w:r w:rsidDel="0037044A">
          <w:rPr>
            <w:i/>
            <w:sz w:val="24"/>
          </w:rPr>
          <w:delText>digital based</w:delText>
        </w:r>
      </w:del>
      <w:ins w:id="3" w:author="Asus" w:date="2025-05-19T15:00:00Z" w16du:dateUtc="2025-05-19T08:00:00Z">
        <w:r w:rsidR="0037044A">
          <w:rPr>
            <w:i/>
            <w:sz w:val="24"/>
          </w:rPr>
          <w:t>digital-based</w:t>
        </w:r>
      </w:ins>
      <w:r>
        <w:rPr>
          <w:i/>
          <w:sz w:val="24"/>
        </w:rPr>
        <w:t xml:space="preserve"> learning media is YouTube Videos. Using video on YouTube</w:t>
      </w:r>
      <w:r w:rsidR="001F1E37">
        <w:rPr>
          <w:i/>
          <w:sz w:val="24"/>
        </w:rPr>
        <w:t xml:space="preserve"> </w:t>
      </w:r>
      <w:del w:id="4" w:author="Asus" w:date="2025-05-19T15:00:00Z" w16du:dateUtc="2025-05-19T08:00:00Z">
        <w:r w:rsidR="001F1E37" w:rsidDel="0037044A">
          <w:rPr>
            <w:i/>
            <w:sz w:val="24"/>
          </w:rPr>
          <w:delText>is able to</w:delText>
        </w:r>
      </w:del>
      <w:ins w:id="5" w:author="Asus" w:date="2025-05-19T15:00:00Z" w16du:dateUtc="2025-05-19T08:00:00Z">
        <w:r w:rsidR="0037044A">
          <w:rPr>
            <w:i/>
            <w:sz w:val="24"/>
          </w:rPr>
          <w:t>can</w:t>
        </w:r>
      </w:ins>
      <w:r w:rsidR="001F1E37">
        <w:rPr>
          <w:i/>
          <w:sz w:val="24"/>
        </w:rPr>
        <w:t xml:space="preserve"> demonstrate </w:t>
      </w:r>
      <w:r w:rsidR="00511CAA">
        <w:rPr>
          <w:i/>
          <w:sz w:val="24"/>
        </w:rPr>
        <w:t xml:space="preserve">language skills </w:t>
      </w:r>
      <w:r w:rsidR="001F1E37">
        <w:rPr>
          <w:i/>
          <w:sz w:val="24"/>
        </w:rPr>
        <w:t>better than</w:t>
      </w:r>
      <w:r w:rsidR="00511CAA">
        <w:rPr>
          <w:i/>
          <w:sz w:val="24"/>
        </w:rPr>
        <w:t xml:space="preserve"> using audio</w:t>
      </w:r>
      <w:ins w:id="6" w:author="Asus" w:date="2025-05-19T15:00:00Z" w16du:dateUtc="2025-05-19T08:00:00Z">
        <w:r w:rsidR="0037044A">
          <w:rPr>
            <w:i/>
            <w:sz w:val="24"/>
          </w:rPr>
          <w:t>,</w:t>
        </w:r>
      </w:ins>
      <w:r w:rsidR="00511CAA">
        <w:rPr>
          <w:i/>
          <w:sz w:val="24"/>
        </w:rPr>
        <w:t xml:space="preserve"> which is usually used in conventional teaching </w:t>
      </w:r>
      <w:del w:id="7" w:author="Asus" w:date="2025-05-19T15:01:00Z" w16du:dateUtc="2025-05-19T08:01:00Z">
        <w:r w:rsidR="00511CAA" w:rsidDel="0037044A">
          <w:rPr>
            <w:i/>
            <w:sz w:val="24"/>
          </w:rPr>
          <w:delText>method</w:delText>
        </w:r>
      </w:del>
      <w:ins w:id="8" w:author="Asus" w:date="2025-05-19T15:01:00Z" w16du:dateUtc="2025-05-19T08:01:00Z">
        <w:r w:rsidR="0037044A">
          <w:rPr>
            <w:i/>
            <w:sz w:val="24"/>
          </w:rPr>
          <w:t>methods</w:t>
        </w:r>
      </w:ins>
      <w:r w:rsidR="001F1E37">
        <w:rPr>
          <w:i/>
          <w:sz w:val="24"/>
        </w:rPr>
        <w:t xml:space="preserve">. </w:t>
      </w:r>
      <w:bookmarkStart w:id="9" w:name="_Hlk198037025"/>
      <w:r>
        <w:rPr>
          <w:i/>
          <w:sz w:val="24"/>
        </w:rPr>
        <w:t xml:space="preserve">This research aimed </w:t>
      </w:r>
      <w:del w:id="10" w:author="Asus" w:date="2025-05-19T15:01:00Z" w16du:dateUtc="2025-05-19T08:01:00Z">
        <w:r w:rsidR="001F1E37" w:rsidDel="0037044A">
          <w:rPr>
            <w:i/>
            <w:sz w:val="24"/>
          </w:rPr>
          <w:delText xml:space="preserve">at </w:delText>
        </w:r>
        <w:r w:rsidDel="0037044A">
          <w:rPr>
            <w:i/>
            <w:sz w:val="24"/>
          </w:rPr>
          <w:delText>find</w:delText>
        </w:r>
        <w:r w:rsidR="001F1E37" w:rsidDel="0037044A">
          <w:rPr>
            <w:i/>
            <w:sz w:val="24"/>
          </w:rPr>
          <w:delText>ing</w:delText>
        </w:r>
        <w:r w:rsidDel="0037044A">
          <w:rPr>
            <w:i/>
            <w:sz w:val="24"/>
          </w:rPr>
          <w:delText xml:space="preserve"> </w:delText>
        </w:r>
      </w:del>
      <w:ins w:id="11" w:author="Asus" w:date="2025-05-19T15:01:00Z" w16du:dateUtc="2025-05-19T08:01:00Z">
        <w:r w:rsidR="0037044A">
          <w:rPr>
            <w:i/>
            <w:sz w:val="24"/>
          </w:rPr>
          <w:t xml:space="preserve">to find </w:t>
        </w:r>
      </w:ins>
      <w:r>
        <w:rPr>
          <w:i/>
          <w:sz w:val="24"/>
        </w:rPr>
        <w:t xml:space="preserve">out whether students who were taught using YouTube videos could improve their vocabulary mastery compared to students who were not taught using YouTube video media </w:t>
      </w:r>
      <w:del w:id="12" w:author="Asus" w:date="2025-05-19T15:01:00Z" w16du:dateUtc="2025-05-19T08:01:00Z">
        <w:r w:rsidDel="0037044A">
          <w:rPr>
            <w:i/>
            <w:sz w:val="24"/>
          </w:rPr>
          <w:delText>in Class VIII SMPN 8 Muaro Jambi</w:delText>
        </w:r>
      </w:del>
      <w:r>
        <w:rPr>
          <w:i/>
          <w:sz w:val="24"/>
        </w:rPr>
        <w:t xml:space="preserve">. </w:t>
      </w:r>
      <w:bookmarkEnd w:id="9"/>
      <w:r>
        <w:rPr>
          <w:i/>
          <w:sz w:val="24"/>
        </w:rPr>
        <w:t>This research uses a quantitative approach with a quasi-experimental design.</w:t>
      </w:r>
      <w:r>
        <w:rPr>
          <w:i/>
          <w:spacing w:val="-4"/>
          <w:sz w:val="24"/>
        </w:rPr>
        <w:t xml:space="preserve"> </w:t>
      </w:r>
      <w:r>
        <w:rPr>
          <w:i/>
          <w:sz w:val="24"/>
        </w:rPr>
        <w:t>The</w:t>
      </w:r>
      <w:r>
        <w:rPr>
          <w:i/>
          <w:spacing w:val="-6"/>
          <w:sz w:val="24"/>
        </w:rPr>
        <w:t xml:space="preserve"> </w:t>
      </w:r>
      <w:r>
        <w:rPr>
          <w:i/>
          <w:sz w:val="24"/>
        </w:rPr>
        <w:t>samples</w:t>
      </w:r>
      <w:r>
        <w:rPr>
          <w:i/>
          <w:spacing w:val="-5"/>
          <w:sz w:val="24"/>
        </w:rPr>
        <w:t xml:space="preserve"> </w:t>
      </w:r>
      <w:r>
        <w:rPr>
          <w:i/>
          <w:sz w:val="24"/>
        </w:rPr>
        <w:t>used</w:t>
      </w:r>
      <w:r>
        <w:rPr>
          <w:i/>
          <w:spacing w:val="-3"/>
          <w:sz w:val="24"/>
        </w:rPr>
        <w:t xml:space="preserve"> </w:t>
      </w:r>
      <w:r>
        <w:rPr>
          <w:i/>
          <w:sz w:val="24"/>
        </w:rPr>
        <w:t>in</w:t>
      </w:r>
      <w:r>
        <w:rPr>
          <w:i/>
          <w:spacing w:val="-4"/>
          <w:sz w:val="24"/>
        </w:rPr>
        <w:t xml:space="preserve"> </w:t>
      </w:r>
      <w:r>
        <w:rPr>
          <w:i/>
          <w:sz w:val="24"/>
        </w:rPr>
        <w:t>this</w:t>
      </w:r>
      <w:r>
        <w:rPr>
          <w:i/>
          <w:spacing w:val="-5"/>
          <w:sz w:val="24"/>
        </w:rPr>
        <w:t xml:space="preserve"> </w:t>
      </w:r>
      <w:r>
        <w:rPr>
          <w:i/>
          <w:sz w:val="24"/>
        </w:rPr>
        <w:t>research</w:t>
      </w:r>
      <w:r>
        <w:rPr>
          <w:i/>
          <w:spacing w:val="-5"/>
          <w:sz w:val="24"/>
        </w:rPr>
        <w:t xml:space="preserve"> </w:t>
      </w:r>
      <w:r>
        <w:rPr>
          <w:i/>
          <w:sz w:val="24"/>
        </w:rPr>
        <w:t>were</w:t>
      </w:r>
      <w:r>
        <w:rPr>
          <w:i/>
          <w:spacing w:val="-6"/>
          <w:sz w:val="24"/>
        </w:rPr>
        <w:t xml:space="preserve"> </w:t>
      </w:r>
      <w:r>
        <w:rPr>
          <w:i/>
          <w:sz w:val="24"/>
        </w:rPr>
        <w:t>students</w:t>
      </w:r>
      <w:r>
        <w:rPr>
          <w:i/>
          <w:spacing w:val="-4"/>
          <w:sz w:val="24"/>
        </w:rPr>
        <w:t xml:space="preserve"> </w:t>
      </w:r>
      <w:r>
        <w:rPr>
          <w:i/>
          <w:sz w:val="24"/>
        </w:rPr>
        <w:t>in</w:t>
      </w:r>
      <w:r>
        <w:rPr>
          <w:i/>
          <w:spacing w:val="-4"/>
          <w:sz w:val="24"/>
        </w:rPr>
        <w:t xml:space="preserve"> </w:t>
      </w:r>
      <w:r>
        <w:rPr>
          <w:i/>
          <w:sz w:val="24"/>
        </w:rPr>
        <w:t>Class</w:t>
      </w:r>
      <w:r>
        <w:rPr>
          <w:i/>
          <w:spacing w:val="-4"/>
          <w:sz w:val="24"/>
        </w:rPr>
        <w:t xml:space="preserve"> </w:t>
      </w:r>
      <w:r>
        <w:rPr>
          <w:i/>
          <w:sz w:val="24"/>
        </w:rPr>
        <w:t>VIII</w:t>
      </w:r>
      <w:r>
        <w:rPr>
          <w:i/>
          <w:spacing w:val="-6"/>
          <w:sz w:val="24"/>
        </w:rPr>
        <w:t xml:space="preserve"> </w:t>
      </w:r>
      <w:r>
        <w:rPr>
          <w:i/>
          <w:sz w:val="24"/>
        </w:rPr>
        <w:t>C</w:t>
      </w:r>
      <w:r>
        <w:rPr>
          <w:i/>
          <w:spacing w:val="-4"/>
          <w:sz w:val="24"/>
        </w:rPr>
        <w:t xml:space="preserve"> </w:t>
      </w:r>
      <w:r>
        <w:rPr>
          <w:i/>
          <w:sz w:val="24"/>
        </w:rPr>
        <w:t>and</w:t>
      </w:r>
      <w:r>
        <w:rPr>
          <w:i/>
          <w:spacing w:val="-5"/>
          <w:sz w:val="24"/>
        </w:rPr>
        <w:t xml:space="preserve"> </w:t>
      </w:r>
      <w:r>
        <w:rPr>
          <w:i/>
          <w:sz w:val="24"/>
        </w:rPr>
        <w:t>VIII</w:t>
      </w:r>
      <w:r>
        <w:rPr>
          <w:i/>
          <w:spacing w:val="-6"/>
          <w:sz w:val="24"/>
        </w:rPr>
        <w:t xml:space="preserve"> </w:t>
      </w:r>
      <w:r>
        <w:rPr>
          <w:i/>
          <w:sz w:val="24"/>
        </w:rPr>
        <w:t>D.</w:t>
      </w:r>
      <w:r>
        <w:rPr>
          <w:i/>
          <w:spacing w:val="-5"/>
          <w:sz w:val="24"/>
        </w:rPr>
        <w:t xml:space="preserve"> </w:t>
      </w:r>
      <w:r>
        <w:rPr>
          <w:i/>
          <w:sz w:val="24"/>
        </w:rPr>
        <w:t>To</w:t>
      </w:r>
      <w:r>
        <w:rPr>
          <w:i/>
          <w:spacing w:val="-5"/>
          <w:sz w:val="24"/>
        </w:rPr>
        <w:t xml:space="preserve"> </w:t>
      </w:r>
      <w:r>
        <w:rPr>
          <w:i/>
          <w:sz w:val="24"/>
        </w:rPr>
        <w:t>collect</w:t>
      </w:r>
      <w:r>
        <w:rPr>
          <w:i/>
          <w:spacing w:val="-4"/>
          <w:sz w:val="24"/>
        </w:rPr>
        <w:t xml:space="preserve"> </w:t>
      </w:r>
      <w:r>
        <w:rPr>
          <w:i/>
          <w:sz w:val="24"/>
        </w:rPr>
        <w:t xml:space="preserve">the data, the researcher used </w:t>
      </w:r>
      <w:del w:id="13" w:author="Asus" w:date="2025-05-19T15:02:00Z" w16du:dateUtc="2025-05-19T08:02:00Z">
        <w:r w:rsidDel="0037044A">
          <w:rPr>
            <w:i/>
            <w:sz w:val="24"/>
          </w:rPr>
          <w:delText>an instrument</w:delText>
        </w:r>
      </w:del>
      <w:ins w:id="14" w:author="Asus" w:date="2025-05-19T15:02:00Z" w16du:dateUtc="2025-05-19T08:02:00Z">
        <w:r w:rsidR="0037044A">
          <w:rPr>
            <w:i/>
            <w:sz w:val="24"/>
          </w:rPr>
          <w:t>vocabulary</w:t>
        </w:r>
      </w:ins>
      <w:r>
        <w:rPr>
          <w:i/>
          <w:sz w:val="24"/>
        </w:rPr>
        <w:t xml:space="preserve"> test, </w:t>
      </w:r>
      <w:ins w:id="15" w:author="Asus" w:date="2025-05-19T15:02:00Z" w16du:dateUtc="2025-05-19T08:02:00Z">
        <w:r w:rsidR="0037044A">
          <w:rPr>
            <w:i/>
            <w:sz w:val="24"/>
          </w:rPr>
          <w:t xml:space="preserve">administered as </w:t>
        </w:r>
      </w:ins>
      <w:del w:id="16" w:author="Asus" w:date="2025-05-19T15:02:00Z" w16du:dateUtc="2025-05-19T08:02:00Z">
        <w:r w:rsidDel="0037044A">
          <w:rPr>
            <w:i/>
            <w:sz w:val="24"/>
          </w:rPr>
          <w:delText>namely</w:delText>
        </w:r>
      </w:del>
      <w:r>
        <w:rPr>
          <w:i/>
          <w:sz w:val="24"/>
        </w:rPr>
        <w:t xml:space="preserve"> the pre-test and post-test. Furthermore, to </w:t>
      </w:r>
      <w:proofErr w:type="spellStart"/>
      <w:r>
        <w:rPr>
          <w:i/>
          <w:sz w:val="24"/>
        </w:rPr>
        <w:t>analyze</w:t>
      </w:r>
      <w:del w:id="17" w:author="Asus" w:date="2025-05-19T15:02:00Z" w16du:dateUtc="2025-05-19T08:02:00Z">
        <w:r w:rsidDel="0037044A">
          <w:rPr>
            <w:i/>
            <w:sz w:val="24"/>
          </w:rPr>
          <w:delText xml:space="preserve"> it</w:delText>
        </w:r>
      </w:del>
      <w:ins w:id="18" w:author="Asus" w:date="2025-05-19T15:02:00Z" w16du:dateUtc="2025-05-19T08:02:00Z">
        <w:r w:rsidR="0037044A">
          <w:rPr>
            <w:i/>
            <w:sz w:val="24"/>
          </w:rPr>
          <w:t>the</w:t>
        </w:r>
        <w:proofErr w:type="spellEnd"/>
        <w:r w:rsidR="0037044A">
          <w:rPr>
            <w:i/>
            <w:sz w:val="24"/>
          </w:rPr>
          <w:t xml:space="preserve"> data</w:t>
        </w:r>
      </w:ins>
      <w:r>
        <w:rPr>
          <w:i/>
          <w:sz w:val="24"/>
        </w:rPr>
        <w:t>, the researcher used the T-test</w:t>
      </w:r>
      <w:ins w:id="19" w:author="Asus" w:date="2025-05-19T15:02:00Z" w16du:dateUtc="2025-05-19T08:02:00Z">
        <w:r w:rsidR="0037044A">
          <w:rPr>
            <w:i/>
            <w:sz w:val="24"/>
          </w:rPr>
          <w:t>.</w:t>
        </w:r>
      </w:ins>
      <w:ins w:id="20" w:author="Asus" w:date="2025-05-19T15:03:00Z" w16du:dateUtc="2025-05-19T08:03:00Z">
        <w:r w:rsidR="0037044A">
          <w:rPr>
            <w:i/>
            <w:sz w:val="24"/>
          </w:rPr>
          <w:t xml:space="preserve"> </w:t>
        </w:r>
      </w:ins>
      <w:del w:id="21" w:author="Asus" w:date="2025-05-19T15:02:00Z" w16du:dateUtc="2025-05-19T08:02:00Z">
        <w:r w:rsidDel="0037044A">
          <w:rPr>
            <w:i/>
            <w:sz w:val="24"/>
          </w:rPr>
          <w:delText xml:space="preserve"> </w:delText>
        </w:r>
      </w:del>
      <w:del w:id="22" w:author="Asus" w:date="2025-05-19T15:03:00Z" w16du:dateUtc="2025-05-19T08:03:00Z">
        <w:r w:rsidDel="0037044A">
          <w:rPr>
            <w:i/>
            <w:sz w:val="24"/>
          </w:rPr>
          <w:delText>Based on the results that are collected after conducting this research,</w:delText>
        </w:r>
      </w:del>
      <w:r>
        <w:rPr>
          <w:i/>
          <w:sz w:val="24"/>
        </w:rPr>
        <w:t xml:space="preserve"> the results of the research show that Sig.</w:t>
      </w:r>
      <w:ins w:id="23" w:author="Asus" w:date="2025-05-19T15:03:00Z" w16du:dateUtc="2025-05-19T08:03:00Z">
        <w:r w:rsidR="0037044A">
          <w:rPr>
            <w:i/>
            <w:sz w:val="24"/>
          </w:rPr>
          <w:t xml:space="preserve"> value</w:t>
        </w:r>
      </w:ins>
      <w:r>
        <w:rPr>
          <w:i/>
          <w:sz w:val="24"/>
        </w:rPr>
        <w:t xml:space="preserve"> (2-tailed) </w:t>
      </w:r>
      <w:del w:id="24" w:author="Asus" w:date="2025-05-19T15:04:00Z" w16du:dateUtc="2025-05-19T08:04:00Z">
        <w:r w:rsidDel="0037044A">
          <w:rPr>
            <w:i/>
            <w:sz w:val="24"/>
          </w:rPr>
          <w:delText>appearance</w:delText>
        </w:r>
      </w:del>
      <w:r>
        <w:rPr>
          <w:i/>
          <w:sz w:val="24"/>
        </w:rPr>
        <w:t xml:space="preserve"> is 0.00, which </w:t>
      </w:r>
      <w:del w:id="25" w:author="Asus" w:date="2025-05-19T15:04:00Z" w16du:dateUtc="2025-05-19T08:04:00Z">
        <w:r w:rsidDel="0037044A">
          <w:rPr>
            <w:i/>
            <w:sz w:val="24"/>
          </w:rPr>
          <w:delText xml:space="preserve">is </w:delText>
        </w:r>
      </w:del>
      <w:ins w:id="26" w:author="Asus" w:date="2025-05-19T15:04:00Z" w16du:dateUtc="2025-05-19T08:04:00Z">
        <w:r w:rsidR="0037044A">
          <w:rPr>
            <w:i/>
            <w:sz w:val="24"/>
          </w:rPr>
          <w:t xml:space="preserve">was </w:t>
        </w:r>
      </w:ins>
      <w:del w:id="27" w:author="Asus" w:date="2025-05-19T15:04:00Z" w16du:dateUtc="2025-05-19T08:04:00Z">
        <w:r w:rsidDel="003E61E7">
          <w:rPr>
            <w:i/>
            <w:sz w:val="24"/>
          </w:rPr>
          <w:delText>smaller</w:delText>
        </w:r>
      </w:del>
      <w:ins w:id="28" w:author="Asus" w:date="2025-05-19T15:04:00Z" w16du:dateUtc="2025-05-19T08:04:00Z">
        <w:r w:rsidR="003E61E7">
          <w:rPr>
            <w:i/>
            <w:sz w:val="24"/>
          </w:rPr>
          <w:t>lower</w:t>
        </w:r>
      </w:ins>
      <w:r>
        <w:rPr>
          <w:i/>
          <w:sz w:val="24"/>
        </w:rPr>
        <w:t xml:space="preserve"> than 0.05. Based on data analysis and results of hypothesis calculations, </w:t>
      </w:r>
      <w:commentRangeStart w:id="29"/>
      <w:del w:id="30" w:author="Asus" w:date="2025-05-19T15:06:00Z" w16du:dateUtc="2025-05-19T08:06:00Z">
        <w:r w:rsidDel="003E61E7">
          <w:rPr>
            <w:i/>
            <w:sz w:val="24"/>
          </w:rPr>
          <w:delText>it is known that the</w:delText>
        </w:r>
        <w:r w:rsidDel="003E61E7">
          <w:rPr>
            <w:i/>
            <w:spacing w:val="-1"/>
            <w:sz w:val="24"/>
          </w:rPr>
          <w:delText xml:space="preserve"> </w:delText>
        </w:r>
        <w:r w:rsidDel="003E61E7">
          <w:rPr>
            <w:i/>
            <w:sz w:val="24"/>
          </w:rPr>
          <w:delText>null hypothesis (Ho) was rejected,</w:delText>
        </w:r>
        <w:r w:rsidDel="003E61E7">
          <w:rPr>
            <w:i/>
            <w:spacing w:val="-1"/>
            <w:sz w:val="24"/>
          </w:rPr>
          <w:delText xml:space="preserve"> </w:delText>
        </w:r>
        <w:r w:rsidDel="003E61E7">
          <w:rPr>
            <w:i/>
            <w:sz w:val="24"/>
          </w:rPr>
          <w:delText>and the</w:delText>
        </w:r>
        <w:r w:rsidDel="003E61E7">
          <w:rPr>
            <w:i/>
            <w:spacing w:val="-1"/>
            <w:sz w:val="24"/>
          </w:rPr>
          <w:delText xml:space="preserve"> </w:delText>
        </w:r>
        <w:r w:rsidDel="003E61E7">
          <w:rPr>
            <w:i/>
            <w:sz w:val="24"/>
          </w:rPr>
          <w:delText>alternative</w:delText>
        </w:r>
        <w:r w:rsidDel="003E61E7">
          <w:rPr>
            <w:i/>
            <w:spacing w:val="-2"/>
            <w:sz w:val="24"/>
          </w:rPr>
          <w:delText xml:space="preserve"> </w:delText>
        </w:r>
        <w:r w:rsidDel="003E61E7">
          <w:rPr>
            <w:i/>
            <w:sz w:val="24"/>
          </w:rPr>
          <w:delText>hypothesis (Ha) was accepted here are the</w:delText>
        </w:r>
        <w:r w:rsidDel="003E61E7">
          <w:rPr>
            <w:i/>
            <w:spacing w:val="-8"/>
            <w:sz w:val="24"/>
          </w:rPr>
          <w:delText xml:space="preserve"> </w:delText>
        </w:r>
        <w:r w:rsidDel="003E61E7">
          <w:rPr>
            <w:i/>
            <w:sz w:val="24"/>
          </w:rPr>
          <w:delText>results:</w:delText>
        </w:r>
        <w:r w:rsidDel="003E61E7">
          <w:rPr>
            <w:i/>
            <w:spacing w:val="-8"/>
            <w:sz w:val="24"/>
          </w:rPr>
          <w:delText xml:space="preserve"> </w:delText>
        </w:r>
      </w:del>
      <w:commentRangeEnd w:id="29"/>
      <w:r w:rsidR="003E61E7">
        <w:rPr>
          <w:rStyle w:val="CommentReference"/>
        </w:rPr>
        <w:commentReference w:id="29"/>
      </w:r>
      <w:r>
        <w:rPr>
          <w:i/>
          <w:sz w:val="24"/>
        </w:rPr>
        <w:t>(1)</w:t>
      </w:r>
      <w:r>
        <w:rPr>
          <w:i/>
          <w:spacing w:val="-9"/>
          <w:sz w:val="24"/>
        </w:rPr>
        <w:t xml:space="preserve"> </w:t>
      </w:r>
      <w:r>
        <w:rPr>
          <w:i/>
          <w:sz w:val="24"/>
        </w:rPr>
        <w:t>there</w:t>
      </w:r>
      <w:r>
        <w:rPr>
          <w:i/>
          <w:spacing w:val="-8"/>
          <w:sz w:val="24"/>
        </w:rPr>
        <w:t xml:space="preserve"> </w:t>
      </w:r>
      <w:del w:id="31" w:author="Asus" w:date="2025-05-19T15:07:00Z" w16du:dateUtc="2025-05-19T08:07:00Z">
        <w:r w:rsidDel="003E61E7">
          <w:rPr>
            <w:i/>
            <w:sz w:val="24"/>
          </w:rPr>
          <w:delText>is</w:delText>
        </w:r>
      </w:del>
      <w:ins w:id="32" w:author="Asus" w:date="2025-05-19T15:07:00Z" w16du:dateUtc="2025-05-19T08:07:00Z">
        <w:r w:rsidR="003E61E7">
          <w:rPr>
            <w:i/>
            <w:sz w:val="24"/>
          </w:rPr>
          <w:t>was</w:t>
        </w:r>
      </w:ins>
      <w:r>
        <w:rPr>
          <w:i/>
          <w:spacing w:val="-7"/>
          <w:sz w:val="24"/>
        </w:rPr>
        <w:t xml:space="preserve"> </w:t>
      </w:r>
      <w:r>
        <w:rPr>
          <w:i/>
          <w:sz w:val="24"/>
        </w:rPr>
        <w:t>a</w:t>
      </w:r>
      <w:r>
        <w:rPr>
          <w:i/>
          <w:spacing w:val="-7"/>
          <w:sz w:val="24"/>
        </w:rPr>
        <w:t xml:space="preserve"> </w:t>
      </w:r>
      <w:r>
        <w:rPr>
          <w:i/>
          <w:sz w:val="24"/>
        </w:rPr>
        <w:t>significant</w:t>
      </w:r>
      <w:r>
        <w:rPr>
          <w:i/>
          <w:spacing w:val="-7"/>
          <w:sz w:val="24"/>
        </w:rPr>
        <w:t xml:space="preserve"> </w:t>
      </w:r>
      <w:r>
        <w:rPr>
          <w:i/>
          <w:sz w:val="24"/>
        </w:rPr>
        <w:t>effect</w:t>
      </w:r>
      <w:r>
        <w:rPr>
          <w:i/>
          <w:spacing w:val="-7"/>
          <w:sz w:val="24"/>
        </w:rPr>
        <w:t xml:space="preserve"> </w:t>
      </w:r>
      <w:r>
        <w:rPr>
          <w:i/>
          <w:sz w:val="24"/>
        </w:rPr>
        <w:t>of</w:t>
      </w:r>
      <w:r>
        <w:rPr>
          <w:i/>
          <w:spacing w:val="-7"/>
          <w:sz w:val="24"/>
        </w:rPr>
        <w:t xml:space="preserve"> </w:t>
      </w:r>
      <w:r>
        <w:rPr>
          <w:i/>
          <w:sz w:val="24"/>
        </w:rPr>
        <w:t>using</w:t>
      </w:r>
      <w:r>
        <w:rPr>
          <w:i/>
          <w:spacing w:val="-9"/>
          <w:sz w:val="24"/>
        </w:rPr>
        <w:t xml:space="preserve"> </w:t>
      </w:r>
      <w:r>
        <w:rPr>
          <w:i/>
          <w:sz w:val="24"/>
        </w:rPr>
        <w:t>YouTube</w:t>
      </w:r>
      <w:r>
        <w:rPr>
          <w:i/>
          <w:spacing w:val="-8"/>
          <w:sz w:val="24"/>
        </w:rPr>
        <w:t xml:space="preserve"> </w:t>
      </w:r>
      <w:r>
        <w:rPr>
          <w:i/>
          <w:sz w:val="24"/>
        </w:rPr>
        <w:t>videos</w:t>
      </w:r>
      <w:r>
        <w:rPr>
          <w:i/>
          <w:spacing w:val="-8"/>
          <w:sz w:val="24"/>
        </w:rPr>
        <w:t xml:space="preserve"> </w:t>
      </w:r>
      <w:r>
        <w:rPr>
          <w:i/>
          <w:sz w:val="24"/>
        </w:rPr>
        <w:t>toward</w:t>
      </w:r>
      <w:r>
        <w:rPr>
          <w:i/>
          <w:spacing w:val="-9"/>
          <w:sz w:val="24"/>
        </w:rPr>
        <w:t xml:space="preserve"> </w:t>
      </w:r>
      <w:r>
        <w:rPr>
          <w:i/>
          <w:sz w:val="24"/>
        </w:rPr>
        <w:t>vocabulary</w:t>
      </w:r>
      <w:r>
        <w:rPr>
          <w:i/>
          <w:spacing w:val="-8"/>
          <w:sz w:val="24"/>
        </w:rPr>
        <w:t xml:space="preserve"> </w:t>
      </w:r>
      <w:r>
        <w:rPr>
          <w:i/>
          <w:sz w:val="24"/>
        </w:rPr>
        <w:t>mastery</w:t>
      </w:r>
      <w:r>
        <w:rPr>
          <w:i/>
          <w:spacing w:val="-8"/>
          <w:sz w:val="24"/>
        </w:rPr>
        <w:t xml:space="preserve"> </w:t>
      </w:r>
      <w:r>
        <w:rPr>
          <w:i/>
          <w:sz w:val="24"/>
        </w:rPr>
        <w:t xml:space="preserve">on students in the experimental class. (2) students’ English Vocabulary learning using YouTube videos is more effective than without using </w:t>
      </w:r>
      <w:r w:rsidR="001F1E37">
        <w:rPr>
          <w:i/>
          <w:sz w:val="24"/>
        </w:rPr>
        <w:t xml:space="preserve">conventional way of teaching vocabulary. </w:t>
      </w:r>
      <w:commentRangeStart w:id="33"/>
      <w:r w:rsidR="001F1E37">
        <w:rPr>
          <w:i/>
          <w:sz w:val="24"/>
        </w:rPr>
        <w:t xml:space="preserve">That is why </w:t>
      </w:r>
      <w:r w:rsidR="00BE5523">
        <w:rPr>
          <w:i/>
          <w:sz w:val="24"/>
        </w:rPr>
        <w:t xml:space="preserve">YouTube videos can be used as an alternative way of teaching </w:t>
      </w:r>
      <w:commentRangeEnd w:id="0"/>
      <w:r w:rsidR="006F19AD">
        <w:rPr>
          <w:rStyle w:val="CommentReference"/>
        </w:rPr>
        <w:commentReference w:id="0"/>
      </w:r>
      <w:commentRangeEnd w:id="33"/>
      <w:r w:rsidR="003E61E7">
        <w:rPr>
          <w:rStyle w:val="CommentReference"/>
        </w:rPr>
        <w:commentReference w:id="33"/>
      </w:r>
    </w:p>
    <w:p w14:paraId="66B71D05" w14:textId="77777777" w:rsidR="0098029C" w:rsidRDefault="0098029C">
      <w:pPr>
        <w:pStyle w:val="BodyText"/>
        <w:jc w:val="left"/>
        <w:rPr>
          <w:i/>
        </w:rPr>
      </w:pPr>
    </w:p>
    <w:p w14:paraId="0DB91DB7" w14:textId="77777777" w:rsidR="0098029C" w:rsidRDefault="00341337">
      <w:pPr>
        <w:ind w:left="1"/>
        <w:jc w:val="both"/>
        <w:rPr>
          <w:i/>
          <w:sz w:val="24"/>
        </w:rPr>
      </w:pPr>
      <w:commentRangeStart w:id="34"/>
      <w:r>
        <w:rPr>
          <w:b/>
          <w:i/>
          <w:sz w:val="24"/>
        </w:rPr>
        <w:t>Keywords:</w:t>
      </w:r>
      <w:r>
        <w:rPr>
          <w:b/>
          <w:i/>
          <w:spacing w:val="-1"/>
          <w:sz w:val="24"/>
        </w:rPr>
        <w:t xml:space="preserve"> </w:t>
      </w:r>
      <w:r>
        <w:rPr>
          <w:i/>
          <w:sz w:val="24"/>
        </w:rPr>
        <w:t>YouTube</w:t>
      </w:r>
      <w:r>
        <w:rPr>
          <w:i/>
          <w:spacing w:val="-2"/>
          <w:sz w:val="24"/>
        </w:rPr>
        <w:t xml:space="preserve"> </w:t>
      </w:r>
      <w:r>
        <w:rPr>
          <w:i/>
          <w:sz w:val="24"/>
        </w:rPr>
        <w:t>Videos,</w:t>
      </w:r>
      <w:r>
        <w:rPr>
          <w:i/>
          <w:spacing w:val="-1"/>
          <w:sz w:val="24"/>
        </w:rPr>
        <w:t xml:space="preserve"> </w:t>
      </w:r>
      <w:r>
        <w:rPr>
          <w:i/>
          <w:sz w:val="24"/>
        </w:rPr>
        <w:t>Vocabulary</w:t>
      </w:r>
      <w:r>
        <w:rPr>
          <w:i/>
          <w:spacing w:val="-2"/>
          <w:sz w:val="24"/>
        </w:rPr>
        <w:t xml:space="preserve"> Mastery</w:t>
      </w:r>
    </w:p>
    <w:commentRangeEnd w:id="34"/>
    <w:p w14:paraId="4308FD65" w14:textId="77777777" w:rsidR="0098029C" w:rsidRDefault="006F19AD">
      <w:pPr>
        <w:jc w:val="both"/>
        <w:rPr>
          <w:i/>
          <w:sz w:val="24"/>
        </w:rPr>
      </w:pPr>
      <w:r>
        <w:rPr>
          <w:rStyle w:val="CommentReference"/>
        </w:rPr>
        <w:commentReference w:id="34"/>
      </w:r>
    </w:p>
    <w:p w14:paraId="3C7506C7" w14:textId="77777777" w:rsidR="00CD4654" w:rsidRPr="00CD4654" w:rsidRDefault="00CD4654" w:rsidP="00CD4654">
      <w:pPr>
        <w:widowControl/>
        <w:autoSpaceDE/>
        <w:autoSpaceDN/>
        <w:contextualSpacing/>
        <w:jc w:val="center"/>
        <w:rPr>
          <w:rFonts w:eastAsia="SimSun"/>
          <w:b/>
          <w:lang w:val="id-ID"/>
        </w:rPr>
      </w:pPr>
      <w:commentRangeStart w:id="35"/>
      <w:r w:rsidRPr="006F19AD">
        <w:rPr>
          <w:rFonts w:eastAsia="SimSun"/>
          <w:b/>
        </w:rPr>
        <w:t>MENGGUNAKAN YOUTUBE UNTUK MENINGKATKAN PENGUASAAN KOSAKATA DI SATU SEKOLAH LANJUTAN PERTAMA DI MUARO JAMBI</w:t>
      </w:r>
    </w:p>
    <w:p w14:paraId="7091CF91" w14:textId="198C94EA" w:rsidR="00CD4654" w:rsidRPr="006F19AD" w:rsidRDefault="00CD4654" w:rsidP="00CD4654">
      <w:pPr>
        <w:widowControl/>
        <w:adjustRightInd w:val="0"/>
        <w:ind w:left="426"/>
        <w:jc w:val="both"/>
        <w:rPr>
          <w:rFonts w:eastAsia="SimSun"/>
          <w:color w:val="2E74B5"/>
          <w:sz w:val="23"/>
          <w:szCs w:val="23"/>
          <w:lang w:val="sv-SE" w:eastAsia="en-ID"/>
        </w:rPr>
      </w:pPr>
      <w:r w:rsidRPr="00CD4654">
        <w:rPr>
          <w:rFonts w:eastAsia="SimSun"/>
          <w:b/>
          <w:lang w:val="id-ID"/>
        </w:rPr>
        <w:t>ABSTRAK:</w:t>
      </w:r>
      <w:r w:rsidRPr="006F19AD">
        <w:rPr>
          <w:rFonts w:eastAsia="SimSun"/>
          <w:b/>
          <w:lang w:val="sv-SE"/>
        </w:rPr>
        <w:t xml:space="preserve"> </w:t>
      </w:r>
      <w:r w:rsidRPr="006F19AD">
        <w:rPr>
          <w:rFonts w:eastAsia="SimSun"/>
          <w:bCs/>
          <w:lang w:val="sv-SE"/>
        </w:rPr>
        <w:t xml:space="preserve">Kosakata merupakan salah satu elemen penting dalam bahasa. Penguasaan kosakata mendukung para siswa agar mampu menguasai </w:t>
      </w:r>
      <w:r w:rsidR="00BE5523" w:rsidRPr="006F19AD">
        <w:rPr>
          <w:rFonts w:eastAsia="SimSun"/>
          <w:bCs/>
          <w:lang w:val="sv-SE"/>
        </w:rPr>
        <w:t>empat</w:t>
      </w:r>
      <w:r w:rsidRPr="006F19AD">
        <w:rPr>
          <w:rFonts w:eastAsia="SimSun"/>
          <w:bCs/>
          <w:lang w:val="sv-SE"/>
        </w:rPr>
        <w:t xml:space="preserve"> keahlian dalam Bahasa Inggris yaitu mendengarkan, berbicara, membaca, dan menulis.</w:t>
      </w:r>
      <w:r w:rsidR="00BE5523" w:rsidRPr="006F19AD">
        <w:rPr>
          <w:rFonts w:eastAsia="SimSun"/>
          <w:bCs/>
          <w:lang w:val="sv-SE"/>
        </w:rPr>
        <w:t xml:space="preserve"> </w:t>
      </w:r>
      <w:r w:rsidRPr="006F19AD">
        <w:rPr>
          <w:rFonts w:eastAsia="SimSun"/>
          <w:bCs/>
          <w:lang w:val="sv-SE"/>
        </w:rPr>
        <w:t>S</w:t>
      </w:r>
      <w:r w:rsidR="00BE5523" w:rsidRPr="006F19AD">
        <w:rPr>
          <w:rFonts w:eastAsia="SimSun"/>
          <w:bCs/>
          <w:lang w:val="sv-SE"/>
        </w:rPr>
        <w:t>alah s</w:t>
      </w:r>
      <w:r w:rsidRPr="006F19AD">
        <w:rPr>
          <w:rFonts w:eastAsia="SimSun"/>
          <w:bCs/>
          <w:lang w:val="sv-SE"/>
        </w:rPr>
        <w:t xml:space="preserve">atu dari media pembelajaran berbasis digital adalah video YouTube. Menggunakan video YouTube dapat menciptakan suasana proses pembelajaran yang lebih menyenangkan dan berarti. Penelitian ini bertujuan menyelediki apakah para siswa yang diajarkan menggunakan video YouTube dapat memperbaiki penguasaan kosakata dibandingkan dengan para siswa yang tidak diajarkan menggunakan video YouTube media di </w:t>
      </w:r>
      <w:r w:rsidR="00D1746B" w:rsidRPr="006F19AD">
        <w:rPr>
          <w:rFonts w:eastAsia="SimSun"/>
          <w:bCs/>
          <w:lang w:val="sv-SE"/>
        </w:rPr>
        <w:t xml:space="preserve">sebuah </w:t>
      </w:r>
      <w:r w:rsidRPr="006F19AD">
        <w:rPr>
          <w:rFonts w:eastAsia="SimSun"/>
          <w:bCs/>
          <w:lang w:val="sv-SE"/>
        </w:rPr>
        <w:t>kelas SMP</w:t>
      </w:r>
      <w:r w:rsidR="00D1746B" w:rsidRPr="006F19AD">
        <w:rPr>
          <w:rFonts w:eastAsia="SimSun"/>
          <w:bCs/>
          <w:lang w:val="sv-SE"/>
        </w:rPr>
        <w:t xml:space="preserve"> </w:t>
      </w:r>
      <w:r w:rsidRPr="006F19AD">
        <w:rPr>
          <w:rFonts w:eastAsia="SimSun"/>
          <w:bCs/>
          <w:lang w:val="sv-SE"/>
        </w:rPr>
        <w:t>N</w:t>
      </w:r>
      <w:r w:rsidR="00D1746B" w:rsidRPr="006F19AD">
        <w:rPr>
          <w:rFonts w:eastAsia="SimSun"/>
          <w:bCs/>
          <w:lang w:val="sv-SE"/>
        </w:rPr>
        <w:t xml:space="preserve">egeri di </w:t>
      </w:r>
      <w:r w:rsidRPr="006F19AD">
        <w:rPr>
          <w:rFonts w:eastAsia="SimSun"/>
          <w:bCs/>
          <w:lang w:val="sv-SE"/>
        </w:rPr>
        <w:t>Muaro Jambi. Penelitian ini menggunakan pendekatan kuantitatif dengan desain quasi-eksperimental. Sampel penelitian ini adalah para siswa kelas VIII C dan VIII D. Dalam pengumpulan datanya, peneliti menggunakan tes sebagai instrument, yakni pre-test dan post-test. Selain itu, untuk menganalisa data, peneliti menggunakan t-test berdasarkan hasil yang diperoleh setelah melaksanakan penelitian ini. Hasil penelitian menunjukkan bahwa tingkat signifikansi (2-tailed) yaitu 0.00, yang mana lebih kecil daripada 0.05. Berdasarkan hasil analisis data. Berdasarkan analisis data dan perhitungan hasil hipotesis, didapati bahwasannya hipotesis nol (Ho) ditolak, dan hipotesis alternative (</w:t>
      </w:r>
      <w:r w:rsidRPr="006F19AD">
        <w:rPr>
          <w:rFonts w:eastAsia="SimSun"/>
          <w:sz w:val="23"/>
          <w:szCs w:val="23"/>
          <w:lang w:val="sv-SE" w:eastAsia="en-ID"/>
        </w:rPr>
        <w:t>Ha) diterima, berikut adalah hasilnya: (1) terdapat pengaruh signifikan dari penggunaan video YouTube terhadap penguasaan kosakata di kelas eksperimental. (2). Pembelajaran kosakata bahasa Inggris para siswa lebih efektif d</w:t>
      </w:r>
      <w:r w:rsidR="00D1746B" w:rsidRPr="006F19AD">
        <w:rPr>
          <w:rFonts w:eastAsia="SimSun"/>
          <w:sz w:val="23"/>
          <w:szCs w:val="23"/>
          <w:lang w:val="sv-SE" w:eastAsia="en-ID"/>
        </w:rPr>
        <w:t>ibandingkan pembelajaran menggunakan metode konvensional dalam pengajaran vocabulary menggunakan YouTube</w:t>
      </w:r>
      <w:r w:rsidRPr="006F19AD">
        <w:rPr>
          <w:rFonts w:eastAsia="SimSun"/>
          <w:sz w:val="23"/>
          <w:szCs w:val="23"/>
          <w:lang w:val="sv-SE" w:eastAsia="en-ID"/>
        </w:rPr>
        <w:t>.</w:t>
      </w:r>
      <w:r w:rsidR="00D1746B" w:rsidRPr="006F19AD">
        <w:rPr>
          <w:rFonts w:eastAsia="SimSun"/>
          <w:sz w:val="23"/>
          <w:szCs w:val="23"/>
          <w:lang w:val="sv-SE" w:eastAsia="en-ID"/>
        </w:rPr>
        <w:t xml:space="preserve"> Oleh karena itu, YouTube dapat digunakan sebagai Teknik mengajar alternatif.</w:t>
      </w:r>
      <w:r w:rsidRPr="006F19AD">
        <w:rPr>
          <w:rFonts w:eastAsia="SimSun"/>
          <w:sz w:val="23"/>
          <w:szCs w:val="23"/>
          <w:lang w:val="sv-SE" w:eastAsia="en-ID"/>
        </w:rPr>
        <w:t xml:space="preserve"> </w:t>
      </w:r>
      <w:r w:rsidRPr="006F19AD">
        <w:rPr>
          <w:rFonts w:eastAsia="SimSun"/>
          <w:color w:val="2E74B5"/>
          <w:sz w:val="23"/>
          <w:szCs w:val="23"/>
          <w:lang w:val="sv-SE" w:eastAsia="en-ID"/>
        </w:rPr>
        <w:t xml:space="preserve"> </w:t>
      </w:r>
    </w:p>
    <w:p w14:paraId="24D4CE43" w14:textId="77777777" w:rsidR="00CD4654" w:rsidRPr="006F19AD" w:rsidRDefault="00CD4654" w:rsidP="00CD4654">
      <w:pPr>
        <w:widowControl/>
        <w:adjustRightInd w:val="0"/>
        <w:ind w:left="426"/>
        <w:jc w:val="both"/>
        <w:rPr>
          <w:rFonts w:eastAsia="SimSun"/>
          <w:color w:val="2E74B5"/>
          <w:sz w:val="23"/>
          <w:szCs w:val="23"/>
          <w:lang w:val="sv-SE" w:eastAsia="en-ID"/>
        </w:rPr>
      </w:pPr>
    </w:p>
    <w:p w14:paraId="12F99910" w14:textId="77777777" w:rsidR="00CD4654" w:rsidRPr="006F19AD" w:rsidRDefault="00CD4654" w:rsidP="00CD4654">
      <w:pPr>
        <w:widowControl/>
        <w:autoSpaceDE/>
        <w:autoSpaceDN/>
        <w:spacing w:before="32"/>
        <w:ind w:left="426" w:right="425"/>
        <w:jc w:val="both"/>
        <w:rPr>
          <w:rFonts w:eastAsia="SimSun"/>
          <w:sz w:val="24"/>
          <w:szCs w:val="24"/>
          <w:lang w:val="sv-SE"/>
        </w:rPr>
      </w:pPr>
      <w:r w:rsidRPr="006F19AD">
        <w:rPr>
          <w:rFonts w:eastAsia="SimSun"/>
          <w:b/>
          <w:bCs/>
          <w:sz w:val="23"/>
          <w:szCs w:val="23"/>
          <w:lang w:val="sv-SE" w:eastAsia="en-ID"/>
        </w:rPr>
        <w:t>Kata kunci</w:t>
      </w:r>
      <w:r w:rsidRPr="006F19AD">
        <w:rPr>
          <w:rFonts w:eastAsia="SimSun"/>
          <w:sz w:val="23"/>
          <w:szCs w:val="23"/>
          <w:lang w:val="sv-SE" w:eastAsia="en-ID"/>
        </w:rPr>
        <w:t>: video YouTube, penguasaan kosakata</w:t>
      </w:r>
      <w:commentRangeEnd w:id="35"/>
      <w:r w:rsidR="006F19AD">
        <w:rPr>
          <w:rStyle w:val="CommentReference"/>
        </w:rPr>
        <w:commentReference w:id="35"/>
      </w:r>
    </w:p>
    <w:p w14:paraId="11B5B9F8" w14:textId="786582BF" w:rsidR="00CD4654" w:rsidRPr="006F19AD" w:rsidRDefault="00CD4654">
      <w:pPr>
        <w:jc w:val="both"/>
        <w:rPr>
          <w:i/>
          <w:sz w:val="24"/>
          <w:lang w:val="sv-SE"/>
        </w:rPr>
        <w:sectPr w:rsidR="00CD4654" w:rsidRPr="006F19AD">
          <w:type w:val="continuous"/>
          <w:pgSz w:w="11910" w:h="16840"/>
          <w:pgMar w:top="1040" w:right="708" w:bottom="280" w:left="1417" w:header="720" w:footer="720" w:gutter="0"/>
          <w:cols w:space="720"/>
        </w:sectPr>
      </w:pPr>
    </w:p>
    <w:p w14:paraId="03AC1353" w14:textId="3EF14BD8" w:rsidR="0098029C" w:rsidRDefault="00155FC4" w:rsidP="00155FC4">
      <w:pPr>
        <w:pStyle w:val="Heading1"/>
        <w:tabs>
          <w:tab w:val="left" w:pos="1081"/>
        </w:tabs>
        <w:spacing w:before="73"/>
        <w:ind w:left="0" w:firstLine="0"/>
      </w:pPr>
      <w:r w:rsidRPr="006F19AD">
        <w:rPr>
          <w:spacing w:val="-2"/>
          <w:lang w:val="sv-SE"/>
        </w:rPr>
        <w:lastRenderedPageBreak/>
        <w:t xml:space="preserve">            </w:t>
      </w:r>
      <w:commentRangeStart w:id="36"/>
      <w:r>
        <w:rPr>
          <w:spacing w:val="-2"/>
        </w:rPr>
        <w:t>INTRODUCTION</w:t>
      </w:r>
      <w:commentRangeEnd w:id="36"/>
      <w:r w:rsidR="006F19AD">
        <w:rPr>
          <w:rStyle w:val="CommentReference"/>
          <w:b w:val="0"/>
          <w:bCs w:val="0"/>
        </w:rPr>
        <w:commentReference w:id="36"/>
      </w:r>
    </w:p>
    <w:p w14:paraId="7B6DFB6A" w14:textId="16AE2C3F" w:rsidR="0098029C" w:rsidRDefault="00730CE7" w:rsidP="00FB4046">
      <w:pPr>
        <w:pStyle w:val="BodyText"/>
        <w:ind w:left="709" w:right="422"/>
      </w:pPr>
      <w:r w:rsidRPr="00730CE7">
        <w:rPr>
          <w:sz w:val="56"/>
          <w:szCs w:val="56"/>
        </w:rPr>
        <w:t>V</w:t>
      </w:r>
      <w:r w:rsidR="00341337">
        <w:t xml:space="preserve">ocabulary is one of the important elements of the language. </w:t>
      </w:r>
      <w:r w:rsidR="00B92530">
        <w:t>At the very basic understanding, vocabulary connects meaning the real world with language (Schmitt &amp; Schmitt, 2020). The good m</w:t>
      </w:r>
      <w:r w:rsidR="00341337">
        <w:t>astery of</w:t>
      </w:r>
      <w:r>
        <w:t xml:space="preserve"> </w:t>
      </w:r>
      <w:r w:rsidR="00341337">
        <w:t>vocabulary supports students to be able to maste</w:t>
      </w:r>
      <w:r w:rsidR="0096768F">
        <w:t>r four</w:t>
      </w:r>
      <w:r w:rsidR="00341337">
        <w:t xml:space="preserve"> skills in English, namely</w:t>
      </w:r>
      <w:r>
        <w:t xml:space="preserve"> </w:t>
      </w:r>
      <w:r w:rsidR="00341337">
        <w:t>listening, speaking, reading, and writing</w:t>
      </w:r>
      <w:r w:rsidR="00341337">
        <w:rPr>
          <w:rFonts w:ascii="Arial MT" w:hAnsi="Arial MT"/>
          <w:sz w:val="21"/>
        </w:rPr>
        <w:t>.</w:t>
      </w:r>
      <w:r w:rsidR="00341337">
        <w:rPr>
          <w:rFonts w:ascii="Arial MT" w:hAnsi="Arial MT"/>
          <w:spacing w:val="-9"/>
          <w:sz w:val="21"/>
        </w:rPr>
        <w:t xml:space="preserve"> </w:t>
      </w:r>
      <w:r w:rsidR="00341337">
        <w:t>Vocabulary is the</w:t>
      </w:r>
      <w:r w:rsidR="00341337">
        <w:rPr>
          <w:spacing w:val="-1"/>
        </w:rPr>
        <w:t xml:space="preserve"> </w:t>
      </w:r>
      <w:r w:rsidR="00341337">
        <w:t>first step</w:t>
      </w:r>
      <w:r w:rsidR="00341337">
        <w:rPr>
          <w:spacing w:val="-1"/>
        </w:rPr>
        <w:t xml:space="preserve"> </w:t>
      </w:r>
      <w:r w:rsidR="00341337">
        <w:t>to learning because</w:t>
      </w:r>
      <w:r w:rsidR="00341337">
        <w:rPr>
          <w:spacing w:val="-1"/>
        </w:rPr>
        <w:t xml:space="preserve"> </w:t>
      </w:r>
      <w:r w:rsidR="00341337">
        <w:t>without knowing the vocabulary</w:t>
      </w:r>
      <w:r w:rsidR="00341337">
        <w:rPr>
          <w:spacing w:val="-1"/>
        </w:rPr>
        <w:t xml:space="preserve"> </w:t>
      </w:r>
      <w:r w:rsidR="00341337">
        <w:t>students</w:t>
      </w:r>
      <w:r w:rsidR="00341337">
        <w:rPr>
          <w:spacing w:val="-3"/>
        </w:rPr>
        <w:t xml:space="preserve"> </w:t>
      </w:r>
      <w:r w:rsidR="00341337">
        <w:t>will</w:t>
      </w:r>
      <w:r w:rsidR="00341337">
        <w:rPr>
          <w:spacing w:val="-1"/>
        </w:rPr>
        <w:t xml:space="preserve"> </w:t>
      </w:r>
      <w:r w:rsidR="00341337">
        <w:t>certainly</w:t>
      </w:r>
      <w:r w:rsidR="00341337">
        <w:rPr>
          <w:spacing w:val="-3"/>
        </w:rPr>
        <w:t xml:space="preserve"> </w:t>
      </w:r>
      <w:r w:rsidR="00341337">
        <w:t>find</w:t>
      </w:r>
      <w:r w:rsidR="00341337">
        <w:rPr>
          <w:spacing w:val="-2"/>
        </w:rPr>
        <w:t xml:space="preserve"> </w:t>
      </w:r>
      <w:r w:rsidR="00341337">
        <w:t>it</w:t>
      </w:r>
      <w:r w:rsidR="00341337">
        <w:rPr>
          <w:spacing w:val="-3"/>
        </w:rPr>
        <w:t xml:space="preserve"> </w:t>
      </w:r>
      <w:r w:rsidR="00341337">
        <w:t>difficult</w:t>
      </w:r>
      <w:r w:rsidR="00341337">
        <w:rPr>
          <w:spacing w:val="-3"/>
        </w:rPr>
        <w:t xml:space="preserve"> </w:t>
      </w:r>
      <w:r w:rsidR="00341337">
        <w:t>to</w:t>
      </w:r>
      <w:r w:rsidR="00341337">
        <w:rPr>
          <w:spacing w:val="-3"/>
        </w:rPr>
        <w:t xml:space="preserve"> </w:t>
      </w:r>
      <w:r w:rsidR="00341337">
        <w:t>master</w:t>
      </w:r>
      <w:r w:rsidR="00341337">
        <w:rPr>
          <w:spacing w:val="-3"/>
        </w:rPr>
        <w:t xml:space="preserve"> </w:t>
      </w:r>
      <w:r w:rsidR="00341337">
        <w:t>English.</w:t>
      </w:r>
      <w:r w:rsidR="00341337">
        <w:rPr>
          <w:spacing w:val="-1"/>
        </w:rPr>
        <w:t xml:space="preserve"> </w:t>
      </w:r>
      <w:r w:rsidR="00341337">
        <w:t>When</w:t>
      </w:r>
      <w:r w:rsidR="00341337">
        <w:rPr>
          <w:spacing w:val="-3"/>
        </w:rPr>
        <w:t xml:space="preserve"> </w:t>
      </w:r>
      <w:r w:rsidR="00341337">
        <w:t>the</w:t>
      </w:r>
      <w:r w:rsidR="00341337">
        <w:rPr>
          <w:spacing w:val="-4"/>
        </w:rPr>
        <w:t xml:space="preserve"> </w:t>
      </w:r>
      <w:r w:rsidR="00341337">
        <w:t>learner</w:t>
      </w:r>
      <w:r w:rsidR="00341337">
        <w:rPr>
          <w:spacing w:val="-2"/>
        </w:rPr>
        <w:t xml:space="preserve"> </w:t>
      </w:r>
      <w:r w:rsidR="00341337">
        <w:t>can understand</w:t>
      </w:r>
      <w:r w:rsidR="00341337">
        <w:rPr>
          <w:spacing w:val="-7"/>
        </w:rPr>
        <w:t xml:space="preserve"> </w:t>
      </w:r>
      <w:r w:rsidR="00341337">
        <w:t>the</w:t>
      </w:r>
      <w:r w:rsidR="00341337">
        <w:rPr>
          <w:spacing w:val="-6"/>
        </w:rPr>
        <w:t xml:space="preserve"> </w:t>
      </w:r>
      <w:r w:rsidR="00341337">
        <w:t>word</w:t>
      </w:r>
      <w:r w:rsidR="00341337">
        <w:rPr>
          <w:spacing w:val="-5"/>
        </w:rPr>
        <w:t xml:space="preserve"> </w:t>
      </w:r>
      <w:r w:rsidR="00341337">
        <w:t>well,</w:t>
      </w:r>
      <w:r w:rsidR="00341337">
        <w:rPr>
          <w:spacing w:val="-6"/>
        </w:rPr>
        <w:t xml:space="preserve"> </w:t>
      </w:r>
      <w:r w:rsidR="00341337">
        <w:t>it</w:t>
      </w:r>
      <w:r w:rsidR="00341337">
        <w:rPr>
          <w:spacing w:val="-7"/>
        </w:rPr>
        <w:t xml:space="preserve"> </w:t>
      </w:r>
      <w:r w:rsidR="00341337">
        <w:t>would</w:t>
      </w:r>
      <w:r w:rsidR="00341337">
        <w:rPr>
          <w:spacing w:val="-7"/>
        </w:rPr>
        <w:t xml:space="preserve"> </w:t>
      </w:r>
      <w:r w:rsidR="00341337">
        <w:t>be</w:t>
      </w:r>
      <w:r w:rsidR="00341337">
        <w:rPr>
          <w:spacing w:val="-6"/>
        </w:rPr>
        <w:t xml:space="preserve"> </w:t>
      </w:r>
      <w:r w:rsidR="00341337">
        <w:t>easier</w:t>
      </w:r>
      <w:r w:rsidR="00341337">
        <w:rPr>
          <w:spacing w:val="-8"/>
        </w:rPr>
        <w:t xml:space="preserve"> </w:t>
      </w:r>
      <w:r w:rsidR="00341337">
        <w:t>to</w:t>
      </w:r>
      <w:r w:rsidR="00341337">
        <w:rPr>
          <w:spacing w:val="-7"/>
        </w:rPr>
        <w:t xml:space="preserve"> </w:t>
      </w:r>
      <w:r w:rsidR="00341337">
        <w:t>communicate</w:t>
      </w:r>
      <w:r w:rsidR="00341337">
        <w:rPr>
          <w:spacing w:val="-8"/>
        </w:rPr>
        <w:t xml:space="preserve"> </w:t>
      </w:r>
      <w:r w:rsidR="00341337">
        <w:t>in</w:t>
      </w:r>
      <w:r w:rsidR="00341337">
        <w:rPr>
          <w:spacing w:val="-7"/>
        </w:rPr>
        <w:t xml:space="preserve"> </w:t>
      </w:r>
      <w:r w:rsidR="00341337">
        <w:t>written</w:t>
      </w:r>
      <w:r w:rsidR="00341337">
        <w:rPr>
          <w:spacing w:val="-8"/>
        </w:rPr>
        <w:t xml:space="preserve"> </w:t>
      </w:r>
      <w:r w:rsidR="00341337">
        <w:t>or</w:t>
      </w:r>
      <w:r w:rsidR="00341337">
        <w:rPr>
          <w:spacing w:val="-8"/>
        </w:rPr>
        <w:t xml:space="preserve"> </w:t>
      </w:r>
      <w:r w:rsidR="00341337">
        <w:t>spoken</w:t>
      </w:r>
      <w:r w:rsidR="00341337">
        <w:rPr>
          <w:spacing w:val="-7"/>
        </w:rPr>
        <w:t xml:space="preserve"> </w:t>
      </w:r>
      <w:r w:rsidR="00341337">
        <w:t>English</w:t>
      </w:r>
      <w:r w:rsidR="00341337">
        <w:rPr>
          <w:rFonts w:ascii="Arial MT" w:hAnsi="Arial MT"/>
          <w:sz w:val="21"/>
        </w:rPr>
        <w:t xml:space="preserve">. </w:t>
      </w:r>
      <w:r w:rsidR="00341337">
        <w:t>Thornbury</w:t>
      </w:r>
      <w:r>
        <w:t xml:space="preserve"> </w:t>
      </w:r>
      <w:r w:rsidR="00341337">
        <w:t>(2002) said: “Without grammar, very little can be conveyed, without vocabulary, nothing can be conveyed”. Therefore, vocabulary teaching is a priority in English language teaching and learning.</w:t>
      </w:r>
    </w:p>
    <w:p w14:paraId="1E5CCA8F" w14:textId="715129BD" w:rsidR="0098029C" w:rsidRDefault="0096768F" w:rsidP="00FB4046">
      <w:pPr>
        <w:pStyle w:val="BodyText"/>
        <w:tabs>
          <w:tab w:val="left" w:pos="3090"/>
        </w:tabs>
        <w:ind w:left="721" w:right="420" w:firstLine="360"/>
      </w:pPr>
      <w:r>
        <w:t xml:space="preserve">     </w:t>
      </w:r>
      <w:r w:rsidR="00341337">
        <w:t>In this technology era, it is suitable if we use digital-based learning media for learning.</w:t>
      </w:r>
      <w:r w:rsidR="00341337">
        <w:rPr>
          <w:spacing w:val="-3"/>
        </w:rPr>
        <w:t xml:space="preserve"> </w:t>
      </w:r>
      <w:r w:rsidR="00341337">
        <w:t>One</w:t>
      </w:r>
      <w:r w:rsidR="00341337">
        <w:rPr>
          <w:spacing w:val="-4"/>
        </w:rPr>
        <w:t xml:space="preserve"> </w:t>
      </w:r>
      <w:r w:rsidR="00341337">
        <w:t>of</w:t>
      </w:r>
      <w:r w:rsidR="00341337">
        <w:rPr>
          <w:spacing w:val="-3"/>
        </w:rPr>
        <w:t xml:space="preserve"> </w:t>
      </w:r>
      <w:r w:rsidR="00341337">
        <w:t>the</w:t>
      </w:r>
      <w:r w:rsidR="00341337">
        <w:rPr>
          <w:spacing w:val="-1"/>
        </w:rPr>
        <w:t xml:space="preserve"> </w:t>
      </w:r>
      <w:r w:rsidR="00341337">
        <w:t>digital-based</w:t>
      </w:r>
      <w:r w:rsidR="00341337">
        <w:rPr>
          <w:spacing w:val="-1"/>
        </w:rPr>
        <w:t xml:space="preserve"> </w:t>
      </w:r>
      <w:r w:rsidR="00341337">
        <w:t>learning</w:t>
      </w:r>
      <w:r w:rsidR="00341337">
        <w:rPr>
          <w:spacing w:val="-3"/>
        </w:rPr>
        <w:t xml:space="preserve"> </w:t>
      </w:r>
      <w:r w:rsidR="00341337">
        <w:t>media</w:t>
      </w:r>
      <w:r w:rsidR="00341337">
        <w:rPr>
          <w:spacing w:val="-2"/>
        </w:rPr>
        <w:t xml:space="preserve"> </w:t>
      </w:r>
      <w:r w:rsidR="00341337">
        <w:t>is</w:t>
      </w:r>
      <w:r w:rsidR="00341337">
        <w:rPr>
          <w:spacing w:val="-3"/>
        </w:rPr>
        <w:t xml:space="preserve"> </w:t>
      </w:r>
      <w:r w:rsidR="00341337">
        <w:t>YouTube</w:t>
      </w:r>
      <w:r w:rsidR="00341337">
        <w:rPr>
          <w:spacing w:val="-2"/>
        </w:rPr>
        <w:t xml:space="preserve"> </w:t>
      </w:r>
      <w:r w:rsidR="00341337">
        <w:t>Videos.</w:t>
      </w:r>
      <w:r w:rsidR="00341337">
        <w:rPr>
          <w:spacing w:val="-10"/>
        </w:rPr>
        <w:t xml:space="preserve"> </w:t>
      </w:r>
      <w:r w:rsidR="00341337">
        <w:t>In</w:t>
      </w:r>
      <w:r w:rsidR="00341337">
        <w:rPr>
          <w:spacing w:val="-1"/>
        </w:rPr>
        <w:t xml:space="preserve"> </w:t>
      </w:r>
      <w:r w:rsidR="00DE566C">
        <w:rPr>
          <w:spacing w:val="-1"/>
        </w:rPr>
        <w:t xml:space="preserve">the </w:t>
      </w:r>
      <w:r w:rsidR="00341337">
        <w:t>context</w:t>
      </w:r>
      <w:r w:rsidR="00341337">
        <w:rPr>
          <w:spacing w:val="-3"/>
        </w:rPr>
        <w:t xml:space="preserve"> </w:t>
      </w:r>
      <w:r w:rsidR="00DE566C">
        <w:rPr>
          <w:spacing w:val="-3"/>
        </w:rPr>
        <w:t xml:space="preserve">of </w:t>
      </w:r>
      <w:r w:rsidR="00341337">
        <w:t>learning, YouTube</w:t>
      </w:r>
      <w:r w:rsidR="00341337">
        <w:rPr>
          <w:spacing w:val="-14"/>
        </w:rPr>
        <w:t xml:space="preserve"> </w:t>
      </w:r>
      <w:r w:rsidR="00341337">
        <w:t>can</w:t>
      </w:r>
      <w:r w:rsidR="00341337">
        <w:rPr>
          <w:spacing w:val="-13"/>
        </w:rPr>
        <w:t xml:space="preserve"> </w:t>
      </w:r>
      <w:r w:rsidR="00341337">
        <w:t>be</w:t>
      </w:r>
      <w:r w:rsidR="00341337">
        <w:rPr>
          <w:spacing w:val="-14"/>
        </w:rPr>
        <w:t xml:space="preserve"> </w:t>
      </w:r>
      <w:r w:rsidR="00341337">
        <w:t>used</w:t>
      </w:r>
      <w:r w:rsidR="00341337">
        <w:rPr>
          <w:spacing w:val="-13"/>
        </w:rPr>
        <w:t xml:space="preserve"> </w:t>
      </w:r>
      <w:r w:rsidR="00341337">
        <w:t>as</w:t>
      </w:r>
      <w:r w:rsidR="00341337">
        <w:rPr>
          <w:spacing w:val="-10"/>
        </w:rPr>
        <w:t xml:space="preserve"> </w:t>
      </w:r>
      <w:r w:rsidR="00341337">
        <w:t>an</w:t>
      </w:r>
      <w:r w:rsidR="00341337">
        <w:rPr>
          <w:spacing w:val="-13"/>
        </w:rPr>
        <w:t xml:space="preserve"> </w:t>
      </w:r>
      <w:r w:rsidR="00341337">
        <w:t>open</w:t>
      </w:r>
      <w:r w:rsidR="00341337">
        <w:rPr>
          <w:spacing w:val="-13"/>
        </w:rPr>
        <w:t xml:space="preserve"> </w:t>
      </w:r>
      <w:r w:rsidR="00341337">
        <w:t>media</w:t>
      </w:r>
      <w:r w:rsidR="00341337">
        <w:rPr>
          <w:spacing w:val="-14"/>
        </w:rPr>
        <w:t xml:space="preserve"> </w:t>
      </w:r>
      <w:r w:rsidR="00DE566C">
        <w:t xml:space="preserve">to obtain interesting </w:t>
      </w:r>
      <w:r w:rsidR="00341337">
        <w:t>learning</w:t>
      </w:r>
      <w:r w:rsidR="00DE566C">
        <w:t xml:space="preserve"> experience</w:t>
      </w:r>
      <w:r w:rsidR="00DE566C">
        <w:rPr>
          <w:spacing w:val="-12"/>
        </w:rPr>
        <w:t>. By using this online platform, students do not get bored and avoid themselves from monotonous learning activities.</w:t>
      </w:r>
      <w:r w:rsidR="00341337">
        <w:t xml:space="preserve"> There are a lot of YouTube Videos that provide vocabulary teaching materials for students</w:t>
      </w:r>
      <w:r w:rsidR="00DE566C">
        <w:t xml:space="preserve"> from basic to advanced levels</w:t>
      </w:r>
      <w:r w:rsidR="00CA2FB4">
        <w:t xml:space="preserve">. According to </w:t>
      </w:r>
      <w:proofErr w:type="spellStart"/>
      <w:r w:rsidR="00CA2FB4">
        <w:t>Kabooha</w:t>
      </w:r>
      <w:proofErr w:type="spellEnd"/>
      <w:r w:rsidR="00CA2FB4">
        <w:t xml:space="preserve"> &amp; Elyas (2018), stated that YouTube has a big impact on increasing students’ vocabulary materi. Furthermore, Watkins &amp; Wilkins (2011) also argued that besides enhancing students’ knowledge of words, vocabulary has a role </w:t>
      </w:r>
      <w:r w:rsidR="005F589B">
        <w:t xml:space="preserve">in improving students’ pronunciation. </w:t>
      </w:r>
      <w:r w:rsidR="00CA2FB4">
        <w:t xml:space="preserve">  </w:t>
      </w:r>
    </w:p>
    <w:p w14:paraId="68D37F74" w14:textId="4E087F10" w:rsidR="0098029C" w:rsidRDefault="002F3B94" w:rsidP="00FB4046">
      <w:pPr>
        <w:pStyle w:val="BodyText"/>
        <w:ind w:left="721" w:right="421" w:firstLine="720"/>
      </w:pPr>
      <w:r>
        <w:t xml:space="preserve">YouTube is one of the best-known internet-based resources for language learning which enables the users to upload and share videos with other users </w:t>
      </w:r>
      <w:proofErr w:type="spellStart"/>
      <w:r>
        <w:t>Albahlal</w:t>
      </w:r>
      <w:proofErr w:type="spellEnd"/>
      <w:r>
        <w:t xml:space="preserve"> (2019) &amp; </w:t>
      </w:r>
      <w:proofErr w:type="spellStart"/>
      <w:r>
        <w:t>Nofrika</w:t>
      </w:r>
      <w:proofErr w:type="spellEnd"/>
      <w:r>
        <w:t xml:space="preserve"> (2019) and it is available in more than sixty different language all over the world (</w:t>
      </w:r>
      <w:proofErr w:type="spellStart"/>
      <w:r>
        <w:t>Silviyanti</w:t>
      </w:r>
      <w:proofErr w:type="spellEnd"/>
      <w:r>
        <w:t xml:space="preserve">, 2014). </w:t>
      </w:r>
      <w:r w:rsidR="006E4828">
        <w:t xml:space="preserve">According to Sun (2009), YouTube is a superfine program for exchanging video and audio materials </w:t>
      </w:r>
      <w:r w:rsidR="008B4723">
        <w:t xml:space="preserve">in the classroom and the teacher can make use of them to teach vocabulary and speaking (Lee, 2010; </w:t>
      </w:r>
      <w:proofErr w:type="spellStart"/>
      <w:r w:rsidR="008B4723">
        <w:t>Noytim</w:t>
      </w:r>
      <w:proofErr w:type="spellEnd"/>
      <w:r w:rsidR="008B4723">
        <w:t>, 2010; Kelsen, 2009).</w:t>
      </w:r>
    </w:p>
    <w:p w14:paraId="14CD6520" w14:textId="05C2DFE8" w:rsidR="0098029C" w:rsidRDefault="003E0D20" w:rsidP="00FB4046">
      <w:pPr>
        <w:pStyle w:val="BodyText"/>
        <w:ind w:left="721" w:right="420" w:firstLine="720"/>
      </w:pPr>
      <w:r w:rsidRPr="003E0D20">
        <w:rPr>
          <w:iCs/>
        </w:rPr>
        <w:t xml:space="preserve">This research aimed at finding out whether students who were taught using YouTube videos could improve their vocabulary mastery compared to students who were not taught using YouTube video media in Class VIII </w:t>
      </w:r>
      <w:r>
        <w:rPr>
          <w:iCs/>
        </w:rPr>
        <w:t xml:space="preserve">at a </w:t>
      </w:r>
      <w:r w:rsidR="00D1746B">
        <w:rPr>
          <w:iCs/>
        </w:rPr>
        <w:t>p</w:t>
      </w:r>
      <w:r>
        <w:rPr>
          <w:iCs/>
        </w:rPr>
        <w:t xml:space="preserve">ublic </w:t>
      </w:r>
      <w:r w:rsidR="00FB4046">
        <w:rPr>
          <w:iCs/>
        </w:rPr>
        <w:t xml:space="preserve">junior high </w:t>
      </w:r>
      <w:r w:rsidR="00D1746B">
        <w:rPr>
          <w:iCs/>
        </w:rPr>
        <w:t>s</w:t>
      </w:r>
      <w:r>
        <w:rPr>
          <w:iCs/>
        </w:rPr>
        <w:t>chool in</w:t>
      </w:r>
      <w:r w:rsidRPr="003E0D20">
        <w:rPr>
          <w:iCs/>
        </w:rPr>
        <w:t xml:space="preserve"> </w:t>
      </w:r>
      <w:proofErr w:type="spellStart"/>
      <w:r w:rsidRPr="003E0D20">
        <w:rPr>
          <w:iCs/>
        </w:rPr>
        <w:t>Muaro</w:t>
      </w:r>
      <w:proofErr w:type="spellEnd"/>
      <w:r w:rsidRPr="003E0D20">
        <w:rPr>
          <w:iCs/>
        </w:rPr>
        <w:t xml:space="preserve"> Jambi.</w:t>
      </w:r>
      <w:r>
        <w:rPr>
          <w:iCs/>
        </w:rPr>
        <w:t xml:space="preserve"> The r</w:t>
      </w:r>
      <w:r w:rsidR="00473575" w:rsidRPr="003E0D20">
        <w:rPr>
          <w:iCs/>
        </w:rPr>
        <w:t>esearcher wants</w:t>
      </w:r>
      <w:r w:rsidR="00341337" w:rsidRPr="003E0D20">
        <w:rPr>
          <w:iCs/>
        </w:rPr>
        <w:t xml:space="preserve"> to use YouTube videos as an interesting medium and make it easier for students to</w:t>
      </w:r>
      <w:r w:rsidR="00341337">
        <w:t xml:space="preserve"> master vocabulary</w:t>
      </w:r>
      <w:r>
        <w:t xml:space="preserve"> a</w:t>
      </w:r>
      <w:r w:rsidR="00341337">
        <w:t>nd</w:t>
      </w:r>
      <w:r w:rsidR="00341337">
        <w:rPr>
          <w:spacing w:val="-8"/>
        </w:rPr>
        <w:t xml:space="preserve"> </w:t>
      </w:r>
      <w:r w:rsidR="00341337">
        <w:t>the</w:t>
      </w:r>
      <w:r w:rsidR="00341337">
        <w:rPr>
          <w:spacing w:val="-8"/>
        </w:rPr>
        <w:t xml:space="preserve"> </w:t>
      </w:r>
      <w:r w:rsidR="00341337">
        <w:t>most</w:t>
      </w:r>
      <w:r w:rsidR="00341337">
        <w:rPr>
          <w:spacing w:val="-7"/>
        </w:rPr>
        <w:t xml:space="preserve"> </w:t>
      </w:r>
      <w:r w:rsidR="00341337">
        <w:t>important</w:t>
      </w:r>
      <w:r w:rsidR="00341337">
        <w:rPr>
          <w:spacing w:val="-7"/>
        </w:rPr>
        <w:t xml:space="preserve"> </w:t>
      </w:r>
      <w:r w:rsidR="00341337">
        <w:t>thing</w:t>
      </w:r>
      <w:r w:rsidR="00341337">
        <w:rPr>
          <w:spacing w:val="-7"/>
        </w:rPr>
        <w:t xml:space="preserve"> </w:t>
      </w:r>
      <w:r w:rsidR="00341337">
        <w:t>is</w:t>
      </w:r>
      <w:r w:rsidR="00341337">
        <w:rPr>
          <w:spacing w:val="-7"/>
        </w:rPr>
        <w:t xml:space="preserve"> </w:t>
      </w:r>
      <w:r w:rsidR="00341337">
        <w:t>that</w:t>
      </w:r>
      <w:r w:rsidR="00341337">
        <w:rPr>
          <w:spacing w:val="-7"/>
        </w:rPr>
        <w:t xml:space="preserve"> </w:t>
      </w:r>
      <w:r w:rsidR="00341337">
        <w:t>students</w:t>
      </w:r>
      <w:r w:rsidR="00341337">
        <w:rPr>
          <w:spacing w:val="-7"/>
        </w:rPr>
        <w:t xml:space="preserve"> </w:t>
      </w:r>
      <w:r w:rsidR="00341337">
        <w:t>enjoy</w:t>
      </w:r>
      <w:r w:rsidR="00341337">
        <w:rPr>
          <w:spacing w:val="-7"/>
        </w:rPr>
        <w:t xml:space="preserve"> </w:t>
      </w:r>
      <w:r w:rsidR="00341337">
        <w:t>their</w:t>
      </w:r>
      <w:r w:rsidR="00341337">
        <w:rPr>
          <w:spacing w:val="-6"/>
        </w:rPr>
        <w:t xml:space="preserve"> </w:t>
      </w:r>
      <w:r w:rsidR="00341337">
        <w:t>process</w:t>
      </w:r>
      <w:r>
        <w:rPr>
          <w:spacing w:val="-7"/>
        </w:rPr>
        <w:t xml:space="preserve"> to </w:t>
      </w:r>
      <w:r w:rsidR="00341337">
        <w:t>increas</w:t>
      </w:r>
      <w:r>
        <w:t>e</w:t>
      </w:r>
      <w:r w:rsidR="00341337">
        <w:rPr>
          <w:spacing w:val="-15"/>
        </w:rPr>
        <w:t xml:space="preserve"> </w:t>
      </w:r>
      <w:r>
        <w:t xml:space="preserve">enjoyment </w:t>
      </w:r>
      <w:r w:rsidR="00341337">
        <w:t>of</w:t>
      </w:r>
      <w:r w:rsidR="00341337">
        <w:rPr>
          <w:spacing w:val="-15"/>
        </w:rPr>
        <w:t xml:space="preserve"> </w:t>
      </w:r>
      <w:r w:rsidR="00341337">
        <w:t>the</w:t>
      </w:r>
      <w:r w:rsidR="00341337">
        <w:rPr>
          <w:spacing w:val="-15"/>
        </w:rPr>
        <w:t xml:space="preserve"> </w:t>
      </w:r>
      <w:r w:rsidR="00341337">
        <w:t>learning</w:t>
      </w:r>
      <w:r w:rsidR="00341337">
        <w:rPr>
          <w:spacing w:val="-15"/>
        </w:rPr>
        <w:t xml:space="preserve"> </w:t>
      </w:r>
      <w:r w:rsidR="00341337">
        <w:t>process</w:t>
      </w:r>
      <w:r w:rsidR="00341337">
        <w:rPr>
          <w:spacing w:val="-15"/>
        </w:rPr>
        <w:t xml:space="preserve"> </w:t>
      </w:r>
      <w:r w:rsidR="00341337">
        <w:t>will</w:t>
      </w:r>
      <w:r w:rsidR="00341337">
        <w:rPr>
          <w:spacing w:val="-15"/>
        </w:rPr>
        <w:t xml:space="preserve"> </w:t>
      </w:r>
      <w:r w:rsidR="00341337">
        <w:t>make</w:t>
      </w:r>
      <w:r w:rsidR="00341337">
        <w:rPr>
          <w:spacing w:val="-15"/>
        </w:rPr>
        <w:t xml:space="preserve"> </w:t>
      </w:r>
      <w:r w:rsidR="00341337">
        <w:t>it</w:t>
      </w:r>
      <w:r w:rsidR="00341337">
        <w:rPr>
          <w:spacing w:val="-14"/>
        </w:rPr>
        <w:t xml:space="preserve"> </w:t>
      </w:r>
      <w:r w:rsidR="00341337">
        <w:t>easier</w:t>
      </w:r>
      <w:r w:rsidR="00341337">
        <w:rPr>
          <w:spacing w:val="-15"/>
        </w:rPr>
        <w:t xml:space="preserve"> </w:t>
      </w:r>
      <w:r w:rsidR="00341337">
        <w:t>for</w:t>
      </w:r>
      <w:r w:rsidR="00341337">
        <w:rPr>
          <w:spacing w:val="-15"/>
        </w:rPr>
        <w:t xml:space="preserve"> </w:t>
      </w:r>
      <w:r w:rsidR="00FB4046">
        <w:t>them</w:t>
      </w:r>
      <w:r w:rsidR="00341337">
        <w:rPr>
          <w:spacing w:val="-14"/>
        </w:rPr>
        <w:t xml:space="preserve"> </w:t>
      </w:r>
      <w:r w:rsidR="00341337">
        <w:t>to</w:t>
      </w:r>
      <w:r w:rsidR="00341337">
        <w:rPr>
          <w:spacing w:val="-15"/>
        </w:rPr>
        <w:t xml:space="preserve"> </w:t>
      </w:r>
      <w:r w:rsidR="00341337">
        <w:t>understand the</w:t>
      </w:r>
      <w:r w:rsidR="00341337">
        <w:rPr>
          <w:spacing w:val="-2"/>
        </w:rPr>
        <w:t xml:space="preserve"> </w:t>
      </w:r>
      <w:r w:rsidR="00341337">
        <w:t>lesson,</w:t>
      </w:r>
      <w:r w:rsidR="00341337">
        <w:rPr>
          <w:spacing w:val="-1"/>
        </w:rPr>
        <w:t xml:space="preserve"> </w:t>
      </w:r>
      <w:r w:rsidR="00341337">
        <w:t>especially</w:t>
      </w:r>
      <w:r w:rsidR="00341337">
        <w:rPr>
          <w:spacing w:val="-1"/>
        </w:rPr>
        <w:t xml:space="preserve"> </w:t>
      </w:r>
      <w:r w:rsidR="00341337">
        <w:t>for English</w:t>
      </w:r>
      <w:r w:rsidR="00341337">
        <w:rPr>
          <w:spacing w:val="-1"/>
        </w:rPr>
        <w:t xml:space="preserve"> </w:t>
      </w:r>
      <w:r w:rsidR="00341337">
        <w:t>vocabulary.</w:t>
      </w:r>
      <w:r w:rsidR="00341337">
        <w:rPr>
          <w:spacing w:val="-1"/>
        </w:rPr>
        <w:t xml:space="preserve"> </w:t>
      </w:r>
    </w:p>
    <w:p w14:paraId="26AD4A41" w14:textId="1BE9D178" w:rsidR="0098029C" w:rsidRDefault="00341337" w:rsidP="00155FC4">
      <w:pPr>
        <w:pStyle w:val="Heading1"/>
        <w:tabs>
          <w:tab w:val="left" w:pos="1081"/>
        </w:tabs>
        <w:spacing w:before="160"/>
        <w:ind w:left="721" w:firstLine="0"/>
      </w:pPr>
      <w:r>
        <w:rPr>
          <w:spacing w:val="-2"/>
        </w:rPr>
        <w:t>M</w:t>
      </w:r>
      <w:r w:rsidR="00155FC4">
        <w:rPr>
          <w:spacing w:val="-2"/>
        </w:rPr>
        <w:t>ETHOD</w:t>
      </w:r>
    </w:p>
    <w:p w14:paraId="419AD2E0" w14:textId="78F8821C" w:rsidR="0098029C" w:rsidRDefault="00341337" w:rsidP="00155FC4">
      <w:pPr>
        <w:pStyle w:val="BodyText"/>
        <w:spacing w:before="202" w:line="276" w:lineRule="auto"/>
        <w:ind w:left="721" w:right="422" w:firstLine="720"/>
      </w:pPr>
      <w:r>
        <w:t xml:space="preserve">In this research, the </w:t>
      </w:r>
      <w:r w:rsidR="005F7CCA">
        <w:t xml:space="preserve">researcher </w:t>
      </w:r>
      <w:r>
        <w:t xml:space="preserve">used </w:t>
      </w:r>
      <w:ins w:id="37" w:author="Asus" w:date="2025-05-19T14:50:00Z" w16du:dateUtc="2025-05-19T07:50:00Z">
        <w:r w:rsidR="006F19AD">
          <w:t xml:space="preserve">a </w:t>
        </w:r>
      </w:ins>
      <w:r>
        <w:t>quantitative</w:t>
      </w:r>
      <w:r w:rsidR="005F7CCA">
        <w:t xml:space="preserve"> approach </w:t>
      </w:r>
      <w:r>
        <w:t xml:space="preserve">with the </w:t>
      </w:r>
      <w:r w:rsidRPr="008D242C">
        <w:t>experimental</w:t>
      </w:r>
      <w:r w:rsidRPr="008D242C">
        <w:rPr>
          <w:spacing w:val="-2"/>
        </w:rPr>
        <w:t xml:space="preserve"> </w:t>
      </w:r>
      <w:r w:rsidRPr="008D242C">
        <w:t>method</w:t>
      </w:r>
      <w:ins w:id="38" w:author="Asus" w:date="2025-05-19T14:50:00Z" w16du:dateUtc="2025-05-19T07:50:00Z">
        <w:r w:rsidR="006F19AD">
          <w:t>,</w:t>
        </w:r>
      </w:ins>
      <w:r w:rsidR="005F7CCA">
        <w:t xml:space="preserve"> with </w:t>
      </w:r>
      <w:r w:rsidR="006F19AD">
        <w:t xml:space="preserve">a </w:t>
      </w:r>
      <w:r w:rsidRPr="008D242C">
        <w:t>quasi-experimental</w:t>
      </w:r>
      <w:r w:rsidRPr="008D242C">
        <w:rPr>
          <w:spacing w:val="-2"/>
        </w:rPr>
        <w:t xml:space="preserve"> </w:t>
      </w:r>
      <w:r w:rsidRPr="008D242C">
        <w:t>design.</w:t>
      </w:r>
      <w:r w:rsidRPr="008D242C">
        <w:rPr>
          <w:spacing w:val="-2"/>
        </w:rPr>
        <w:t xml:space="preserve"> </w:t>
      </w:r>
      <w:r w:rsidRPr="008D242C">
        <w:rPr>
          <w:color w:val="2C2C2D"/>
        </w:rPr>
        <w:t>The</w:t>
      </w:r>
      <w:r w:rsidRPr="008D242C">
        <w:rPr>
          <w:color w:val="2C2C2D"/>
          <w:spacing w:val="-1"/>
        </w:rPr>
        <w:t xml:space="preserve"> </w:t>
      </w:r>
      <w:r w:rsidRPr="008D242C">
        <w:rPr>
          <w:color w:val="2C2C2D"/>
        </w:rPr>
        <w:t>researcher</w:t>
      </w:r>
      <w:r w:rsidRPr="008D242C">
        <w:rPr>
          <w:color w:val="2C2C2D"/>
          <w:spacing w:val="-2"/>
        </w:rPr>
        <w:t xml:space="preserve"> </w:t>
      </w:r>
      <w:r w:rsidRPr="008D242C">
        <w:rPr>
          <w:color w:val="2C2C2D"/>
        </w:rPr>
        <w:t xml:space="preserve">used </w:t>
      </w:r>
      <w:r w:rsidR="005F7CCA">
        <w:rPr>
          <w:color w:val="2C2C2D"/>
        </w:rPr>
        <w:t>the</w:t>
      </w:r>
      <w:r w:rsidRPr="008D242C">
        <w:rPr>
          <w:color w:val="2C2C2D"/>
        </w:rPr>
        <w:t xml:space="preserve"> </w:t>
      </w:r>
      <w:r w:rsidR="005F7CCA">
        <w:rPr>
          <w:color w:val="2C2C2D"/>
        </w:rPr>
        <w:t>n</w:t>
      </w:r>
      <w:r w:rsidRPr="008D242C">
        <w:rPr>
          <w:color w:val="2C2C2D"/>
        </w:rPr>
        <w:t>on-equivalent control group design. This research involve</w:t>
      </w:r>
      <w:r w:rsidR="005F7CCA">
        <w:rPr>
          <w:color w:val="2C2C2D"/>
        </w:rPr>
        <w:t>d</w:t>
      </w:r>
      <w:r w:rsidRPr="008D242C">
        <w:rPr>
          <w:color w:val="2C2C2D"/>
        </w:rPr>
        <w:t xml:space="preserve"> two classes, namely the experimental</w:t>
      </w:r>
      <w:r w:rsidRPr="008D242C">
        <w:rPr>
          <w:color w:val="2C2C2D"/>
          <w:spacing w:val="22"/>
        </w:rPr>
        <w:t xml:space="preserve"> </w:t>
      </w:r>
      <w:r w:rsidRPr="008D242C">
        <w:rPr>
          <w:color w:val="2C2C2D"/>
        </w:rPr>
        <w:t>class</w:t>
      </w:r>
      <w:r w:rsidRPr="008D242C">
        <w:rPr>
          <w:color w:val="2C2C2D"/>
          <w:spacing w:val="22"/>
        </w:rPr>
        <w:t xml:space="preserve"> </w:t>
      </w:r>
      <w:r w:rsidRPr="008D242C">
        <w:rPr>
          <w:color w:val="2C2C2D"/>
        </w:rPr>
        <w:t>and</w:t>
      </w:r>
      <w:r w:rsidRPr="008D242C">
        <w:rPr>
          <w:color w:val="2C2C2D"/>
          <w:spacing w:val="22"/>
        </w:rPr>
        <w:t xml:space="preserve"> </w:t>
      </w:r>
      <w:r w:rsidRPr="008D242C">
        <w:rPr>
          <w:color w:val="2C2C2D"/>
        </w:rPr>
        <w:t>the</w:t>
      </w:r>
      <w:r w:rsidRPr="008D242C">
        <w:rPr>
          <w:color w:val="2C2C2D"/>
          <w:spacing w:val="23"/>
        </w:rPr>
        <w:t xml:space="preserve"> </w:t>
      </w:r>
      <w:r w:rsidRPr="008D242C">
        <w:rPr>
          <w:color w:val="2C2C2D"/>
        </w:rPr>
        <w:t>control</w:t>
      </w:r>
      <w:r w:rsidRPr="008D242C">
        <w:rPr>
          <w:color w:val="2C2C2D"/>
          <w:spacing w:val="23"/>
        </w:rPr>
        <w:t xml:space="preserve"> </w:t>
      </w:r>
      <w:r w:rsidRPr="008D242C">
        <w:rPr>
          <w:color w:val="2C2C2D"/>
        </w:rPr>
        <w:t>class.</w:t>
      </w:r>
      <w:r w:rsidRPr="008D242C">
        <w:rPr>
          <w:color w:val="2C2C2D"/>
          <w:spacing w:val="25"/>
        </w:rPr>
        <w:t xml:space="preserve"> </w:t>
      </w:r>
      <w:r w:rsidRPr="008D242C">
        <w:rPr>
          <w:color w:val="2C2C2D"/>
        </w:rPr>
        <w:t>Both</w:t>
      </w:r>
      <w:r w:rsidRPr="008D242C">
        <w:rPr>
          <w:color w:val="2C2C2D"/>
          <w:spacing w:val="23"/>
        </w:rPr>
        <w:t xml:space="preserve"> </w:t>
      </w:r>
      <w:r w:rsidRPr="008D242C">
        <w:rPr>
          <w:color w:val="2C2C2D"/>
        </w:rPr>
        <w:t>groups</w:t>
      </w:r>
      <w:r w:rsidRPr="008D242C">
        <w:rPr>
          <w:color w:val="2C2C2D"/>
          <w:spacing w:val="23"/>
        </w:rPr>
        <w:t xml:space="preserve"> </w:t>
      </w:r>
      <w:r w:rsidR="005F7CCA">
        <w:rPr>
          <w:color w:val="2C2C2D"/>
        </w:rPr>
        <w:t>we</w:t>
      </w:r>
      <w:r w:rsidRPr="008D242C">
        <w:rPr>
          <w:color w:val="2C2C2D"/>
        </w:rPr>
        <w:t>re</w:t>
      </w:r>
      <w:r w:rsidRPr="008D242C">
        <w:rPr>
          <w:color w:val="2C2C2D"/>
          <w:spacing w:val="21"/>
        </w:rPr>
        <w:t xml:space="preserve"> </w:t>
      </w:r>
      <w:r w:rsidRPr="008D242C">
        <w:rPr>
          <w:color w:val="2C2C2D"/>
        </w:rPr>
        <w:t>given</w:t>
      </w:r>
      <w:r w:rsidRPr="008D242C">
        <w:rPr>
          <w:color w:val="2C2C2D"/>
          <w:spacing w:val="23"/>
        </w:rPr>
        <w:t xml:space="preserve"> </w:t>
      </w:r>
      <w:r w:rsidRPr="008D242C">
        <w:rPr>
          <w:color w:val="2C2C2D"/>
        </w:rPr>
        <w:t>one</w:t>
      </w:r>
      <w:r w:rsidRPr="008D242C">
        <w:rPr>
          <w:color w:val="2C2C2D"/>
          <w:spacing w:val="21"/>
        </w:rPr>
        <w:t xml:space="preserve"> </w:t>
      </w:r>
      <w:r w:rsidRPr="008D242C">
        <w:rPr>
          <w:color w:val="2C2C2D"/>
        </w:rPr>
        <w:t>pre-test</w:t>
      </w:r>
      <w:r w:rsidRPr="008D242C">
        <w:rPr>
          <w:color w:val="2C2C2D"/>
          <w:spacing w:val="23"/>
        </w:rPr>
        <w:t xml:space="preserve"> </w:t>
      </w:r>
      <w:r w:rsidRPr="008D242C">
        <w:rPr>
          <w:color w:val="2C2C2D"/>
        </w:rPr>
        <w:t>and</w:t>
      </w:r>
      <w:r w:rsidRPr="008D242C">
        <w:rPr>
          <w:color w:val="2C2C2D"/>
          <w:spacing w:val="23"/>
        </w:rPr>
        <w:t xml:space="preserve"> </w:t>
      </w:r>
      <w:r w:rsidRPr="008D242C">
        <w:rPr>
          <w:color w:val="2C2C2D"/>
          <w:spacing w:val="-5"/>
        </w:rPr>
        <w:t>one</w:t>
      </w:r>
      <w:r w:rsidR="00155FC4">
        <w:rPr>
          <w:color w:val="2C2C2D"/>
          <w:spacing w:val="-5"/>
        </w:rPr>
        <w:t xml:space="preserve"> </w:t>
      </w:r>
      <w:r>
        <w:rPr>
          <w:color w:val="2C2C2D"/>
        </w:rPr>
        <w:t xml:space="preserve">post-test to </w:t>
      </w:r>
      <w:del w:id="39" w:author="Asus" w:date="2025-05-19T14:50:00Z" w16du:dateUtc="2025-05-19T07:50:00Z">
        <w:r w:rsidDel="006F19AD">
          <w:rPr>
            <w:color w:val="2C2C2D"/>
          </w:rPr>
          <w:delText xml:space="preserve">know </w:delText>
        </w:r>
      </w:del>
      <w:ins w:id="40" w:author="Asus" w:date="2025-05-19T14:50:00Z" w16du:dateUtc="2025-05-19T07:50:00Z">
        <w:r w:rsidR="006F19AD">
          <w:rPr>
            <w:color w:val="2C2C2D"/>
          </w:rPr>
          <w:t>determine</w:t>
        </w:r>
        <w:r w:rsidR="006F19AD">
          <w:rPr>
            <w:color w:val="2C2C2D"/>
          </w:rPr>
          <w:t xml:space="preserve"> </w:t>
        </w:r>
      </w:ins>
      <w:r>
        <w:rPr>
          <w:color w:val="2C2C2D"/>
        </w:rPr>
        <w:t>the differences between the two groups. The differences between them were</w:t>
      </w:r>
      <w:r>
        <w:rPr>
          <w:color w:val="2C2C2D"/>
          <w:spacing w:val="-15"/>
        </w:rPr>
        <w:t xml:space="preserve"> </w:t>
      </w:r>
      <w:r>
        <w:rPr>
          <w:color w:val="2C2C2D"/>
        </w:rPr>
        <w:t>only</w:t>
      </w:r>
      <w:r>
        <w:rPr>
          <w:color w:val="2C2C2D"/>
          <w:spacing w:val="-13"/>
        </w:rPr>
        <w:t xml:space="preserve"> </w:t>
      </w:r>
      <w:r>
        <w:rPr>
          <w:color w:val="2C2C2D"/>
        </w:rPr>
        <w:t>in</w:t>
      </w:r>
      <w:r>
        <w:rPr>
          <w:color w:val="2C2C2D"/>
          <w:spacing w:val="-13"/>
        </w:rPr>
        <w:t xml:space="preserve"> </w:t>
      </w:r>
      <w:r>
        <w:rPr>
          <w:color w:val="2C2C2D"/>
        </w:rPr>
        <w:t>treatment.</w:t>
      </w:r>
      <w:r>
        <w:rPr>
          <w:color w:val="2C2C2D"/>
          <w:spacing w:val="-13"/>
        </w:rPr>
        <w:t xml:space="preserve"> </w:t>
      </w:r>
      <w:r>
        <w:rPr>
          <w:color w:val="2C2C2D"/>
        </w:rPr>
        <w:t>The</w:t>
      </w:r>
      <w:r>
        <w:rPr>
          <w:color w:val="2C2C2D"/>
          <w:spacing w:val="-13"/>
        </w:rPr>
        <w:t xml:space="preserve"> </w:t>
      </w:r>
      <w:r w:rsidR="006F19AD">
        <w:rPr>
          <w:color w:val="2C2C2D"/>
        </w:rPr>
        <w:t>experimental</w:t>
      </w:r>
      <w:r>
        <w:rPr>
          <w:color w:val="2C2C2D"/>
          <w:spacing w:val="-13"/>
        </w:rPr>
        <w:t xml:space="preserve"> </w:t>
      </w:r>
      <w:r>
        <w:rPr>
          <w:color w:val="2C2C2D"/>
        </w:rPr>
        <w:t>class</w:t>
      </w:r>
      <w:r>
        <w:rPr>
          <w:color w:val="2C2C2D"/>
          <w:spacing w:val="-13"/>
        </w:rPr>
        <w:t xml:space="preserve"> </w:t>
      </w:r>
      <w:r>
        <w:rPr>
          <w:color w:val="2C2C2D"/>
        </w:rPr>
        <w:t>was</w:t>
      </w:r>
      <w:r>
        <w:rPr>
          <w:color w:val="2C2C2D"/>
          <w:spacing w:val="-10"/>
        </w:rPr>
        <w:t xml:space="preserve"> </w:t>
      </w:r>
      <w:r>
        <w:rPr>
          <w:color w:val="2C2C2D"/>
        </w:rPr>
        <w:t>a</w:t>
      </w:r>
      <w:r>
        <w:rPr>
          <w:color w:val="2C2C2D"/>
          <w:spacing w:val="-14"/>
        </w:rPr>
        <w:t xml:space="preserve"> </w:t>
      </w:r>
      <w:r>
        <w:rPr>
          <w:color w:val="2C2C2D"/>
        </w:rPr>
        <w:t>class</w:t>
      </w:r>
      <w:r>
        <w:rPr>
          <w:color w:val="2C2C2D"/>
          <w:spacing w:val="-13"/>
        </w:rPr>
        <w:t xml:space="preserve"> </w:t>
      </w:r>
      <w:r>
        <w:rPr>
          <w:color w:val="2C2C2D"/>
        </w:rPr>
        <w:t>that</w:t>
      </w:r>
      <w:r>
        <w:rPr>
          <w:color w:val="2C2C2D"/>
          <w:spacing w:val="-13"/>
        </w:rPr>
        <w:t xml:space="preserve"> </w:t>
      </w:r>
      <w:r>
        <w:rPr>
          <w:color w:val="2C2C2D"/>
        </w:rPr>
        <w:t>was</w:t>
      </w:r>
      <w:r>
        <w:rPr>
          <w:color w:val="2C2C2D"/>
          <w:spacing w:val="-13"/>
        </w:rPr>
        <w:t xml:space="preserve"> </w:t>
      </w:r>
      <w:r>
        <w:rPr>
          <w:color w:val="2C2C2D"/>
        </w:rPr>
        <w:t>given</w:t>
      </w:r>
      <w:r>
        <w:rPr>
          <w:color w:val="2C2C2D"/>
          <w:spacing w:val="-14"/>
        </w:rPr>
        <w:t xml:space="preserve"> </w:t>
      </w:r>
      <w:r>
        <w:rPr>
          <w:color w:val="2C2C2D"/>
        </w:rPr>
        <w:t>treatment</w:t>
      </w:r>
      <w:r>
        <w:rPr>
          <w:color w:val="2C2C2D"/>
          <w:spacing w:val="-13"/>
        </w:rPr>
        <w:t xml:space="preserve"> </w:t>
      </w:r>
      <w:r>
        <w:rPr>
          <w:color w:val="2C2C2D"/>
        </w:rPr>
        <w:t>by</w:t>
      </w:r>
      <w:r>
        <w:rPr>
          <w:color w:val="2C2C2D"/>
          <w:spacing w:val="-13"/>
        </w:rPr>
        <w:t xml:space="preserve"> </w:t>
      </w:r>
      <w:proofErr w:type="spellStart"/>
      <w:r>
        <w:rPr>
          <w:color w:val="2C2C2D"/>
        </w:rPr>
        <w:t>using</w:t>
      </w:r>
      <w:del w:id="41" w:author="Asus" w:date="2025-05-19T14:53:00Z" w16du:dateUtc="2025-05-19T07:53:00Z">
        <w:r w:rsidDel="006F19AD">
          <w:rPr>
            <w:color w:val="2C2C2D"/>
          </w:rPr>
          <w:delText xml:space="preserve"> </w:delText>
        </w:r>
      </w:del>
      <w:r>
        <w:rPr>
          <w:color w:val="2C2C2D"/>
        </w:rPr>
        <w:t>YouTube</w:t>
      </w:r>
      <w:proofErr w:type="spellEnd"/>
      <w:r>
        <w:rPr>
          <w:color w:val="2C2C2D"/>
        </w:rPr>
        <w:t xml:space="preserve"> Video</w:t>
      </w:r>
      <w:ins w:id="42" w:author="Asus" w:date="2025-05-19T14:53:00Z" w16du:dateUtc="2025-05-19T07:53:00Z">
        <w:r w:rsidR="006F19AD">
          <w:rPr>
            <w:color w:val="2C2C2D"/>
          </w:rPr>
          <w:t>s</w:t>
        </w:r>
      </w:ins>
      <w:ins w:id="43" w:author="Asus" w:date="2025-05-19T14:50:00Z" w16du:dateUtc="2025-05-19T07:50:00Z">
        <w:r w:rsidR="006F19AD">
          <w:rPr>
            <w:color w:val="2C2C2D"/>
          </w:rPr>
          <w:t>,</w:t>
        </w:r>
      </w:ins>
      <w:r>
        <w:rPr>
          <w:color w:val="2C2C2D"/>
        </w:rPr>
        <w:t xml:space="preserve"> and the control class was a class that was given </w:t>
      </w:r>
      <w:ins w:id="44" w:author="Asus" w:date="2025-05-19T14:50:00Z" w16du:dateUtc="2025-05-19T07:50:00Z">
        <w:r w:rsidR="006F19AD">
          <w:rPr>
            <w:color w:val="2C2C2D"/>
          </w:rPr>
          <w:t xml:space="preserve">a </w:t>
        </w:r>
      </w:ins>
      <w:r w:rsidR="008D242C">
        <w:rPr>
          <w:color w:val="2C2C2D"/>
        </w:rPr>
        <w:t>conventional vocabulary teaching technique.</w:t>
      </w:r>
    </w:p>
    <w:p w14:paraId="6B98A5B4" w14:textId="32B8F7A3" w:rsidR="0098029C" w:rsidRDefault="00341337">
      <w:pPr>
        <w:pStyle w:val="BodyText"/>
        <w:spacing w:before="162" w:line="276" w:lineRule="auto"/>
        <w:ind w:left="721" w:right="420" w:firstLine="720"/>
      </w:pPr>
      <w:r>
        <w:t xml:space="preserve">The research was conducted </w:t>
      </w:r>
      <w:del w:id="45" w:author="Asus" w:date="2025-05-19T14:51:00Z" w16du:dateUtc="2025-05-19T07:51:00Z">
        <w:r w:rsidDel="006F19AD">
          <w:delText xml:space="preserve">on </w:delText>
        </w:r>
      </w:del>
      <w:ins w:id="46" w:author="Asus" w:date="2025-05-19T14:51:00Z" w16du:dateUtc="2025-05-19T07:51:00Z">
        <w:r w:rsidR="006F19AD">
          <w:t>from</w:t>
        </w:r>
        <w:r w:rsidR="006F19AD">
          <w:t xml:space="preserve"> </w:t>
        </w:r>
      </w:ins>
      <w:r>
        <w:t>20 July until 24 August 2023</w:t>
      </w:r>
      <w:ins w:id="47" w:author="Asus" w:date="2025-05-19T14:51:00Z" w16du:dateUtc="2025-05-19T07:51:00Z">
        <w:r w:rsidR="006F19AD">
          <w:t>,</w:t>
        </w:r>
      </w:ins>
      <w:r>
        <w:t xml:space="preserve"> and it took place at </w:t>
      </w:r>
      <w:r w:rsidR="00FB4046">
        <w:t xml:space="preserve">a </w:t>
      </w:r>
      <w:r w:rsidR="007A3276">
        <w:t xml:space="preserve">junior high school in </w:t>
      </w:r>
      <w:proofErr w:type="spellStart"/>
      <w:r>
        <w:t>Muaro</w:t>
      </w:r>
      <w:proofErr w:type="spellEnd"/>
      <w:r>
        <w:t xml:space="preserve"> Jambi. </w:t>
      </w:r>
      <w:r w:rsidR="007A3276">
        <w:t>The r</w:t>
      </w:r>
      <w:r>
        <w:t>esearcher</w:t>
      </w:r>
      <w:r w:rsidR="007A3276">
        <w:t xml:space="preserve"> </w:t>
      </w:r>
      <w:r>
        <w:t>held 10 meetings</w:t>
      </w:r>
      <w:ins w:id="48" w:author="Asus" w:date="2025-05-19T14:51:00Z" w16du:dateUtc="2025-05-19T07:51:00Z">
        <w:r w:rsidR="006F19AD">
          <w:t>,</w:t>
        </w:r>
      </w:ins>
      <w:r>
        <w:t xml:space="preserve"> each in the experimental class and the control class. </w:t>
      </w:r>
      <w:r w:rsidR="008D012B">
        <w:t xml:space="preserve">There were eight meetings held in both experimental and control classes. </w:t>
      </w:r>
      <w:del w:id="49" w:author="Asus" w:date="2025-05-19T14:51:00Z" w16du:dateUtc="2025-05-19T07:51:00Z">
        <w:r w:rsidR="008D012B" w:rsidDel="006F19AD">
          <w:delText>E</w:delText>
        </w:r>
        <w:r w:rsidDel="006F19AD">
          <w:delText xml:space="preserve">ight meetings to implement the use of YouTube videos in experimental classes, and teaching using </w:delText>
        </w:r>
        <w:r w:rsidR="00F223BE" w:rsidDel="006F19AD">
          <w:delText xml:space="preserve">conventional </w:delText>
        </w:r>
        <w:r w:rsidDel="006F19AD">
          <w:delText>method</w:delText>
        </w:r>
        <w:r w:rsidR="00F223BE" w:rsidDel="006F19AD">
          <w:delText xml:space="preserve"> which was</w:delText>
        </w:r>
        <w:r w:rsidDel="006F19AD">
          <w:delText xml:space="preserve"> commonly used by English teachers in control</w:delText>
        </w:r>
        <w:r w:rsidDel="006F19AD">
          <w:rPr>
            <w:spacing w:val="-15"/>
          </w:rPr>
          <w:delText xml:space="preserve"> </w:delText>
        </w:r>
        <w:r w:rsidDel="006F19AD">
          <w:delText>classes</w:delText>
        </w:r>
      </w:del>
      <w:ins w:id="50" w:author="Asus" w:date="2025-05-19T14:51:00Z" w16du:dateUtc="2025-05-19T07:51:00Z">
        <w:r w:rsidR="006F19AD">
          <w:t xml:space="preserve"> The experimental group will be tau</w:t>
        </w:r>
      </w:ins>
      <w:ins w:id="51" w:author="Asus" w:date="2025-05-19T14:52:00Z" w16du:dateUtc="2025-05-19T07:52:00Z">
        <w:r w:rsidR="006F19AD">
          <w:t>ght using YouTube videos, and the control group will be taught using a conventional method</w:t>
        </w:r>
      </w:ins>
      <w:r>
        <w:t>.</w:t>
      </w:r>
      <w:r>
        <w:rPr>
          <w:spacing w:val="-15"/>
        </w:rPr>
        <w:t xml:space="preserve"> </w:t>
      </w:r>
      <w:r>
        <w:t xml:space="preserve">At each meeting, </w:t>
      </w:r>
      <w:r w:rsidR="00F223BE">
        <w:t xml:space="preserve">the </w:t>
      </w:r>
      <w:r>
        <w:t>researcher use</w:t>
      </w:r>
      <w:r w:rsidR="00F223BE">
        <w:t>d</w:t>
      </w:r>
      <w:r>
        <w:t xml:space="preserve"> one hour of lessons to provide treatment, one hour of lessons lasting 45 minutes, which is indeed a requirement of the school.</w:t>
      </w:r>
    </w:p>
    <w:p w14:paraId="5A19CB6C" w14:textId="6FE07E4A" w:rsidR="0098029C" w:rsidRDefault="00341337">
      <w:pPr>
        <w:pStyle w:val="BodyText"/>
        <w:spacing w:before="161" w:line="276" w:lineRule="auto"/>
        <w:ind w:left="721" w:right="422" w:firstLine="720"/>
      </w:pPr>
      <w:r>
        <w:lastRenderedPageBreak/>
        <w:t>In</w:t>
      </w:r>
      <w:r>
        <w:rPr>
          <w:spacing w:val="-1"/>
        </w:rPr>
        <w:t xml:space="preserve"> </w:t>
      </w:r>
      <w:r>
        <w:t>this</w:t>
      </w:r>
      <w:r>
        <w:rPr>
          <w:spacing w:val="-1"/>
        </w:rPr>
        <w:t xml:space="preserve"> </w:t>
      </w:r>
      <w:r>
        <w:t>research,</w:t>
      </w:r>
      <w:r>
        <w:rPr>
          <w:spacing w:val="-1"/>
        </w:rPr>
        <w:t xml:space="preserve"> </w:t>
      </w:r>
      <w:r>
        <w:t>the</w:t>
      </w:r>
      <w:r>
        <w:rPr>
          <w:spacing w:val="-2"/>
        </w:rPr>
        <w:t xml:space="preserve"> </w:t>
      </w:r>
      <w:r>
        <w:t>technique</w:t>
      </w:r>
      <w:r>
        <w:rPr>
          <w:spacing w:val="-2"/>
        </w:rPr>
        <w:t xml:space="preserve"> </w:t>
      </w:r>
      <w:ins w:id="52" w:author="Asus" w:date="2025-05-19T14:53:00Z" w16du:dateUtc="2025-05-19T07:53:00Z">
        <w:r w:rsidR="006F19AD">
          <w:rPr>
            <w:spacing w:val="-2"/>
          </w:rPr>
          <w:t xml:space="preserve">of </w:t>
        </w:r>
      </w:ins>
      <w:r>
        <w:t>sampling</w:t>
      </w:r>
      <w:r>
        <w:rPr>
          <w:spacing w:val="-1"/>
        </w:rPr>
        <w:t xml:space="preserve"> </w:t>
      </w:r>
      <w:r>
        <w:t>was</w:t>
      </w:r>
      <w:r>
        <w:rPr>
          <w:spacing w:val="-1"/>
        </w:rPr>
        <w:t xml:space="preserve"> </w:t>
      </w:r>
      <w:del w:id="53" w:author="Asus" w:date="2025-05-19T14:53:00Z" w16du:dateUtc="2025-05-19T07:53:00Z">
        <w:r w:rsidDel="006F19AD">
          <w:delText>used</w:delText>
        </w:r>
        <w:r w:rsidDel="006F19AD">
          <w:rPr>
            <w:spacing w:val="-1"/>
          </w:rPr>
          <w:delText xml:space="preserve"> </w:delText>
        </w:r>
      </w:del>
      <w:r>
        <w:t>non-probability</w:t>
      </w:r>
      <w:r>
        <w:rPr>
          <w:spacing w:val="-1"/>
        </w:rPr>
        <w:t xml:space="preserve"> </w:t>
      </w:r>
      <w:r>
        <w:t>sampling</w:t>
      </w:r>
      <w:r>
        <w:rPr>
          <w:spacing w:val="-1"/>
        </w:rPr>
        <w:t xml:space="preserve"> </w:t>
      </w:r>
      <w:r>
        <w:t>with</w:t>
      </w:r>
      <w:r>
        <w:rPr>
          <w:spacing w:val="-1"/>
        </w:rPr>
        <w:t xml:space="preserve"> </w:t>
      </w:r>
      <w:r>
        <w:t xml:space="preserve">a purposive sampling technique. </w:t>
      </w:r>
      <w:proofErr w:type="spellStart"/>
      <w:r>
        <w:t>Sugiyono</w:t>
      </w:r>
      <w:proofErr w:type="spellEnd"/>
      <w:r>
        <w:t xml:space="preserve"> (2016) stated that </w:t>
      </w:r>
      <w:del w:id="54" w:author="Asus" w:date="2025-05-19T14:53:00Z" w16du:dateUtc="2025-05-19T07:53:00Z">
        <w:r w:rsidDel="006F19AD">
          <w:delText>“</w:delText>
        </w:r>
      </w:del>
      <w:del w:id="55" w:author="Asus" w:date="2025-05-19T14:54:00Z" w16du:dateUtc="2025-05-19T07:54:00Z">
        <w:r w:rsidDel="006F19AD">
          <w:delText>P</w:delText>
        </w:r>
      </w:del>
      <w:ins w:id="56" w:author="Asus" w:date="2025-05-19T14:54:00Z" w16du:dateUtc="2025-05-19T07:54:00Z">
        <w:r w:rsidR="006F19AD">
          <w:t>p</w:t>
        </w:r>
      </w:ins>
      <w:r>
        <w:t xml:space="preserve">urposive sampling is a technique </w:t>
      </w:r>
      <w:del w:id="57" w:author="Asus" w:date="2025-05-19T14:54:00Z" w16du:dateUtc="2025-05-19T07:54:00Z">
        <w:r w:rsidDel="006F19AD">
          <w:delText>was that</w:delText>
        </w:r>
      </w:del>
      <w:ins w:id="58" w:author="Asus" w:date="2025-05-19T14:54:00Z" w16du:dateUtc="2025-05-19T07:54:00Z">
        <w:r w:rsidR="006F19AD">
          <w:t>in which</w:t>
        </w:r>
      </w:ins>
      <w:r>
        <w:t xml:space="preserve"> not all samples have criteria that match the phenomenon under research</w:t>
      </w:r>
      <w:del w:id="59" w:author="Asus" w:date="2025-05-19T14:54:00Z" w16du:dateUtc="2025-05-19T07:54:00Z">
        <w:r w:rsidDel="006F19AD">
          <w:delText>”.</w:delText>
        </w:r>
      </w:del>
      <w:r>
        <w:t xml:space="preserve"> The sample of this research </w:t>
      </w:r>
      <w:del w:id="60" w:author="Asus" w:date="2025-05-19T14:54:00Z" w16du:dateUtc="2025-05-19T07:54:00Z">
        <w:r w:rsidDel="006F19AD">
          <w:delText xml:space="preserve">were </w:delText>
        </w:r>
      </w:del>
      <w:ins w:id="61" w:author="Asus" w:date="2025-05-19T14:54:00Z" w16du:dateUtc="2025-05-19T07:54:00Z">
        <w:r w:rsidR="006F19AD">
          <w:t>was</w:t>
        </w:r>
        <w:r w:rsidR="006F19AD">
          <w:t xml:space="preserve"> </w:t>
        </w:r>
      </w:ins>
      <w:r>
        <w:t xml:space="preserve">students in VIII D as the experimental class. </w:t>
      </w:r>
      <w:commentRangeStart w:id="62"/>
      <w:r>
        <w:t>The</w:t>
      </w:r>
      <w:r>
        <w:rPr>
          <w:spacing w:val="-15"/>
        </w:rPr>
        <w:t xml:space="preserve"> </w:t>
      </w:r>
      <w:r>
        <w:t>reason</w:t>
      </w:r>
      <w:r>
        <w:rPr>
          <w:spacing w:val="-14"/>
        </w:rPr>
        <w:t xml:space="preserve"> </w:t>
      </w:r>
      <w:r>
        <w:t>for</w:t>
      </w:r>
      <w:r>
        <w:rPr>
          <w:spacing w:val="-15"/>
        </w:rPr>
        <w:t xml:space="preserve"> </w:t>
      </w:r>
      <w:r>
        <w:t>choosing</w:t>
      </w:r>
      <w:r>
        <w:rPr>
          <w:spacing w:val="-14"/>
        </w:rPr>
        <w:t xml:space="preserve"> </w:t>
      </w:r>
      <w:r>
        <w:t>this</w:t>
      </w:r>
      <w:r>
        <w:rPr>
          <w:spacing w:val="-14"/>
        </w:rPr>
        <w:t xml:space="preserve"> </w:t>
      </w:r>
      <w:r>
        <w:t>class</w:t>
      </w:r>
      <w:r>
        <w:rPr>
          <w:spacing w:val="-14"/>
        </w:rPr>
        <w:t xml:space="preserve"> </w:t>
      </w:r>
      <w:r>
        <w:t>was</w:t>
      </w:r>
      <w:r>
        <w:rPr>
          <w:spacing w:val="-14"/>
        </w:rPr>
        <w:t xml:space="preserve"> </w:t>
      </w:r>
      <w:del w:id="63" w:author="Asus" w:date="2025-05-19T14:54:00Z" w16du:dateUtc="2025-05-19T07:54:00Z">
        <w:r w:rsidDel="0037044A">
          <w:delText>because</w:delText>
        </w:r>
        <w:r w:rsidDel="0037044A">
          <w:rPr>
            <w:spacing w:val="-15"/>
          </w:rPr>
          <w:delText xml:space="preserve"> </w:delText>
        </w:r>
      </w:del>
      <w:ins w:id="64" w:author="Asus" w:date="2025-05-19T14:54:00Z" w16du:dateUtc="2025-05-19T07:54:00Z">
        <w:r w:rsidR="0037044A">
          <w:t>that</w:t>
        </w:r>
        <w:r w:rsidR="0037044A">
          <w:rPr>
            <w:spacing w:val="-15"/>
          </w:rPr>
          <w:t xml:space="preserve"> </w:t>
        </w:r>
      </w:ins>
      <w:r>
        <w:t>class</w:t>
      </w:r>
      <w:r>
        <w:rPr>
          <w:spacing w:val="-14"/>
        </w:rPr>
        <w:t xml:space="preserve"> </w:t>
      </w:r>
      <w:del w:id="65" w:author="Asus" w:date="2025-05-19T14:54:00Z" w16du:dateUtc="2025-05-19T07:54:00Z">
        <w:r w:rsidDel="0037044A">
          <w:delText>D</w:delText>
        </w:r>
      </w:del>
      <w:r>
        <w:rPr>
          <w:spacing w:val="-15"/>
        </w:rPr>
        <w:t xml:space="preserve"> </w:t>
      </w:r>
      <w:r>
        <w:t>was</w:t>
      </w:r>
      <w:r>
        <w:rPr>
          <w:spacing w:val="-14"/>
        </w:rPr>
        <w:t xml:space="preserve"> </w:t>
      </w:r>
      <w:r>
        <w:t>once</w:t>
      </w:r>
      <w:r>
        <w:rPr>
          <w:spacing w:val="-15"/>
        </w:rPr>
        <w:t xml:space="preserve"> </w:t>
      </w:r>
      <w:r>
        <w:t>suggested</w:t>
      </w:r>
      <w:r>
        <w:rPr>
          <w:spacing w:val="-15"/>
        </w:rPr>
        <w:t xml:space="preserve"> </w:t>
      </w:r>
      <w:r>
        <w:t>by</w:t>
      </w:r>
      <w:r>
        <w:rPr>
          <w:spacing w:val="-14"/>
        </w:rPr>
        <w:t xml:space="preserve"> </w:t>
      </w:r>
      <w:r>
        <w:t>their</w:t>
      </w:r>
      <w:r>
        <w:rPr>
          <w:spacing w:val="-15"/>
        </w:rPr>
        <w:t xml:space="preserve"> </w:t>
      </w:r>
      <w:r>
        <w:t xml:space="preserve">English Teacher to </w:t>
      </w:r>
      <w:commentRangeEnd w:id="62"/>
      <w:r w:rsidR="0037044A">
        <w:rPr>
          <w:rStyle w:val="CommentReference"/>
        </w:rPr>
        <w:commentReference w:id="62"/>
      </w:r>
      <w:r>
        <w:t>use YouTube videos to improve students’ vocabulary. Then, the researcher chose</w:t>
      </w:r>
      <w:r>
        <w:rPr>
          <w:spacing w:val="-9"/>
        </w:rPr>
        <w:t xml:space="preserve"> </w:t>
      </w:r>
      <w:r>
        <w:t>class</w:t>
      </w:r>
      <w:r>
        <w:rPr>
          <w:spacing w:val="-3"/>
        </w:rPr>
        <w:t xml:space="preserve"> </w:t>
      </w:r>
      <w:r>
        <w:t>C</w:t>
      </w:r>
      <w:r>
        <w:rPr>
          <w:spacing w:val="-6"/>
        </w:rPr>
        <w:t xml:space="preserve"> </w:t>
      </w:r>
      <w:r>
        <w:t>as</w:t>
      </w:r>
      <w:r>
        <w:rPr>
          <w:spacing w:val="-5"/>
        </w:rPr>
        <w:t xml:space="preserve"> </w:t>
      </w:r>
      <w:r>
        <w:t>a</w:t>
      </w:r>
      <w:r>
        <w:rPr>
          <w:spacing w:val="-4"/>
        </w:rPr>
        <w:t xml:space="preserve"> </w:t>
      </w:r>
      <w:r>
        <w:t>sample</w:t>
      </w:r>
      <w:r>
        <w:rPr>
          <w:spacing w:val="-5"/>
        </w:rPr>
        <w:t xml:space="preserve"> </w:t>
      </w:r>
      <w:r>
        <w:t>of</w:t>
      </w:r>
      <w:r>
        <w:rPr>
          <w:spacing w:val="-6"/>
        </w:rPr>
        <w:t xml:space="preserve"> </w:t>
      </w:r>
      <w:r>
        <w:t>the</w:t>
      </w:r>
      <w:r>
        <w:rPr>
          <w:spacing w:val="-4"/>
        </w:rPr>
        <w:t xml:space="preserve"> </w:t>
      </w:r>
      <w:r>
        <w:t>control</w:t>
      </w:r>
      <w:r>
        <w:rPr>
          <w:spacing w:val="-5"/>
        </w:rPr>
        <w:t xml:space="preserve"> </w:t>
      </w:r>
      <w:r>
        <w:t>class</w:t>
      </w:r>
      <w:r>
        <w:rPr>
          <w:spacing w:val="-5"/>
        </w:rPr>
        <w:t xml:space="preserve"> </w:t>
      </w:r>
      <w:r>
        <w:t>with</w:t>
      </w:r>
      <w:r>
        <w:rPr>
          <w:spacing w:val="-3"/>
        </w:rPr>
        <w:t xml:space="preserve"> </w:t>
      </w:r>
      <w:r>
        <w:t>the</w:t>
      </w:r>
      <w:r>
        <w:rPr>
          <w:spacing w:val="-6"/>
        </w:rPr>
        <w:t xml:space="preserve"> </w:t>
      </w:r>
      <w:r>
        <w:t>same</w:t>
      </w:r>
      <w:r>
        <w:rPr>
          <w:spacing w:val="-7"/>
        </w:rPr>
        <w:t xml:space="preserve"> </w:t>
      </w:r>
      <w:r>
        <w:t>number</w:t>
      </w:r>
      <w:r>
        <w:rPr>
          <w:spacing w:val="-6"/>
        </w:rPr>
        <w:t xml:space="preserve"> </w:t>
      </w:r>
      <w:r>
        <w:t>of</w:t>
      </w:r>
      <w:r>
        <w:rPr>
          <w:spacing w:val="-6"/>
        </w:rPr>
        <w:t xml:space="preserve"> </w:t>
      </w:r>
      <w:r>
        <w:t>students</w:t>
      </w:r>
      <w:r>
        <w:rPr>
          <w:spacing w:val="-6"/>
        </w:rPr>
        <w:t xml:space="preserve"> </w:t>
      </w:r>
      <w:r>
        <w:t>as</w:t>
      </w:r>
      <w:r>
        <w:rPr>
          <w:spacing w:val="-5"/>
        </w:rPr>
        <w:t xml:space="preserve"> </w:t>
      </w:r>
      <w:r>
        <w:t>class</w:t>
      </w:r>
      <w:r>
        <w:rPr>
          <w:spacing w:val="-5"/>
        </w:rPr>
        <w:t xml:space="preserve"> D.</w:t>
      </w:r>
    </w:p>
    <w:p w14:paraId="2A9DD0C4" w14:textId="7B3CA7C1" w:rsidR="0098029C" w:rsidRDefault="00341337">
      <w:pPr>
        <w:pStyle w:val="BodyText"/>
        <w:spacing w:before="159" w:line="276" w:lineRule="auto"/>
        <w:ind w:left="721" w:right="423" w:firstLine="720"/>
      </w:pPr>
      <w:r>
        <w:t>The</w:t>
      </w:r>
      <w:r>
        <w:rPr>
          <w:spacing w:val="-11"/>
        </w:rPr>
        <w:t xml:space="preserve"> </w:t>
      </w:r>
      <w:r>
        <w:t>researcher</w:t>
      </w:r>
      <w:r>
        <w:rPr>
          <w:spacing w:val="-9"/>
        </w:rPr>
        <w:t xml:space="preserve"> </w:t>
      </w:r>
      <w:r>
        <w:t>used</w:t>
      </w:r>
      <w:r>
        <w:rPr>
          <w:spacing w:val="-8"/>
        </w:rPr>
        <w:t xml:space="preserve"> </w:t>
      </w:r>
      <w:r>
        <w:t>a</w:t>
      </w:r>
      <w:r>
        <w:rPr>
          <w:spacing w:val="-10"/>
        </w:rPr>
        <w:t xml:space="preserve"> </w:t>
      </w:r>
      <w:r>
        <w:t>vocabulary</w:t>
      </w:r>
      <w:r>
        <w:rPr>
          <w:spacing w:val="-8"/>
        </w:rPr>
        <w:t xml:space="preserve"> </w:t>
      </w:r>
      <w:proofErr w:type="spellStart"/>
      <w:r>
        <w:t>test</w:t>
      </w:r>
      <w:del w:id="66" w:author="Asus" w:date="2025-05-19T14:58:00Z" w16du:dateUtc="2025-05-19T07:58:00Z">
        <w:r w:rsidDel="0037044A">
          <w:delText>,</w:delText>
        </w:r>
        <w:r w:rsidDel="0037044A">
          <w:rPr>
            <w:spacing w:val="-10"/>
          </w:rPr>
          <w:delText xml:space="preserve"> </w:delText>
        </w:r>
        <w:r w:rsidDel="0037044A">
          <w:delText>those</w:delText>
        </w:r>
        <w:r w:rsidDel="0037044A">
          <w:rPr>
            <w:spacing w:val="-10"/>
          </w:rPr>
          <w:delText xml:space="preserve"> </w:delText>
        </w:r>
      </w:del>
      <w:ins w:id="67" w:author="Asus" w:date="2025-05-19T14:58:00Z" w16du:dateUtc="2025-05-19T07:58:00Z">
        <w:r w:rsidR="0037044A">
          <w:rPr>
            <w:spacing w:val="-10"/>
          </w:rPr>
          <w:t>administering</w:t>
        </w:r>
        <w:proofErr w:type="spellEnd"/>
        <w:r w:rsidR="0037044A">
          <w:rPr>
            <w:spacing w:val="-10"/>
          </w:rPr>
          <w:t xml:space="preserve"> as the </w:t>
        </w:r>
      </w:ins>
      <w:r>
        <w:t>pre-test</w:t>
      </w:r>
      <w:r>
        <w:rPr>
          <w:spacing w:val="-9"/>
        </w:rPr>
        <w:t xml:space="preserve"> </w:t>
      </w:r>
      <w:r>
        <w:t>and</w:t>
      </w:r>
      <w:r>
        <w:rPr>
          <w:spacing w:val="-10"/>
        </w:rPr>
        <w:t xml:space="preserve"> </w:t>
      </w:r>
      <w:ins w:id="68" w:author="Asus" w:date="2025-05-19T14:58:00Z" w16du:dateUtc="2025-05-19T07:58:00Z">
        <w:r w:rsidR="0037044A">
          <w:rPr>
            <w:spacing w:val="-10"/>
          </w:rPr>
          <w:t xml:space="preserve">the </w:t>
        </w:r>
      </w:ins>
      <w:r>
        <w:t>post-test</w:t>
      </w:r>
      <w:ins w:id="69" w:author="Asus" w:date="2025-05-19T14:58:00Z" w16du:dateUtc="2025-05-19T07:58:00Z">
        <w:r w:rsidR="0037044A">
          <w:t>. The test</w:t>
        </w:r>
      </w:ins>
      <w:r>
        <w:rPr>
          <w:spacing w:val="-9"/>
        </w:rPr>
        <w:t xml:space="preserve"> </w:t>
      </w:r>
      <w:del w:id="70" w:author="Asus" w:date="2025-05-19T14:58:00Z" w16du:dateUtc="2025-05-19T07:58:00Z">
        <w:r w:rsidR="00AC4724" w:rsidDel="0037044A">
          <w:delText>that</w:delText>
        </w:r>
        <w:r w:rsidR="00AC4724" w:rsidDel="0037044A">
          <w:rPr>
            <w:spacing w:val="-7"/>
          </w:rPr>
          <w:delText xml:space="preserve"> </w:delText>
        </w:r>
        <w:r w:rsidR="00AC4724" w:rsidDel="0037044A">
          <w:delText>consists</w:delText>
        </w:r>
      </w:del>
      <w:ins w:id="71" w:author="Asus" w:date="2025-05-19T14:58:00Z" w16du:dateUtc="2025-05-19T07:58:00Z">
        <w:r w:rsidR="0037044A">
          <w:t>consisted</w:t>
        </w:r>
      </w:ins>
      <w:r>
        <w:rPr>
          <w:spacing w:val="-9"/>
        </w:rPr>
        <w:t xml:space="preserve"> </w:t>
      </w:r>
      <w:r>
        <w:t>of</w:t>
      </w:r>
      <w:r>
        <w:rPr>
          <w:spacing w:val="-10"/>
        </w:rPr>
        <w:t xml:space="preserve"> </w:t>
      </w:r>
      <w:r>
        <w:t>30 items (multiple-choice) as a research instrument to collect the data. The researcher analyzed the</w:t>
      </w:r>
      <w:r>
        <w:rPr>
          <w:spacing w:val="-1"/>
        </w:rPr>
        <w:t xml:space="preserve"> </w:t>
      </w:r>
      <w:r>
        <w:t xml:space="preserve">data that </w:t>
      </w:r>
      <w:del w:id="72" w:author="Asus" w:date="2025-05-19T14:59:00Z" w16du:dateUtc="2025-05-19T07:59:00Z">
        <w:r w:rsidDel="0037044A">
          <w:delText>have</w:delText>
        </w:r>
        <w:r w:rsidDel="0037044A">
          <w:rPr>
            <w:spacing w:val="-1"/>
          </w:rPr>
          <w:delText xml:space="preserve"> </w:delText>
        </w:r>
      </w:del>
      <w:ins w:id="73" w:author="Asus" w:date="2025-05-19T14:59:00Z" w16du:dateUtc="2025-05-19T07:59:00Z">
        <w:r w:rsidR="0037044A">
          <w:t>had</w:t>
        </w:r>
        <w:r w:rsidR="0037044A">
          <w:rPr>
            <w:spacing w:val="-1"/>
          </w:rPr>
          <w:t xml:space="preserve"> </w:t>
        </w:r>
      </w:ins>
      <w:r>
        <w:t>been given</w:t>
      </w:r>
      <w:r>
        <w:rPr>
          <w:spacing w:val="-1"/>
        </w:rPr>
        <w:t xml:space="preserve"> </w:t>
      </w:r>
      <w:r>
        <w:t>to both classes,</w:t>
      </w:r>
      <w:r>
        <w:rPr>
          <w:spacing w:val="-1"/>
        </w:rPr>
        <w:t xml:space="preserve"> </w:t>
      </w:r>
      <w:r>
        <w:t>namely the experimental class and the</w:t>
      </w:r>
      <w:r>
        <w:rPr>
          <w:spacing w:val="-2"/>
        </w:rPr>
        <w:t xml:space="preserve"> </w:t>
      </w:r>
      <w:r>
        <w:t>control</w:t>
      </w:r>
      <w:r>
        <w:rPr>
          <w:spacing w:val="-1"/>
        </w:rPr>
        <w:t xml:space="preserve"> </w:t>
      </w:r>
      <w:r>
        <w:t>class.</w:t>
      </w:r>
      <w:r>
        <w:rPr>
          <w:spacing w:val="-1"/>
        </w:rPr>
        <w:t xml:space="preserve"> </w:t>
      </w:r>
      <w:del w:id="74" w:author="Asus" w:date="2025-05-19T14:59:00Z" w16du:dateUtc="2025-05-19T07:59:00Z">
        <w:r w:rsidDel="0037044A">
          <w:delText>the</w:delText>
        </w:r>
      </w:del>
      <w:ins w:id="75" w:author="Asus" w:date="2025-05-19T14:59:00Z" w16du:dateUtc="2025-05-19T07:59:00Z">
        <w:r w:rsidR="0037044A">
          <w:t>The</w:t>
        </w:r>
      </w:ins>
      <w:r>
        <w:rPr>
          <w:spacing w:val="-2"/>
        </w:rPr>
        <w:t xml:space="preserve"> </w:t>
      </w:r>
      <w:r>
        <w:t>data</w:t>
      </w:r>
      <w:r>
        <w:rPr>
          <w:spacing w:val="-2"/>
        </w:rPr>
        <w:t xml:space="preserve"> </w:t>
      </w:r>
      <w:r w:rsidR="00AC4724">
        <w:t>analys</w:t>
      </w:r>
      <w:r w:rsidR="00587E6B">
        <w:t>e</w:t>
      </w:r>
      <w:r w:rsidR="00AC4724">
        <w:t xml:space="preserve">s used by </w:t>
      </w:r>
      <w:r w:rsidR="006664A4">
        <w:t xml:space="preserve">the </w:t>
      </w:r>
      <w:r w:rsidR="00AC4724">
        <w:t xml:space="preserve">researcher </w:t>
      </w:r>
      <w:r w:rsidR="006664A4">
        <w:t>w</w:t>
      </w:r>
      <w:r w:rsidR="00587E6B">
        <w:t>ere</w:t>
      </w:r>
      <w:ins w:id="76" w:author="Asus" w:date="2025-05-19T14:59:00Z" w16du:dateUtc="2025-05-19T07:59:00Z">
        <w:r w:rsidR="0037044A">
          <w:t>:</w:t>
        </w:r>
      </w:ins>
      <w:r w:rsidR="00587E6B">
        <w:t xml:space="preserve"> (</w:t>
      </w:r>
      <w:r>
        <w:t>1</w:t>
      </w:r>
      <w:r w:rsidR="00587E6B">
        <w:t>)</w:t>
      </w:r>
      <w:r>
        <w:t xml:space="preserve"> Descriptive Analysis Statistic, </w:t>
      </w:r>
      <w:r w:rsidR="00587E6B">
        <w:t>(</w:t>
      </w:r>
      <w:r>
        <w:t>2</w:t>
      </w:r>
      <w:r w:rsidR="00587E6B">
        <w:t>)</w:t>
      </w:r>
      <w:r>
        <w:t xml:space="preserve"> </w:t>
      </w:r>
      <w:del w:id="77" w:author="Asus" w:date="2025-05-19T14:59:00Z" w16du:dateUtc="2025-05-19T07:59:00Z">
        <w:r w:rsidDel="0037044A">
          <w:delText>Research Requirement</w:delText>
        </w:r>
      </w:del>
      <w:ins w:id="78" w:author="Asus" w:date="2025-05-19T14:59:00Z" w16du:dateUtc="2025-05-19T07:59:00Z">
        <w:r w:rsidR="0037044A">
          <w:t>Normality test, (3)</w:t>
        </w:r>
      </w:ins>
      <w:ins w:id="79" w:author="Asus" w:date="2025-05-19T15:00:00Z" w16du:dateUtc="2025-05-19T08:00:00Z">
        <w:r w:rsidR="0037044A">
          <w:t xml:space="preserve"> Homogeneity test, </w:t>
        </w:r>
        <w:proofErr w:type="gramStart"/>
        <w:r w:rsidR="0037044A">
          <w:t xml:space="preserve">and </w:t>
        </w:r>
      </w:ins>
      <w:r>
        <w:t xml:space="preserve"> test</w:t>
      </w:r>
      <w:proofErr w:type="gramEnd"/>
      <w:r>
        <w:t xml:space="preserve"> (Normality test &amp; Homogeneity test), </w:t>
      </w:r>
      <w:r w:rsidR="00587E6B">
        <w:t>(</w:t>
      </w:r>
      <w:r>
        <w:t>3</w:t>
      </w:r>
      <w:r w:rsidR="00587E6B">
        <w:t>)</w:t>
      </w:r>
      <w:r>
        <w:t xml:space="preserve"> </w:t>
      </w:r>
      <w:commentRangeStart w:id="80"/>
      <w:r>
        <w:t>T-test</w:t>
      </w:r>
      <w:commentRangeEnd w:id="80"/>
      <w:r w:rsidR="003E61E7">
        <w:rPr>
          <w:rStyle w:val="CommentReference"/>
        </w:rPr>
        <w:commentReference w:id="80"/>
      </w:r>
      <w:r>
        <w:t xml:space="preserve">, </w:t>
      </w:r>
      <w:commentRangeStart w:id="81"/>
      <w:r w:rsidR="00587E6B">
        <w:t>(</w:t>
      </w:r>
      <w:r>
        <w:t>4</w:t>
      </w:r>
      <w:r w:rsidR="00587E6B">
        <w:t>)</w:t>
      </w:r>
      <w:r>
        <w:t xml:space="preserve"> Hypothesis test.</w:t>
      </w:r>
      <w:commentRangeEnd w:id="81"/>
      <w:r w:rsidR="003E61E7">
        <w:rPr>
          <w:rStyle w:val="CommentReference"/>
        </w:rPr>
        <w:commentReference w:id="81"/>
      </w:r>
    </w:p>
    <w:p w14:paraId="035EC394" w14:textId="029CC2B1" w:rsidR="0098029C" w:rsidRDefault="005B6D4A" w:rsidP="005B6D4A">
      <w:pPr>
        <w:tabs>
          <w:tab w:val="left" w:pos="709"/>
        </w:tabs>
        <w:spacing w:before="161"/>
        <w:rPr>
          <w:b/>
          <w:color w:val="2C2C2D"/>
          <w:sz w:val="24"/>
        </w:rPr>
      </w:pPr>
      <w:r>
        <w:rPr>
          <w:b/>
          <w:color w:val="2C2C2D"/>
          <w:sz w:val="24"/>
        </w:rPr>
        <w:tab/>
        <w:t>FINDINGS AND DISCUSSION</w:t>
      </w:r>
    </w:p>
    <w:p w14:paraId="52E5BB6B" w14:textId="77777777" w:rsidR="005B6D4A" w:rsidRPr="005B6D4A" w:rsidRDefault="005B6D4A" w:rsidP="005B6D4A">
      <w:pPr>
        <w:tabs>
          <w:tab w:val="left" w:pos="709"/>
        </w:tabs>
        <w:spacing w:before="161"/>
        <w:rPr>
          <w:b/>
          <w:color w:val="2C2C2D"/>
          <w:sz w:val="24"/>
        </w:rPr>
      </w:pPr>
    </w:p>
    <w:p w14:paraId="4E9C73BE" w14:textId="37E52B4A" w:rsidR="0098029C" w:rsidRDefault="005B6D4A" w:rsidP="005B6D4A">
      <w:pPr>
        <w:tabs>
          <w:tab w:val="left" w:pos="1081"/>
        </w:tabs>
        <w:spacing w:before="1"/>
        <w:jc w:val="center"/>
        <w:rPr>
          <w:b/>
          <w:color w:val="2C2C2D"/>
          <w:sz w:val="24"/>
        </w:rPr>
      </w:pPr>
      <w:commentRangeStart w:id="82"/>
      <w:r>
        <w:rPr>
          <w:b/>
          <w:color w:val="2C2C2D"/>
          <w:sz w:val="24"/>
        </w:rPr>
        <w:t xml:space="preserve">Table 1: </w:t>
      </w:r>
      <w:r w:rsidR="00341337">
        <w:rPr>
          <w:b/>
          <w:color w:val="2C2C2D"/>
          <w:sz w:val="24"/>
        </w:rPr>
        <w:t>Descriptive</w:t>
      </w:r>
      <w:r w:rsidR="00341337">
        <w:rPr>
          <w:b/>
          <w:color w:val="2C2C2D"/>
          <w:spacing w:val="-4"/>
          <w:sz w:val="24"/>
        </w:rPr>
        <w:t xml:space="preserve"> </w:t>
      </w:r>
      <w:r w:rsidR="00341337">
        <w:rPr>
          <w:b/>
          <w:color w:val="2C2C2D"/>
          <w:sz w:val="24"/>
        </w:rPr>
        <w:t>Statistic</w:t>
      </w:r>
      <w:r w:rsidR="00341337">
        <w:rPr>
          <w:b/>
          <w:color w:val="2C2C2D"/>
          <w:spacing w:val="-3"/>
          <w:sz w:val="24"/>
        </w:rPr>
        <w:t xml:space="preserve"> </w:t>
      </w:r>
      <w:r w:rsidR="00341337">
        <w:rPr>
          <w:b/>
          <w:color w:val="2C2C2D"/>
          <w:sz w:val="24"/>
        </w:rPr>
        <w:t>Analysis of</w:t>
      </w:r>
      <w:r w:rsidR="00341337">
        <w:rPr>
          <w:b/>
          <w:color w:val="2C2C2D"/>
          <w:spacing w:val="-2"/>
          <w:sz w:val="24"/>
        </w:rPr>
        <w:t xml:space="preserve"> </w:t>
      </w:r>
      <w:r w:rsidR="00341337">
        <w:rPr>
          <w:b/>
          <w:color w:val="2C2C2D"/>
          <w:sz w:val="24"/>
        </w:rPr>
        <w:t>Pre-</w:t>
      </w:r>
      <w:r w:rsidR="00341337">
        <w:rPr>
          <w:b/>
          <w:color w:val="2C2C2D"/>
          <w:spacing w:val="-4"/>
          <w:sz w:val="24"/>
        </w:rPr>
        <w:t>test</w:t>
      </w:r>
    </w:p>
    <w:p w14:paraId="63111404" w14:textId="77777777" w:rsidR="0098029C" w:rsidRDefault="0098029C">
      <w:pPr>
        <w:pStyle w:val="BodyText"/>
        <w:spacing w:before="7"/>
        <w:jc w:val="left"/>
        <w:rPr>
          <w:b/>
          <w:sz w:val="17"/>
        </w:rPr>
      </w:pPr>
    </w:p>
    <w:tbl>
      <w:tblPr>
        <w:tblW w:w="0" w:type="auto"/>
        <w:tblInd w:w="26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9"/>
        <w:gridCol w:w="1239"/>
        <w:gridCol w:w="1337"/>
        <w:gridCol w:w="1129"/>
      </w:tblGrid>
      <w:tr w:rsidR="0098029C" w14:paraId="360BCF89" w14:textId="77777777">
        <w:trPr>
          <w:trHeight w:val="793"/>
        </w:trPr>
        <w:tc>
          <w:tcPr>
            <w:tcW w:w="1159" w:type="dxa"/>
            <w:vMerge w:val="restart"/>
          </w:tcPr>
          <w:p w14:paraId="2139CF0C" w14:textId="77777777" w:rsidR="0098029C" w:rsidRDefault="00341337">
            <w:pPr>
              <w:pStyle w:val="TableParagraph"/>
              <w:ind w:left="275"/>
              <w:jc w:val="left"/>
              <w:rPr>
                <w:b/>
                <w:sz w:val="20"/>
              </w:rPr>
            </w:pPr>
            <w:r>
              <w:rPr>
                <w:b/>
                <w:spacing w:val="-2"/>
                <w:sz w:val="20"/>
              </w:rPr>
              <w:t>Score</w:t>
            </w:r>
          </w:p>
        </w:tc>
        <w:tc>
          <w:tcPr>
            <w:tcW w:w="1239" w:type="dxa"/>
            <w:vMerge w:val="restart"/>
          </w:tcPr>
          <w:p w14:paraId="41C8C0EC" w14:textId="77777777" w:rsidR="0098029C" w:rsidRDefault="00341337">
            <w:pPr>
              <w:pStyle w:val="TableParagraph"/>
              <w:ind w:left="220"/>
              <w:jc w:val="left"/>
              <w:rPr>
                <w:b/>
                <w:sz w:val="20"/>
              </w:rPr>
            </w:pPr>
            <w:r>
              <w:rPr>
                <w:b/>
                <w:spacing w:val="-2"/>
                <w:sz w:val="20"/>
              </w:rPr>
              <w:t>Category</w:t>
            </w:r>
          </w:p>
        </w:tc>
        <w:tc>
          <w:tcPr>
            <w:tcW w:w="1337" w:type="dxa"/>
          </w:tcPr>
          <w:p w14:paraId="4D9DF51A" w14:textId="77777777" w:rsidR="0098029C" w:rsidRDefault="00341337">
            <w:pPr>
              <w:pStyle w:val="TableParagraph"/>
              <w:spacing w:line="276" w:lineRule="auto"/>
              <w:ind w:left="13"/>
              <w:rPr>
                <w:b/>
                <w:sz w:val="20"/>
              </w:rPr>
            </w:pPr>
            <w:r>
              <w:rPr>
                <w:b/>
                <w:spacing w:val="-2"/>
                <w:sz w:val="20"/>
              </w:rPr>
              <w:t>Pre-test experimental</w:t>
            </w:r>
          </w:p>
          <w:p w14:paraId="3FD0B858" w14:textId="77777777" w:rsidR="0098029C" w:rsidRDefault="00341337">
            <w:pPr>
              <w:pStyle w:val="TableParagraph"/>
              <w:spacing w:before="1"/>
              <w:ind w:left="13" w:right="6"/>
              <w:rPr>
                <w:b/>
                <w:sz w:val="20"/>
              </w:rPr>
            </w:pPr>
            <w:r>
              <w:rPr>
                <w:b/>
                <w:spacing w:val="-2"/>
                <w:sz w:val="20"/>
              </w:rPr>
              <w:t>class</w:t>
            </w:r>
          </w:p>
        </w:tc>
        <w:tc>
          <w:tcPr>
            <w:tcW w:w="1129" w:type="dxa"/>
          </w:tcPr>
          <w:p w14:paraId="453CCFE6" w14:textId="77777777" w:rsidR="0098029C" w:rsidRDefault="00341337">
            <w:pPr>
              <w:pStyle w:val="TableParagraph"/>
              <w:spacing w:line="276" w:lineRule="auto"/>
              <w:ind w:left="256" w:right="220" w:hanging="27"/>
              <w:jc w:val="left"/>
              <w:rPr>
                <w:b/>
                <w:sz w:val="20"/>
              </w:rPr>
            </w:pPr>
            <w:r>
              <w:rPr>
                <w:b/>
                <w:spacing w:val="-2"/>
                <w:sz w:val="20"/>
              </w:rPr>
              <w:t>Pre-test control</w:t>
            </w:r>
          </w:p>
          <w:p w14:paraId="490092C8" w14:textId="77777777" w:rsidR="0098029C" w:rsidRDefault="00341337">
            <w:pPr>
              <w:pStyle w:val="TableParagraph"/>
              <w:spacing w:before="1"/>
              <w:ind w:left="361"/>
              <w:jc w:val="left"/>
              <w:rPr>
                <w:b/>
                <w:sz w:val="20"/>
              </w:rPr>
            </w:pPr>
            <w:r>
              <w:rPr>
                <w:b/>
                <w:spacing w:val="-2"/>
                <w:sz w:val="20"/>
              </w:rPr>
              <w:t>class</w:t>
            </w:r>
          </w:p>
        </w:tc>
      </w:tr>
      <w:tr w:rsidR="0098029C" w14:paraId="4C7E03A3" w14:textId="77777777">
        <w:trPr>
          <w:trHeight w:val="264"/>
        </w:trPr>
        <w:tc>
          <w:tcPr>
            <w:tcW w:w="1159" w:type="dxa"/>
            <w:vMerge/>
            <w:tcBorders>
              <w:top w:val="nil"/>
            </w:tcBorders>
          </w:tcPr>
          <w:p w14:paraId="7E257C2E" w14:textId="77777777" w:rsidR="0098029C" w:rsidRDefault="0098029C">
            <w:pPr>
              <w:rPr>
                <w:sz w:val="2"/>
                <w:szCs w:val="2"/>
              </w:rPr>
            </w:pPr>
          </w:p>
        </w:tc>
        <w:tc>
          <w:tcPr>
            <w:tcW w:w="1239" w:type="dxa"/>
            <w:vMerge/>
            <w:tcBorders>
              <w:top w:val="nil"/>
            </w:tcBorders>
          </w:tcPr>
          <w:p w14:paraId="7F19E080" w14:textId="77777777" w:rsidR="0098029C" w:rsidRDefault="0098029C">
            <w:pPr>
              <w:rPr>
                <w:sz w:val="2"/>
                <w:szCs w:val="2"/>
              </w:rPr>
            </w:pPr>
          </w:p>
        </w:tc>
        <w:tc>
          <w:tcPr>
            <w:tcW w:w="1337" w:type="dxa"/>
          </w:tcPr>
          <w:p w14:paraId="1EC68F01" w14:textId="77777777" w:rsidR="0098029C" w:rsidRDefault="00341337">
            <w:pPr>
              <w:pStyle w:val="TableParagraph"/>
              <w:spacing w:before="1"/>
              <w:ind w:left="13" w:right="6"/>
              <w:rPr>
                <w:b/>
                <w:sz w:val="20"/>
              </w:rPr>
            </w:pPr>
            <w:r>
              <w:rPr>
                <w:b/>
                <w:spacing w:val="-2"/>
                <w:sz w:val="20"/>
              </w:rPr>
              <w:t>Frequency</w:t>
            </w:r>
          </w:p>
        </w:tc>
        <w:tc>
          <w:tcPr>
            <w:tcW w:w="1129" w:type="dxa"/>
          </w:tcPr>
          <w:p w14:paraId="4268E09F" w14:textId="77777777" w:rsidR="0098029C" w:rsidRDefault="00341337">
            <w:pPr>
              <w:pStyle w:val="TableParagraph"/>
              <w:spacing w:before="1"/>
              <w:ind w:left="8" w:right="5"/>
              <w:rPr>
                <w:b/>
                <w:sz w:val="20"/>
              </w:rPr>
            </w:pPr>
            <w:r>
              <w:rPr>
                <w:b/>
                <w:spacing w:val="-2"/>
                <w:sz w:val="20"/>
              </w:rPr>
              <w:t>Frequency</w:t>
            </w:r>
          </w:p>
        </w:tc>
      </w:tr>
      <w:tr w:rsidR="0098029C" w14:paraId="7B96E204" w14:textId="77777777">
        <w:trPr>
          <w:trHeight w:val="318"/>
        </w:trPr>
        <w:tc>
          <w:tcPr>
            <w:tcW w:w="1159" w:type="dxa"/>
          </w:tcPr>
          <w:p w14:paraId="195E4FD2" w14:textId="77777777" w:rsidR="0098029C" w:rsidRDefault="00341337">
            <w:pPr>
              <w:pStyle w:val="TableParagraph"/>
              <w:ind w:left="17" w:right="14"/>
              <w:rPr>
                <w:sz w:val="20"/>
              </w:rPr>
            </w:pPr>
            <w:r>
              <w:rPr>
                <w:spacing w:val="-2"/>
                <w:sz w:val="20"/>
              </w:rPr>
              <w:t>81-</w:t>
            </w:r>
            <w:r>
              <w:rPr>
                <w:spacing w:val="-5"/>
                <w:sz w:val="20"/>
              </w:rPr>
              <w:t>100</w:t>
            </w:r>
          </w:p>
        </w:tc>
        <w:tc>
          <w:tcPr>
            <w:tcW w:w="1239" w:type="dxa"/>
          </w:tcPr>
          <w:p w14:paraId="5228E954" w14:textId="77777777" w:rsidR="0098029C" w:rsidRDefault="00341337">
            <w:pPr>
              <w:pStyle w:val="TableParagraph"/>
              <w:ind w:right="5"/>
              <w:rPr>
                <w:sz w:val="20"/>
              </w:rPr>
            </w:pPr>
            <w:r>
              <w:rPr>
                <w:sz w:val="20"/>
              </w:rPr>
              <w:t>Very</w:t>
            </w:r>
            <w:r>
              <w:rPr>
                <w:spacing w:val="-2"/>
                <w:sz w:val="20"/>
              </w:rPr>
              <w:t xml:space="preserve"> </w:t>
            </w:r>
            <w:r>
              <w:rPr>
                <w:spacing w:val="-4"/>
                <w:sz w:val="20"/>
              </w:rPr>
              <w:t>good</w:t>
            </w:r>
          </w:p>
        </w:tc>
        <w:tc>
          <w:tcPr>
            <w:tcW w:w="1337" w:type="dxa"/>
          </w:tcPr>
          <w:p w14:paraId="068C24A5" w14:textId="77777777" w:rsidR="0098029C" w:rsidRDefault="00341337">
            <w:pPr>
              <w:pStyle w:val="TableParagraph"/>
              <w:spacing w:line="275" w:lineRule="exact"/>
              <w:ind w:left="13" w:right="3"/>
              <w:rPr>
                <w:b/>
                <w:sz w:val="24"/>
              </w:rPr>
            </w:pPr>
            <w:r>
              <w:rPr>
                <w:b/>
                <w:spacing w:val="-10"/>
                <w:sz w:val="24"/>
              </w:rPr>
              <w:t>-</w:t>
            </w:r>
          </w:p>
        </w:tc>
        <w:tc>
          <w:tcPr>
            <w:tcW w:w="1129" w:type="dxa"/>
          </w:tcPr>
          <w:p w14:paraId="49667B59" w14:textId="77777777" w:rsidR="0098029C" w:rsidRDefault="00341337">
            <w:pPr>
              <w:pStyle w:val="TableParagraph"/>
              <w:spacing w:line="275" w:lineRule="exact"/>
              <w:ind w:left="8" w:right="2"/>
              <w:rPr>
                <w:b/>
                <w:sz w:val="24"/>
              </w:rPr>
            </w:pPr>
            <w:r>
              <w:rPr>
                <w:b/>
                <w:spacing w:val="-10"/>
                <w:sz w:val="24"/>
              </w:rPr>
              <w:t>-</w:t>
            </w:r>
          </w:p>
        </w:tc>
      </w:tr>
      <w:tr w:rsidR="0098029C" w14:paraId="2F088EED" w14:textId="77777777">
        <w:trPr>
          <w:trHeight w:val="316"/>
        </w:trPr>
        <w:tc>
          <w:tcPr>
            <w:tcW w:w="1159" w:type="dxa"/>
          </w:tcPr>
          <w:p w14:paraId="6669A7BD" w14:textId="77777777" w:rsidR="0098029C" w:rsidRDefault="00341337">
            <w:pPr>
              <w:pStyle w:val="TableParagraph"/>
              <w:ind w:left="17" w:right="15"/>
              <w:rPr>
                <w:sz w:val="20"/>
              </w:rPr>
            </w:pPr>
            <w:r>
              <w:rPr>
                <w:spacing w:val="-2"/>
                <w:sz w:val="20"/>
              </w:rPr>
              <w:t>61-</w:t>
            </w:r>
            <w:r>
              <w:rPr>
                <w:spacing w:val="-5"/>
                <w:sz w:val="20"/>
              </w:rPr>
              <w:t>80</w:t>
            </w:r>
          </w:p>
        </w:tc>
        <w:tc>
          <w:tcPr>
            <w:tcW w:w="1239" w:type="dxa"/>
          </w:tcPr>
          <w:p w14:paraId="7E54FA43" w14:textId="77777777" w:rsidR="0098029C" w:rsidRDefault="00341337">
            <w:pPr>
              <w:pStyle w:val="TableParagraph"/>
              <w:ind w:right="6"/>
              <w:rPr>
                <w:sz w:val="20"/>
              </w:rPr>
            </w:pPr>
            <w:r>
              <w:rPr>
                <w:spacing w:val="-4"/>
                <w:sz w:val="20"/>
              </w:rPr>
              <w:t>Good</w:t>
            </w:r>
          </w:p>
        </w:tc>
        <w:tc>
          <w:tcPr>
            <w:tcW w:w="1337" w:type="dxa"/>
          </w:tcPr>
          <w:p w14:paraId="1D11DF2B" w14:textId="77777777" w:rsidR="0098029C" w:rsidRDefault="00341337">
            <w:pPr>
              <w:pStyle w:val="TableParagraph"/>
              <w:spacing w:line="275" w:lineRule="exact"/>
              <w:ind w:left="13" w:right="2"/>
              <w:rPr>
                <w:b/>
                <w:sz w:val="24"/>
              </w:rPr>
            </w:pPr>
            <w:r>
              <w:rPr>
                <w:b/>
                <w:spacing w:val="-10"/>
                <w:sz w:val="24"/>
              </w:rPr>
              <w:t>7</w:t>
            </w:r>
          </w:p>
        </w:tc>
        <w:tc>
          <w:tcPr>
            <w:tcW w:w="1129" w:type="dxa"/>
          </w:tcPr>
          <w:p w14:paraId="51AB2DCA" w14:textId="77777777" w:rsidR="0098029C" w:rsidRDefault="00341337">
            <w:pPr>
              <w:pStyle w:val="TableParagraph"/>
              <w:spacing w:line="275" w:lineRule="exact"/>
              <w:ind w:left="8"/>
              <w:rPr>
                <w:b/>
                <w:sz w:val="24"/>
              </w:rPr>
            </w:pPr>
            <w:r>
              <w:rPr>
                <w:b/>
                <w:spacing w:val="-10"/>
                <w:sz w:val="24"/>
              </w:rPr>
              <w:t>7</w:t>
            </w:r>
          </w:p>
        </w:tc>
      </w:tr>
      <w:tr w:rsidR="0098029C" w14:paraId="01444E6E" w14:textId="77777777">
        <w:trPr>
          <w:trHeight w:val="316"/>
        </w:trPr>
        <w:tc>
          <w:tcPr>
            <w:tcW w:w="1159" w:type="dxa"/>
          </w:tcPr>
          <w:p w14:paraId="765FED31" w14:textId="77777777" w:rsidR="0098029C" w:rsidRDefault="00341337">
            <w:pPr>
              <w:pStyle w:val="TableParagraph"/>
              <w:ind w:left="17" w:right="15"/>
              <w:rPr>
                <w:sz w:val="20"/>
              </w:rPr>
            </w:pPr>
            <w:r>
              <w:rPr>
                <w:spacing w:val="-2"/>
                <w:sz w:val="20"/>
              </w:rPr>
              <w:t>41-</w:t>
            </w:r>
            <w:r>
              <w:rPr>
                <w:spacing w:val="-5"/>
                <w:sz w:val="20"/>
              </w:rPr>
              <w:t>60</w:t>
            </w:r>
          </w:p>
        </w:tc>
        <w:tc>
          <w:tcPr>
            <w:tcW w:w="1239" w:type="dxa"/>
          </w:tcPr>
          <w:p w14:paraId="591B5B7F" w14:textId="77777777" w:rsidR="0098029C" w:rsidRDefault="00341337">
            <w:pPr>
              <w:pStyle w:val="TableParagraph"/>
              <w:ind w:right="6"/>
              <w:rPr>
                <w:sz w:val="20"/>
              </w:rPr>
            </w:pPr>
            <w:r>
              <w:rPr>
                <w:spacing w:val="-4"/>
                <w:sz w:val="20"/>
              </w:rPr>
              <w:t>Fair</w:t>
            </w:r>
          </w:p>
        </w:tc>
        <w:tc>
          <w:tcPr>
            <w:tcW w:w="1337" w:type="dxa"/>
          </w:tcPr>
          <w:p w14:paraId="09920A28" w14:textId="77777777" w:rsidR="0098029C" w:rsidRDefault="00341337">
            <w:pPr>
              <w:pStyle w:val="TableParagraph"/>
              <w:spacing w:line="275" w:lineRule="exact"/>
              <w:ind w:left="13" w:right="2"/>
              <w:rPr>
                <w:b/>
                <w:sz w:val="24"/>
              </w:rPr>
            </w:pPr>
            <w:r>
              <w:rPr>
                <w:b/>
                <w:spacing w:val="-5"/>
                <w:sz w:val="24"/>
              </w:rPr>
              <w:t>11</w:t>
            </w:r>
          </w:p>
        </w:tc>
        <w:tc>
          <w:tcPr>
            <w:tcW w:w="1129" w:type="dxa"/>
          </w:tcPr>
          <w:p w14:paraId="429C4D0A" w14:textId="77777777" w:rsidR="0098029C" w:rsidRDefault="00341337">
            <w:pPr>
              <w:pStyle w:val="TableParagraph"/>
              <w:spacing w:line="275" w:lineRule="exact"/>
              <w:ind w:left="8"/>
              <w:rPr>
                <w:b/>
                <w:sz w:val="24"/>
              </w:rPr>
            </w:pPr>
            <w:r>
              <w:rPr>
                <w:b/>
                <w:spacing w:val="-5"/>
                <w:sz w:val="24"/>
              </w:rPr>
              <w:t>15</w:t>
            </w:r>
          </w:p>
        </w:tc>
      </w:tr>
      <w:tr w:rsidR="0098029C" w14:paraId="57101C5B" w14:textId="77777777">
        <w:trPr>
          <w:trHeight w:val="318"/>
        </w:trPr>
        <w:tc>
          <w:tcPr>
            <w:tcW w:w="1159" w:type="dxa"/>
          </w:tcPr>
          <w:p w14:paraId="3481849D" w14:textId="77777777" w:rsidR="0098029C" w:rsidRDefault="00341337">
            <w:pPr>
              <w:pStyle w:val="TableParagraph"/>
              <w:spacing w:before="2"/>
              <w:ind w:left="17" w:right="15"/>
              <w:rPr>
                <w:sz w:val="20"/>
              </w:rPr>
            </w:pPr>
            <w:r>
              <w:rPr>
                <w:spacing w:val="-2"/>
                <w:sz w:val="20"/>
              </w:rPr>
              <w:t>21-</w:t>
            </w:r>
            <w:r>
              <w:rPr>
                <w:spacing w:val="-5"/>
                <w:sz w:val="20"/>
              </w:rPr>
              <w:t>40</w:t>
            </w:r>
          </w:p>
        </w:tc>
        <w:tc>
          <w:tcPr>
            <w:tcW w:w="1239" w:type="dxa"/>
          </w:tcPr>
          <w:p w14:paraId="67C94CC8" w14:textId="77777777" w:rsidR="0098029C" w:rsidRDefault="00341337">
            <w:pPr>
              <w:pStyle w:val="TableParagraph"/>
              <w:spacing w:before="2"/>
              <w:ind w:right="6"/>
              <w:rPr>
                <w:sz w:val="20"/>
              </w:rPr>
            </w:pPr>
            <w:r>
              <w:rPr>
                <w:spacing w:val="-4"/>
                <w:sz w:val="20"/>
              </w:rPr>
              <w:t>Weak</w:t>
            </w:r>
          </w:p>
        </w:tc>
        <w:tc>
          <w:tcPr>
            <w:tcW w:w="1337" w:type="dxa"/>
          </w:tcPr>
          <w:p w14:paraId="30938084" w14:textId="77777777" w:rsidR="0098029C" w:rsidRDefault="00341337">
            <w:pPr>
              <w:pStyle w:val="TableParagraph"/>
              <w:spacing w:before="1"/>
              <w:ind w:left="13" w:right="2"/>
              <w:rPr>
                <w:b/>
                <w:sz w:val="24"/>
              </w:rPr>
            </w:pPr>
            <w:r>
              <w:rPr>
                <w:b/>
                <w:spacing w:val="-5"/>
                <w:sz w:val="24"/>
              </w:rPr>
              <w:t>12</w:t>
            </w:r>
          </w:p>
        </w:tc>
        <w:tc>
          <w:tcPr>
            <w:tcW w:w="1129" w:type="dxa"/>
          </w:tcPr>
          <w:p w14:paraId="25B620AC" w14:textId="77777777" w:rsidR="0098029C" w:rsidRDefault="00341337">
            <w:pPr>
              <w:pStyle w:val="TableParagraph"/>
              <w:spacing w:before="1"/>
              <w:ind w:left="8"/>
              <w:rPr>
                <w:b/>
                <w:sz w:val="24"/>
              </w:rPr>
            </w:pPr>
            <w:r>
              <w:rPr>
                <w:b/>
                <w:spacing w:val="-10"/>
                <w:sz w:val="24"/>
              </w:rPr>
              <w:t>8</w:t>
            </w:r>
          </w:p>
        </w:tc>
      </w:tr>
      <w:tr w:rsidR="0098029C" w14:paraId="725102D3" w14:textId="77777777">
        <w:trPr>
          <w:trHeight w:val="316"/>
        </w:trPr>
        <w:tc>
          <w:tcPr>
            <w:tcW w:w="1159" w:type="dxa"/>
          </w:tcPr>
          <w:p w14:paraId="201CBFE7" w14:textId="77777777" w:rsidR="0098029C" w:rsidRDefault="00341337">
            <w:pPr>
              <w:pStyle w:val="TableParagraph"/>
              <w:ind w:left="17" w:right="10"/>
              <w:rPr>
                <w:sz w:val="20"/>
              </w:rPr>
            </w:pPr>
            <w:r>
              <w:rPr>
                <w:spacing w:val="-2"/>
                <w:sz w:val="20"/>
              </w:rPr>
              <w:t>0-</w:t>
            </w:r>
            <w:r>
              <w:rPr>
                <w:spacing w:val="-5"/>
                <w:sz w:val="20"/>
              </w:rPr>
              <w:t>20</w:t>
            </w:r>
          </w:p>
        </w:tc>
        <w:tc>
          <w:tcPr>
            <w:tcW w:w="1239" w:type="dxa"/>
          </w:tcPr>
          <w:p w14:paraId="09FAC987" w14:textId="77777777" w:rsidR="0098029C" w:rsidRDefault="00341337">
            <w:pPr>
              <w:pStyle w:val="TableParagraph"/>
              <w:ind w:right="6"/>
              <w:rPr>
                <w:sz w:val="20"/>
              </w:rPr>
            </w:pPr>
            <w:r>
              <w:rPr>
                <w:spacing w:val="-4"/>
                <w:sz w:val="20"/>
              </w:rPr>
              <w:t>Poor</w:t>
            </w:r>
          </w:p>
        </w:tc>
        <w:tc>
          <w:tcPr>
            <w:tcW w:w="1337" w:type="dxa"/>
          </w:tcPr>
          <w:p w14:paraId="7511F3E4" w14:textId="77777777" w:rsidR="0098029C" w:rsidRDefault="00341337">
            <w:pPr>
              <w:pStyle w:val="TableParagraph"/>
              <w:spacing w:line="275" w:lineRule="exact"/>
              <w:ind w:left="13" w:right="3"/>
              <w:rPr>
                <w:b/>
                <w:sz w:val="24"/>
              </w:rPr>
            </w:pPr>
            <w:r>
              <w:rPr>
                <w:b/>
                <w:spacing w:val="-10"/>
                <w:sz w:val="24"/>
              </w:rPr>
              <w:t>-</w:t>
            </w:r>
          </w:p>
        </w:tc>
        <w:tc>
          <w:tcPr>
            <w:tcW w:w="1129" w:type="dxa"/>
          </w:tcPr>
          <w:p w14:paraId="4CC66657" w14:textId="77777777" w:rsidR="0098029C" w:rsidRDefault="00341337">
            <w:pPr>
              <w:pStyle w:val="TableParagraph"/>
              <w:spacing w:line="275" w:lineRule="exact"/>
              <w:ind w:left="8" w:right="2"/>
              <w:rPr>
                <w:b/>
                <w:sz w:val="24"/>
              </w:rPr>
            </w:pPr>
            <w:r>
              <w:rPr>
                <w:b/>
                <w:spacing w:val="-10"/>
                <w:sz w:val="24"/>
              </w:rPr>
              <w:t>-</w:t>
            </w:r>
          </w:p>
        </w:tc>
      </w:tr>
      <w:tr w:rsidR="0098029C" w14:paraId="7B1E4C27" w14:textId="77777777">
        <w:trPr>
          <w:trHeight w:val="318"/>
        </w:trPr>
        <w:tc>
          <w:tcPr>
            <w:tcW w:w="2398" w:type="dxa"/>
            <w:gridSpan w:val="2"/>
          </w:tcPr>
          <w:p w14:paraId="28E65616" w14:textId="77777777" w:rsidR="0098029C" w:rsidRDefault="00341337">
            <w:pPr>
              <w:pStyle w:val="TableParagraph"/>
              <w:ind w:left="11" w:right="10"/>
              <w:rPr>
                <w:b/>
                <w:sz w:val="20"/>
              </w:rPr>
            </w:pPr>
            <w:r>
              <w:rPr>
                <w:b/>
                <w:spacing w:val="-2"/>
                <w:sz w:val="20"/>
              </w:rPr>
              <w:t>Total</w:t>
            </w:r>
          </w:p>
        </w:tc>
        <w:tc>
          <w:tcPr>
            <w:tcW w:w="1337" w:type="dxa"/>
          </w:tcPr>
          <w:p w14:paraId="2781402B" w14:textId="77777777" w:rsidR="0098029C" w:rsidRDefault="00341337">
            <w:pPr>
              <w:pStyle w:val="TableParagraph"/>
              <w:spacing w:line="275" w:lineRule="exact"/>
              <w:ind w:left="13" w:right="2"/>
              <w:rPr>
                <w:b/>
                <w:sz w:val="24"/>
              </w:rPr>
            </w:pPr>
            <w:r>
              <w:rPr>
                <w:b/>
                <w:spacing w:val="-5"/>
                <w:sz w:val="24"/>
              </w:rPr>
              <w:t>30</w:t>
            </w:r>
          </w:p>
        </w:tc>
        <w:tc>
          <w:tcPr>
            <w:tcW w:w="1129" w:type="dxa"/>
          </w:tcPr>
          <w:p w14:paraId="2487719D" w14:textId="77777777" w:rsidR="0098029C" w:rsidRDefault="00341337">
            <w:pPr>
              <w:pStyle w:val="TableParagraph"/>
              <w:spacing w:line="275" w:lineRule="exact"/>
              <w:ind w:left="8"/>
              <w:rPr>
                <w:b/>
                <w:sz w:val="24"/>
              </w:rPr>
            </w:pPr>
            <w:r>
              <w:rPr>
                <w:b/>
                <w:spacing w:val="-5"/>
                <w:sz w:val="24"/>
              </w:rPr>
              <w:t>30</w:t>
            </w:r>
          </w:p>
        </w:tc>
      </w:tr>
    </w:tbl>
    <w:commentRangeEnd w:id="82"/>
    <w:p w14:paraId="545C763E" w14:textId="77777777" w:rsidR="0098029C" w:rsidRDefault="003E61E7">
      <w:pPr>
        <w:pStyle w:val="BodyText"/>
        <w:spacing w:before="205"/>
        <w:jc w:val="left"/>
        <w:rPr>
          <w:b/>
        </w:rPr>
      </w:pPr>
      <w:r>
        <w:rPr>
          <w:rStyle w:val="CommentReference"/>
        </w:rPr>
        <w:commentReference w:id="82"/>
      </w:r>
    </w:p>
    <w:p w14:paraId="67A68EAC" w14:textId="3935437A" w:rsidR="0098029C" w:rsidRDefault="005B6D4A" w:rsidP="00155FC4">
      <w:pPr>
        <w:pStyle w:val="BodyText"/>
        <w:spacing w:line="276" w:lineRule="auto"/>
        <w:ind w:left="721" w:right="429" w:firstLine="720"/>
      </w:pPr>
      <w:commentRangeStart w:id="83"/>
      <w:r>
        <w:t>Based on table 1, t</w:t>
      </w:r>
      <w:r w:rsidR="00341337">
        <w:t>he</w:t>
      </w:r>
      <w:r w:rsidR="00341337">
        <w:rPr>
          <w:spacing w:val="-3"/>
        </w:rPr>
        <w:t xml:space="preserve"> </w:t>
      </w:r>
      <w:r w:rsidR="00341337">
        <w:t>pre-test</w:t>
      </w:r>
      <w:r w:rsidR="00341337">
        <w:rPr>
          <w:spacing w:val="-1"/>
        </w:rPr>
        <w:t xml:space="preserve"> </w:t>
      </w:r>
      <w:r w:rsidR="00341337">
        <w:t>mean</w:t>
      </w:r>
      <w:r w:rsidR="00341337">
        <w:rPr>
          <w:spacing w:val="-1"/>
        </w:rPr>
        <w:t xml:space="preserve"> </w:t>
      </w:r>
      <w:r w:rsidR="00341337">
        <w:t>score</w:t>
      </w:r>
      <w:r w:rsidR="00341337">
        <w:rPr>
          <w:spacing w:val="-3"/>
        </w:rPr>
        <w:t xml:space="preserve"> </w:t>
      </w:r>
      <w:r w:rsidR="00341337">
        <w:t>result of</w:t>
      </w:r>
      <w:r w:rsidR="00341337">
        <w:rPr>
          <w:spacing w:val="-2"/>
        </w:rPr>
        <w:t xml:space="preserve"> </w:t>
      </w:r>
      <w:ins w:id="84" w:author="Asus" w:date="2025-05-19T15:13:00Z" w16du:dateUtc="2025-05-19T08:13:00Z">
        <w:r w:rsidR="003E61E7">
          <w:rPr>
            <w:spacing w:val="-2"/>
          </w:rPr>
          <w:t xml:space="preserve">the </w:t>
        </w:r>
      </w:ins>
      <w:r w:rsidR="00341337">
        <w:t>experimental</w:t>
      </w:r>
      <w:r w:rsidR="00341337">
        <w:rPr>
          <w:spacing w:val="-1"/>
        </w:rPr>
        <w:t xml:space="preserve"> </w:t>
      </w:r>
      <w:r w:rsidR="00341337">
        <w:t>class</w:t>
      </w:r>
      <w:r w:rsidR="00341337">
        <w:rPr>
          <w:spacing w:val="-1"/>
        </w:rPr>
        <w:t xml:space="preserve"> </w:t>
      </w:r>
      <w:r w:rsidR="00341337">
        <w:t>was</w:t>
      </w:r>
      <w:r w:rsidR="00341337">
        <w:rPr>
          <w:spacing w:val="-1"/>
        </w:rPr>
        <w:t xml:space="preserve"> </w:t>
      </w:r>
      <w:r w:rsidR="00341337">
        <w:t>46.60</w:t>
      </w:r>
      <w:ins w:id="85" w:author="Asus" w:date="2025-05-19T15:13:00Z" w16du:dateUtc="2025-05-19T08:13:00Z">
        <w:r w:rsidR="003E61E7">
          <w:t>,</w:t>
        </w:r>
      </w:ins>
      <w:r w:rsidR="00341337">
        <w:rPr>
          <w:spacing w:val="-1"/>
        </w:rPr>
        <w:t xml:space="preserve"> </w:t>
      </w:r>
      <w:r w:rsidR="00341337">
        <w:t>while</w:t>
      </w:r>
      <w:r w:rsidR="00341337">
        <w:rPr>
          <w:spacing w:val="-2"/>
        </w:rPr>
        <w:t xml:space="preserve"> </w:t>
      </w:r>
      <w:ins w:id="86" w:author="Asus" w:date="2025-05-19T15:13:00Z" w16du:dateUtc="2025-05-19T08:13:00Z">
        <w:r w:rsidR="003E61E7">
          <w:rPr>
            <w:spacing w:val="-2"/>
          </w:rPr>
          <w:t xml:space="preserve">the </w:t>
        </w:r>
      </w:ins>
      <w:r w:rsidR="00341337">
        <w:t>control</w:t>
      </w:r>
      <w:r w:rsidR="00341337">
        <w:rPr>
          <w:spacing w:val="-1"/>
        </w:rPr>
        <w:t xml:space="preserve"> </w:t>
      </w:r>
      <w:r w:rsidR="00341337">
        <w:t>class was</w:t>
      </w:r>
      <w:r w:rsidR="00341337">
        <w:rPr>
          <w:spacing w:val="54"/>
        </w:rPr>
        <w:t xml:space="preserve"> </w:t>
      </w:r>
      <w:r w:rsidR="00341337">
        <w:t>47.70.</w:t>
      </w:r>
      <w:r w:rsidR="00341337">
        <w:rPr>
          <w:spacing w:val="56"/>
        </w:rPr>
        <w:t xml:space="preserve"> </w:t>
      </w:r>
      <w:r w:rsidR="00341337">
        <w:t>In</w:t>
      </w:r>
      <w:r w:rsidR="00341337">
        <w:rPr>
          <w:spacing w:val="53"/>
        </w:rPr>
        <w:t xml:space="preserve"> </w:t>
      </w:r>
      <w:r w:rsidR="00341337">
        <w:t>the</w:t>
      </w:r>
      <w:r w:rsidR="00341337">
        <w:rPr>
          <w:spacing w:val="53"/>
        </w:rPr>
        <w:t xml:space="preserve"> </w:t>
      </w:r>
      <w:r w:rsidR="00341337">
        <w:t>experimental</w:t>
      </w:r>
      <w:r w:rsidR="00341337">
        <w:rPr>
          <w:spacing w:val="54"/>
        </w:rPr>
        <w:t xml:space="preserve"> </w:t>
      </w:r>
      <w:r w:rsidR="00341337">
        <w:t>class,</w:t>
      </w:r>
      <w:r w:rsidR="00341337">
        <w:rPr>
          <w:spacing w:val="53"/>
        </w:rPr>
        <w:t xml:space="preserve"> </w:t>
      </w:r>
      <w:del w:id="87" w:author="Asus" w:date="2025-05-19T15:13:00Z" w16du:dateUtc="2025-05-19T08:13:00Z">
        <w:r w:rsidR="00341337" w:rsidDel="003E61E7">
          <w:delText>there</w:delText>
        </w:r>
        <w:r w:rsidR="00341337" w:rsidDel="003E61E7">
          <w:rPr>
            <w:spacing w:val="55"/>
          </w:rPr>
          <w:delText xml:space="preserve"> </w:delText>
        </w:r>
        <w:r w:rsidR="00341337" w:rsidDel="003E61E7">
          <w:delText>were</w:delText>
        </w:r>
        <w:r w:rsidR="00341337" w:rsidDel="003E61E7">
          <w:rPr>
            <w:spacing w:val="52"/>
          </w:rPr>
          <w:delText xml:space="preserve"> </w:delText>
        </w:r>
        <w:r w:rsidR="00341337" w:rsidDel="003E61E7">
          <w:delText>7</w:delText>
        </w:r>
        <w:r w:rsidR="00341337" w:rsidDel="003E61E7">
          <w:rPr>
            <w:spacing w:val="54"/>
          </w:rPr>
          <w:delText xml:space="preserve"> </w:delText>
        </w:r>
        <w:r w:rsidR="00341337" w:rsidDel="003E61E7">
          <w:delText>students</w:delText>
        </w:r>
        <w:r w:rsidR="00341337" w:rsidDel="003E61E7">
          <w:rPr>
            <w:spacing w:val="54"/>
          </w:rPr>
          <w:delText xml:space="preserve"> </w:delText>
        </w:r>
        <w:r w:rsidR="00341337" w:rsidDel="003E61E7">
          <w:delText>who</w:delText>
        </w:r>
        <w:r w:rsidR="00341337" w:rsidDel="003E61E7">
          <w:rPr>
            <w:spacing w:val="53"/>
          </w:rPr>
          <w:delText xml:space="preserve"> </w:delText>
        </w:r>
        <w:r w:rsidR="00341337" w:rsidDel="003E61E7">
          <w:delText>achieved</w:delText>
        </w:r>
      </w:del>
      <w:ins w:id="88" w:author="Asus" w:date="2025-05-19T15:13:00Z" w16du:dateUtc="2025-05-19T08:13:00Z">
        <w:r w:rsidR="003E61E7">
          <w:t>7 students achieved</w:t>
        </w:r>
      </w:ins>
      <w:r w:rsidR="00341337">
        <w:rPr>
          <w:spacing w:val="53"/>
        </w:rPr>
        <w:t xml:space="preserve"> </w:t>
      </w:r>
      <w:r w:rsidR="00341337">
        <w:t>the</w:t>
      </w:r>
      <w:r w:rsidR="00341337">
        <w:rPr>
          <w:spacing w:val="54"/>
        </w:rPr>
        <w:t xml:space="preserve"> </w:t>
      </w:r>
      <w:r w:rsidR="00341337">
        <w:rPr>
          <w:spacing w:val="-4"/>
        </w:rPr>
        <w:t>good</w:t>
      </w:r>
      <w:r w:rsidR="00155FC4">
        <w:rPr>
          <w:spacing w:val="-4"/>
        </w:rPr>
        <w:t xml:space="preserve"> </w:t>
      </w:r>
      <w:r w:rsidR="00155FC4">
        <w:t>c</w:t>
      </w:r>
      <w:r w:rsidR="00341337">
        <w:t>ategory.</w:t>
      </w:r>
      <w:r w:rsidR="00341337">
        <w:rPr>
          <w:spacing w:val="-8"/>
        </w:rPr>
        <w:t xml:space="preserve"> </w:t>
      </w:r>
      <w:r w:rsidR="00341337">
        <w:t>In</w:t>
      </w:r>
      <w:r w:rsidR="00341337">
        <w:rPr>
          <w:spacing w:val="-11"/>
        </w:rPr>
        <w:t xml:space="preserve"> </w:t>
      </w:r>
      <w:r w:rsidR="00341337">
        <w:t>the</w:t>
      </w:r>
      <w:r w:rsidR="00341337">
        <w:rPr>
          <w:spacing w:val="-11"/>
        </w:rPr>
        <w:t xml:space="preserve"> </w:t>
      </w:r>
      <w:r w:rsidR="00341337">
        <w:t>control</w:t>
      </w:r>
      <w:r w:rsidR="00341337">
        <w:rPr>
          <w:spacing w:val="-10"/>
        </w:rPr>
        <w:t xml:space="preserve"> </w:t>
      </w:r>
      <w:r w:rsidR="00341337">
        <w:t>class,</w:t>
      </w:r>
      <w:r w:rsidR="00341337">
        <w:rPr>
          <w:spacing w:val="-10"/>
        </w:rPr>
        <w:t xml:space="preserve"> </w:t>
      </w:r>
      <w:del w:id="89" w:author="Asus" w:date="2025-05-19T15:14:00Z" w16du:dateUtc="2025-05-19T08:14:00Z">
        <w:r w:rsidR="00341337" w:rsidDel="003E61E7">
          <w:delText>there</w:delText>
        </w:r>
        <w:r w:rsidR="00341337" w:rsidDel="003E61E7">
          <w:rPr>
            <w:spacing w:val="-12"/>
          </w:rPr>
          <w:delText xml:space="preserve"> </w:delText>
        </w:r>
        <w:r w:rsidR="00341337" w:rsidDel="003E61E7">
          <w:delText>were</w:delText>
        </w:r>
        <w:r w:rsidR="00341337" w:rsidDel="003E61E7">
          <w:rPr>
            <w:spacing w:val="-12"/>
          </w:rPr>
          <w:delText xml:space="preserve"> </w:delText>
        </w:r>
        <w:r w:rsidR="00341337" w:rsidDel="003E61E7">
          <w:delText>7</w:delText>
        </w:r>
        <w:r w:rsidR="00341337" w:rsidDel="003E61E7">
          <w:rPr>
            <w:spacing w:val="-11"/>
          </w:rPr>
          <w:delText xml:space="preserve"> </w:delText>
        </w:r>
        <w:r w:rsidR="00341337" w:rsidDel="003E61E7">
          <w:delText>students</w:delText>
        </w:r>
        <w:r w:rsidR="00341337" w:rsidDel="003E61E7">
          <w:rPr>
            <w:spacing w:val="-10"/>
          </w:rPr>
          <w:delText xml:space="preserve"> </w:delText>
        </w:r>
        <w:r w:rsidR="00341337" w:rsidDel="003E61E7">
          <w:delText>who</w:delText>
        </w:r>
        <w:r w:rsidR="00341337" w:rsidDel="003E61E7">
          <w:rPr>
            <w:spacing w:val="-11"/>
          </w:rPr>
          <w:delText xml:space="preserve"> </w:delText>
        </w:r>
        <w:r w:rsidR="00341337" w:rsidDel="003E61E7">
          <w:delText>achieved</w:delText>
        </w:r>
      </w:del>
      <w:ins w:id="90" w:author="Asus" w:date="2025-05-19T15:14:00Z" w16du:dateUtc="2025-05-19T08:14:00Z">
        <w:r w:rsidR="003E61E7">
          <w:t>7 students achieved</w:t>
        </w:r>
      </w:ins>
      <w:r w:rsidR="00341337">
        <w:rPr>
          <w:spacing w:val="-11"/>
        </w:rPr>
        <w:t xml:space="preserve"> </w:t>
      </w:r>
      <w:r w:rsidR="00341337">
        <w:t>the</w:t>
      </w:r>
      <w:r w:rsidR="00341337">
        <w:rPr>
          <w:spacing w:val="-11"/>
        </w:rPr>
        <w:t xml:space="preserve"> </w:t>
      </w:r>
      <w:r w:rsidR="00341337">
        <w:t>good</w:t>
      </w:r>
      <w:r w:rsidR="00341337">
        <w:rPr>
          <w:spacing w:val="-11"/>
        </w:rPr>
        <w:t xml:space="preserve"> </w:t>
      </w:r>
      <w:r w:rsidR="00341337">
        <w:t>category.</w:t>
      </w:r>
      <w:r w:rsidR="00341337">
        <w:rPr>
          <w:spacing w:val="-8"/>
        </w:rPr>
        <w:t xml:space="preserve"> </w:t>
      </w:r>
      <w:r w:rsidR="00341337">
        <w:t>In</w:t>
      </w:r>
      <w:r w:rsidR="00341337">
        <w:rPr>
          <w:spacing w:val="-11"/>
        </w:rPr>
        <w:t xml:space="preserve"> </w:t>
      </w:r>
      <w:r w:rsidR="00341337">
        <w:t xml:space="preserve">the experimental class, there were 11 students who achieved the fair category. In the control class, </w:t>
      </w:r>
      <w:del w:id="91" w:author="Asus" w:date="2025-05-19T15:14:00Z" w16du:dateUtc="2025-05-19T08:14:00Z">
        <w:r w:rsidR="00341337" w:rsidDel="003E61E7">
          <w:delText>there were 15 students who achieved</w:delText>
        </w:r>
      </w:del>
      <w:ins w:id="92" w:author="Asus" w:date="2025-05-19T15:14:00Z" w16du:dateUtc="2025-05-19T08:14:00Z">
        <w:r w:rsidR="003E61E7">
          <w:t>15 students achieved</w:t>
        </w:r>
      </w:ins>
      <w:r w:rsidR="00341337">
        <w:t xml:space="preserve"> the fair category. In the experimental class, </w:t>
      </w:r>
      <w:del w:id="93" w:author="Asus" w:date="2025-05-19T15:14:00Z" w16du:dateUtc="2025-05-19T08:14:00Z">
        <w:r w:rsidR="00341337" w:rsidDel="003E61E7">
          <w:delText>there</w:delText>
        </w:r>
        <w:r w:rsidR="00341337" w:rsidDel="003E61E7">
          <w:rPr>
            <w:spacing w:val="-1"/>
          </w:rPr>
          <w:delText xml:space="preserve"> </w:delText>
        </w:r>
        <w:r w:rsidR="00341337" w:rsidDel="003E61E7">
          <w:delText>were 12 students who achieved</w:delText>
        </w:r>
      </w:del>
      <w:ins w:id="94" w:author="Asus" w:date="2025-05-19T15:14:00Z" w16du:dateUtc="2025-05-19T08:14:00Z">
        <w:r w:rsidR="003E61E7">
          <w:t>12 students achieved</w:t>
        </w:r>
      </w:ins>
      <w:r w:rsidR="00341337">
        <w:t xml:space="preserve"> the</w:t>
      </w:r>
      <w:r w:rsidR="00341337">
        <w:rPr>
          <w:spacing w:val="-1"/>
        </w:rPr>
        <w:t xml:space="preserve"> </w:t>
      </w:r>
      <w:r w:rsidR="00341337">
        <w:t>weak category. In the</w:t>
      </w:r>
      <w:r w:rsidR="00341337">
        <w:rPr>
          <w:spacing w:val="-1"/>
        </w:rPr>
        <w:t xml:space="preserve"> </w:t>
      </w:r>
      <w:r w:rsidR="00341337">
        <w:t xml:space="preserve">control class, </w:t>
      </w:r>
      <w:del w:id="95" w:author="Asus" w:date="2025-05-19T15:14:00Z" w16du:dateUtc="2025-05-19T08:14:00Z">
        <w:r w:rsidR="00341337" w:rsidDel="003E61E7">
          <w:delText>there</w:delText>
        </w:r>
        <w:r w:rsidR="00341337" w:rsidDel="003E61E7">
          <w:rPr>
            <w:spacing w:val="-1"/>
          </w:rPr>
          <w:delText xml:space="preserve"> </w:delText>
        </w:r>
        <w:r w:rsidR="00341337" w:rsidDel="003E61E7">
          <w:delText>were</w:delText>
        </w:r>
        <w:r w:rsidR="00341337" w:rsidDel="003E61E7">
          <w:rPr>
            <w:spacing w:val="-1"/>
          </w:rPr>
          <w:delText xml:space="preserve"> </w:delText>
        </w:r>
        <w:r w:rsidR="00341337" w:rsidDel="003E61E7">
          <w:delText>8 students</w:delText>
        </w:r>
        <w:r w:rsidR="00341337" w:rsidDel="003E61E7">
          <w:rPr>
            <w:spacing w:val="-12"/>
          </w:rPr>
          <w:delText xml:space="preserve"> </w:delText>
        </w:r>
        <w:r w:rsidR="00341337" w:rsidDel="003E61E7">
          <w:delText>who</w:delText>
        </w:r>
        <w:r w:rsidR="00341337" w:rsidDel="003E61E7">
          <w:rPr>
            <w:spacing w:val="-13"/>
          </w:rPr>
          <w:delText xml:space="preserve"> </w:delText>
        </w:r>
        <w:r w:rsidR="00341337" w:rsidDel="003E61E7">
          <w:delText>achieved</w:delText>
        </w:r>
      </w:del>
      <w:ins w:id="96" w:author="Asus" w:date="2025-05-19T15:37:00Z" w16du:dateUtc="2025-05-19T08:37:00Z">
        <w:r w:rsidR="005976D6">
          <w:t>8 students achieved8</w:t>
        </w:r>
      </w:ins>
      <w:ins w:id="97" w:author="Asus" w:date="2025-05-19T15:14:00Z" w16du:dateUtc="2025-05-19T08:14:00Z">
        <w:r w:rsidR="003E61E7">
          <w:t xml:space="preserve"> students achieved</w:t>
        </w:r>
      </w:ins>
      <w:r w:rsidR="00341337">
        <w:rPr>
          <w:spacing w:val="-12"/>
        </w:rPr>
        <w:t xml:space="preserve"> </w:t>
      </w:r>
      <w:r w:rsidR="00341337">
        <w:t>the</w:t>
      </w:r>
      <w:r w:rsidR="00341337">
        <w:rPr>
          <w:spacing w:val="-13"/>
        </w:rPr>
        <w:t xml:space="preserve"> </w:t>
      </w:r>
      <w:r w:rsidR="00341337">
        <w:t>weak</w:t>
      </w:r>
      <w:r w:rsidR="00341337">
        <w:rPr>
          <w:spacing w:val="-10"/>
        </w:rPr>
        <w:t xml:space="preserve"> </w:t>
      </w:r>
      <w:r w:rsidR="00341337">
        <w:t>category.</w:t>
      </w:r>
      <w:r w:rsidR="00341337">
        <w:rPr>
          <w:spacing w:val="-13"/>
        </w:rPr>
        <w:t xml:space="preserve"> </w:t>
      </w:r>
      <w:commentRangeEnd w:id="83"/>
      <w:r w:rsidR="000533C6">
        <w:rPr>
          <w:rStyle w:val="CommentReference"/>
        </w:rPr>
        <w:commentReference w:id="83"/>
      </w:r>
      <w:r w:rsidR="00341337">
        <w:t>Based</w:t>
      </w:r>
      <w:r w:rsidR="00341337">
        <w:rPr>
          <w:spacing w:val="-12"/>
        </w:rPr>
        <w:t xml:space="preserve"> </w:t>
      </w:r>
      <w:r w:rsidR="00341337">
        <w:t>on</w:t>
      </w:r>
      <w:r w:rsidR="00341337">
        <w:rPr>
          <w:spacing w:val="-12"/>
        </w:rPr>
        <w:t xml:space="preserve"> </w:t>
      </w:r>
      <w:r w:rsidR="00341337">
        <w:t>the</w:t>
      </w:r>
      <w:r w:rsidR="00341337">
        <w:rPr>
          <w:spacing w:val="-13"/>
        </w:rPr>
        <w:t xml:space="preserve"> </w:t>
      </w:r>
      <w:r w:rsidR="00341337">
        <w:t>table</w:t>
      </w:r>
      <w:r w:rsidR="00341337">
        <w:rPr>
          <w:spacing w:val="-13"/>
        </w:rPr>
        <w:t xml:space="preserve"> </w:t>
      </w:r>
      <w:r w:rsidR="00341337">
        <w:t>above,</w:t>
      </w:r>
      <w:r w:rsidR="00341337">
        <w:rPr>
          <w:spacing w:val="-12"/>
        </w:rPr>
        <w:t xml:space="preserve"> </w:t>
      </w:r>
      <w:r w:rsidR="00341337">
        <w:t>there</w:t>
      </w:r>
      <w:r w:rsidR="00341337">
        <w:rPr>
          <w:spacing w:val="-14"/>
        </w:rPr>
        <w:t xml:space="preserve"> </w:t>
      </w:r>
      <w:r w:rsidR="00341337">
        <w:t>were</w:t>
      </w:r>
      <w:r w:rsidR="00341337">
        <w:rPr>
          <w:spacing w:val="-14"/>
        </w:rPr>
        <w:t xml:space="preserve"> </w:t>
      </w:r>
      <w:r w:rsidR="00341337">
        <w:t>no</w:t>
      </w:r>
      <w:r w:rsidR="00341337">
        <w:rPr>
          <w:spacing w:val="-12"/>
        </w:rPr>
        <w:t xml:space="preserve"> </w:t>
      </w:r>
      <w:r w:rsidR="00341337">
        <w:t xml:space="preserve">students who </w:t>
      </w:r>
      <w:proofErr w:type="spellStart"/>
      <w:ins w:id="98" w:author="Asus" w:date="2025-05-19T15:37:00Z" w16du:dateUtc="2025-05-19T08:37:00Z">
        <w:r w:rsidR="005976D6">
          <w:t>achieved</w:t>
        </w:r>
      </w:ins>
      <w:del w:id="99" w:author="Asus" w:date="2025-05-19T15:37:00Z" w16du:dateUtc="2025-05-19T08:37:00Z">
        <w:r w:rsidR="00341337" w:rsidDel="005976D6">
          <w:delText xml:space="preserve">could achieve </w:delText>
        </w:r>
      </w:del>
      <w:r w:rsidR="00341337">
        <w:t>in</w:t>
      </w:r>
      <w:proofErr w:type="spellEnd"/>
      <w:r w:rsidR="00341337">
        <w:t xml:space="preserve"> the very good category. </w:t>
      </w:r>
      <w:commentRangeStart w:id="100"/>
      <w:r w:rsidR="00341337">
        <w:t>It meant that students had difficulties in mastering vocabulary.</w:t>
      </w:r>
      <w:commentRangeEnd w:id="100"/>
      <w:r w:rsidR="005976D6">
        <w:rPr>
          <w:rStyle w:val="CommentReference"/>
        </w:rPr>
        <w:commentReference w:id="100"/>
      </w:r>
    </w:p>
    <w:p w14:paraId="7BBC5138" w14:textId="77777777" w:rsidR="0098029C" w:rsidRDefault="00341337">
      <w:pPr>
        <w:pStyle w:val="Heading1"/>
        <w:numPr>
          <w:ilvl w:val="2"/>
          <w:numId w:val="1"/>
        </w:numPr>
        <w:tabs>
          <w:tab w:val="left" w:pos="1441"/>
        </w:tabs>
        <w:spacing w:before="162"/>
      </w:pPr>
      <w:r>
        <w:t>Descriptive</w:t>
      </w:r>
      <w:r>
        <w:rPr>
          <w:spacing w:val="-3"/>
        </w:rPr>
        <w:t xml:space="preserve"> </w:t>
      </w:r>
      <w:r>
        <w:t>Statistic</w:t>
      </w:r>
      <w:r>
        <w:rPr>
          <w:spacing w:val="-2"/>
        </w:rPr>
        <w:t xml:space="preserve"> </w:t>
      </w:r>
      <w:r>
        <w:t>Analysis</w:t>
      </w:r>
      <w:r>
        <w:rPr>
          <w:spacing w:val="-1"/>
        </w:rPr>
        <w:t xml:space="preserve"> </w:t>
      </w:r>
      <w:r>
        <w:t>of</w:t>
      </w:r>
      <w:r>
        <w:rPr>
          <w:spacing w:val="-1"/>
        </w:rPr>
        <w:t xml:space="preserve"> </w:t>
      </w:r>
      <w:r>
        <w:t>Post-</w:t>
      </w:r>
      <w:r>
        <w:rPr>
          <w:spacing w:val="-4"/>
        </w:rPr>
        <w:t>test</w:t>
      </w:r>
    </w:p>
    <w:p w14:paraId="0284D166" w14:textId="77777777" w:rsidR="0098029C" w:rsidRDefault="0098029C">
      <w:pPr>
        <w:pStyle w:val="BodyText"/>
        <w:jc w:val="left"/>
        <w:rPr>
          <w:b/>
          <w:sz w:val="20"/>
        </w:rPr>
      </w:pPr>
    </w:p>
    <w:p w14:paraId="3C61F9DE" w14:textId="77777777" w:rsidR="0098029C" w:rsidRDefault="0098029C">
      <w:pPr>
        <w:pStyle w:val="BodyText"/>
        <w:spacing w:before="81"/>
        <w:jc w:val="left"/>
        <w:rPr>
          <w:b/>
          <w:sz w:val="20"/>
        </w:rPr>
      </w:pPr>
    </w:p>
    <w:tbl>
      <w:tblPr>
        <w:tblW w:w="0" w:type="auto"/>
        <w:tblInd w:w="2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9"/>
        <w:gridCol w:w="1239"/>
        <w:gridCol w:w="1339"/>
        <w:gridCol w:w="1126"/>
      </w:tblGrid>
      <w:tr w:rsidR="0098029C" w14:paraId="4F04CB13" w14:textId="77777777">
        <w:trPr>
          <w:trHeight w:val="793"/>
        </w:trPr>
        <w:tc>
          <w:tcPr>
            <w:tcW w:w="1159" w:type="dxa"/>
            <w:vMerge w:val="restart"/>
          </w:tcPr>
          <w:p w14:paraId="15BB7BE4" w14:textId="77777777" w:rsidR="0098029C" w:rsidRDefault="00341337">
            <w:pPr>
              <w:pStyle w:val="TableParagraph"/>
              <w:spacing w:before="2"/>
              <w:ind w:left="343"/>
              <w:jc w:val="left"/>
              <w:rPr>
                <w:b/>
                <w:sz w:val="20"/>
              </w:rPr>
            </w:pPr>
            <w:r>
              <w:rPr>
                <w:b/>
                <w:spacing w:val="-2"/>
                <w:sz w:val="20"/>
              </w:rPr>
              <w:t>Score</w:t>
            </w:r>
          </w:p>
        </w:tc>
        <w:tc>
          <w:tcPr>
            <w:tcW w:w="1239" w:type="dxa"/>
            <w:vMerge w:val="restart"/>
          </w:tcPr>
          <w:p w14:paraId="548C93D2" w14:textId="77777777" w:rsidR="0098029C" w:rsidRDefault="00341337">
            <w:pPr>
              <w:pStyle w:val="TableParagraph"/>
              <w:spacing w:before="2"/>
              <w:ind w:left="223"/>
              <w:jc w:val="left"/>
              <w:rPr>
                <w:b/>
                <w:sz w:val="20"/>
              </w:rPr>
            </w:pPr>
            <w:r>
              <w:rPr>
                <w:b/>
                <w:spacing w:val="-2"/>
                <w:sz w:val="20"/>
              </w:rPr>
              <w:t>Category</w:t>
            </w:r>
          </w:p>
        </w:tc>
        <w:tc>
          <w:tcPr>
            <w:tcW w:w="1339" w:type="dxa"/>
          </w:tcPr>
          <w:p w14:paraId="300FCFC2" w14:textId="77777777" w:rsidR="0098029C" w:rsidRDefault="00341337">
            <w:pPr>
              <w:pStyle w:val="TableParagraph"/>
              <w:spacing w:before="2" w:line="276" w:lineRule="auto"/>
              <w:ind w:left="16"/>
              <w:rPr>
                <w:b/>
                <w:sz w:val="20"/>
              </w:rPr>
            </w:pPr>
            <w:r>
              <w:rPr>
                <w:b/>
                <w:spacing w:val="-2"/>
                <w:sz w:val="20"/>
              </w:rPr>
              <w:t>Post-test experimental</w:t>
            </w:r>
          </w:p>
          <w:p w14:paraId="69A2119A" w14:textId="77777777" w:rsidR="0098029C" w:rsidRDefault="00341337">
            <w:pPr>
              <w:pStyle w:val="TableParagraph"/>
              <w:spacing w:line="229" w:lineRule="exact"/>
              <w:ind w:left="16" w:right="6"/>
              <w:rPr>
                <w:b/>
                <w:sz w:val="20"/>
              </w:rPr>
            </w:pPr>
            <w:r>
              <w:rPr>
                <w:b/>
                <w:spacing w:val="-2"/>
                <w:sz w:val="20"/>
              </w:rPr>
              <w:t>class</w:t>
            </w:r>
          </w:p>
        </w:tc>
        <w:tc>
          <w:tcPr>
            <w:tcW w:w="1126" w:type="dxa"/>
          </w:tcPr>
          <w:p w14:paraId="098A2FC5" w14:textId="77777777" w:rsidR="0098029C" w:rsidRDefault="00341337">
            <w:pPr>
              <w:pStyle w:val="TableParagraph"/>
              <w:spacing w:before="2" w:line="276" w:lineRule="auto"/>
              <w:ind w:left="256" w:right="183" w:hanging="60"/>
              <w:jc w:val="left"/>
              <w:rPr>
                <w:b/>
                <w:sz w:val="20"/>
              </w:rPr>
            </w:pPr>
            <w:r>
              <w:rPr>
                <w:b/>
                <w:spacing w:val="-2"/>
                <w:sz w:val="20"/>
              </w:rPr>
              <w:t>Post-test control</w:t>
            </w:r>
          </w:p>
          <w:p w14:paraId="15573E7C" w14:textId="77777777" w:rsidR="0098029C" w:rsidRDefault="00341337">
            <w:pPr>
              <w:pStyle w:val="TableParagraph"/>
              <w:spacing w:line="229" w:lineRule="exact"/>
              <w:ind w:left="362"/>
              <w:jc w:val="left"/>
              <w:rPr>
                <w:b/>
                <w:sz w:val="20"/>
              </w:rPr>
            </w:pPr>
            <w:commentRangeStart w:id="101"/>
            <w:r>
              <w:rPr>
                <w:b/>
                <w:spacing w:val="-2"/>
                <w:sz w:val="20"/>
              </w:rPr>
              <w:t>class</w:t>
            </w:r>
            <w:commentRangeEnd w:id="101"/>
            <w:r w:rsidR="000A5F66">
              <w:rPr>
                <w:rStyle w:val="CommentReference"/>
              </w:rPr>
              <w:commentReference w:id="101"/>
            </w:r>
          </w:p>
        </w:tc>
      </w:tr>
      <w:tr w:rsidR="0098029C" w14:paraId="6F2D895C" w14:textId="77777777">
        <w:trPr>
          <w:trHeight w:val="266"/>
        </w:trPr>
        <w:tc>
          <w:tcPr>
            <w:tcW w:w="1159" w:type="dxa"/>
            <w:vMerge/>
            <w:tcBorders>
              <w:top w:val="nil"/>
            </w:tcBorders>
          </w:tcPr>
          <w:p w14:paraId="05EF824E" w14:textId="77777777" w:rsidR="0098029C" w:rsidRDefault="0098029C">
            <w:pPr>
              <w:rPr>
                <w:sz w:val="2"/>
                <w:szCs w:val="2"/>
              </w:rPr>
            </w:pPr>
          </w:p>
        </w:tc>
        <w:tc>
          <w:tcPr>
            <w:tcW w:w="1239" w:type="dxa"/>
            <w:vMerge/>
            <w:tcBorders>
              <w:top w:val="nil"/>
            </w:tcBorders>
          </w:tcPr>
          <w:p w14:paraId="50669B1D" w14:textId="77777777" w:rsidR="0098029C" w:rsidRDefault="0098029C">
            <w:pPr>
              <w:rPr>
                <w:sz w:val="2"/>
                <w:szCs w:val="2"/>
              </w:rPr>
            </w:pPr>
          </w:p>
        </w:tc>
        <w:tc>
          <w:tcPr>
            <w:tcW w:w="1339" w:type="dxa"/>
          </w:tcPr>
          <w:p w14:paraId="0B598AE5" w14:textId="77777777" w:rsidR="0098029C" w:rsidRDefault="00341337">
            <w:pPr>
              <w:pStyle w:val="TableParagraph"/>
              <w:spacing w:before="1"/>
              <w:ind w:left="16" w:right="6"/>
              <w:rPr>
                <w:b/>
                <w:sz w:val="20"/>
              </w:rPr>
            </w:pPr>
            <w:r>
              <w:rPr>
                <w:b/>
                <w:spacing w:val="-2"/>
                <w:sz w:val="20"/>
              </w:rPr>
              <w:t>Frequency</w:t>
            </w:r>
          </w:p>
        </w:tc>
        <w:tc>
          <w:tcPr>
            <w:tcW w:w="1126" w:type="dxa"/>
          </w:tcPr>
          <w:p w14:paraId="05322120" w14:textId="77777777" w:rsidR="0098029C" w:rsidRDefault="00341337">
            <w:pPr>
              <w:pStyle w:val="TableParagraph"/>
              <w:spacing w:before="1"/>
              <w:ind w:left="12" w:right="5"/>
              <w:rPr>
                <w:b/>
                <w:sz w:val="20"/>
              </w:rPr>
            </w:pPr>
            <w:r>
              <w:rPr>
                <w:b/>
                <w:spacing w:val="-2"/>
                <w:sz w:val="20"/>
              </w:rPr>
              <w:t>Frequency</w:t>
            </w:r>
          </w:p>
        </w:tc>
      </w:tr>
      <w:tr w:rsidR="0098029C" w14:paraId="374783B8" w14:textId="77777777">
        <w:trPr>
          <w:trHeight w:val="316"/>
        </w:trPr>
        <w:tc>
          <w:tcPr>
            <w:tcW w:w="1159" w:type="dxa"/>
          </w:tcPr>
          <w:p w14:paraId="40FB8C3A" w14:textId="77777777" w:rsidR="0098029C" w:rsidRDefault="00341337">
            <w:pPr>
              <w:pStyle w:val="TableParagraph"/>
              <w:ind w:left="17" w:right="4"/>
              <w:rPr>
                <w:sz w:val="20"/>
              </w:rPr>
            </w:pPr>
            <w:r>
              <w:rPr>
                <w:spacing w:val="-2"/>
                <w:sz w:val="20"/>
              </w:rPr>
              <w:lastRenderedPageBreak/>
              <w:t>81-</w:t>
            </w:r>
            <w:r>
              <w:rPr>
                <w:spacing w:val="-5"/>
                <w:sz w:val="20"/>
              </w:rPr>
              <w:t>100</w:t>
            </w:r>
          </w:p>
        </w:tc>
        <w:tc>
          <w:tcPr>
            <w:tcW w:w="1239" w:type="dxa"/>
          </w:tcPr>
          <w:p w14:paraId="0D3F6603" w14:textId="77777777" w:rsidR="0098029C" w:rsidRDefault="00341337">
            <w:pPr>
              <w:pStyle w:val="TableParagraph"/>
              <w:rPr>
                <w:sz w:val="20"/>
              </w:rPr>
            </w:pPr>
            <w:r>
              <w:rPr>
                <w:sz w:val="20"/>
              </w:rPr>
              <w:t>Very</w:t>
            </w:r>
            <w:r>
              <w:rPr>
                <w:spacing w:val="-2"/>
                <w:sz w:val="20"/>
              </w:rPr>
              <w:t xml:space="preserve"> </w:t>
            </w:r>
            <w:r>
              <w:rPr>
                <w:spacing w:val="-4"/>
                <w:sz w:val="20"/>
              </w:rPr>
              <w:t>good</w:t>
            </w:r>
          </w:p>
        </w:tc>
        <w:tc>
          <w:tcPr>
            <w:tcW w:w="1339" w:type="dxa"/>
          </w:tcPr>
          <w:p w14:paraId="54394BDE" w14:textId="77777777" w:rsidR="0098029C" w:rsidRDefault="00341337">
            <w:pPr>
              <w:pStyle w:val="TableParagraph"/>
              <w:spacing w:line="275" w:lineRule="exact"/>
              <w:ind w:left="16" w:right="2"/>
              <w:rPr>
                <w:b/>
                <w:sz w:val="24"/>
              </w:rPr>
            </w:pPr>
            <w:r>
              <w:rPr>
                <w:b/>
                <w:spacing w:val="-10"/>
                <w:sz w:val="24"/>
              </w:rPr>
              <w:t>3</w:t>
            </w:r>
          </w:p>
        </w:tc>
        <w:tc>
          <w:tcPr>
            <w:tcW w:w="1126" w:type="dxa"/>
          </w:tcPr>
          <w:p w14:paraId="35206821" w14:textId="77777777" w:rsidR="0098029C" w:rsidRDefault="00341337">
            <w:pPr>
              <w:pStyle w:val="TableParagraph"/>
              <w:spacing w:line="275" w:lineRule="exact"/>
              <w:ind w:left="12" w:right="2"/>
              <w:rPr>
                <w:b/>
                <w:sz w:val="24"/>
              </w:rPr>
            </w:pPr>
            <w:r>
              <w:rPr>
                <w:b/>
                <w:spacing w:val="-10"/>
                <w:sz w:val="24"/>
              </w:rPr>
              <w:t>-</w:t>
            </w:r>
          </w:p>
        </w:tc>
      </w:tr>
      <w:tr w:rsidR="0098029C" w14:paraId="1B654F63" w14:textId="77777777">
        <w:trPr>
          <w:trHeight w:val="316"/>
        </w:trPr>
        <w:tc>
          <w:tcPr>
            <w:tcW w:w="1159" w:type="dxa"/>
          </w:tcPr>
          <w:p w14:paraId="4D94F97E" w14:textId="77777777" w:rsidR="0098029C" w:rsidRDefault="00341337">
            <w:pPr>
              <w:pStyle w:val="TableParagraph"/>
              <w:ind w:left="17" w:right="5"/>
              <w:rPr>
                <w:sz w:val="20"/>
              </w:rPr>
            </w:pPr>
            <w:r>
              <w:rPr>
                <w:spacing w:val="-2"/>
                <w:sz w:val="20"/>
              </w:rPr>
              <w:t>61-</w:t>
            </w:r>
            <w:r>
              <w:rPr>
                <w:spacing w:val="-5"/>
                <w:sz w:val="20"/>
              </w:rPr>
              <w:t>80</w:t>
            </w:r>
          </w:p>
        </w:tc>
        <w:tc>
          <w:tcPr>
            <w:tcW w:w="1239" w:type="dxa"/>
          </w:tcPr>
          <w:p w14:paraId="673433D5" w14:textId="77777777" w:rsidR="0098029C" w:rsidRDefault="00341337">
            <w:pPr>
              <w:pStyle w:val="TableParagraph"/>
              <w:ind w:right="2"/>
              <w:rPr>
                <w:sz w:val="20"/>
              </w:rPr>
            </w:pPr>
            <w:r>
              <w:rPr>
                <w:spacing w:val="-4"/>
                <w:sz w:val="20"/>
              </w:rPr>
              <w:t>Good</w:t>
            </w:r>
          </w:p>
        </w:tc>
        <w:tc>
          <w:tcPr>
            <w:tcW w:w="1339" w:type="dxa"/>
          </w:tcPr>
          <w:p w14:paraId="58B56325" w14:textId="77777777" w:rsidR="0098029C" w:rsidRDefault="00341337">
            <w:pPr>
              <w:pStyle w:val="TableParagraph"/>
              <w:spacing w:line="275" w:lineRule="exact"/>
              <w:ind w:left="16" w:right="2"/>
              <w:rPr>
                <w:b/>
                <w:sz w:val="24"/>
              </w:rPr>
            </w:pPr>
            <w:r>
              <w:rPr>
                <w:b/>
                <w:spacing w:val="-5"/>
                <w:sz w:val="24"/>
              </w:rPr>
              <w:t>27</w:t>
            </w:r>
          </w:p>
        </w:tc>
        <w:tc>
          <w:tcPr>
            <w:tcW w:w="1126" w:type="dxa"/>
          </w:tcPr>
          <w:p w14:paraId="41A96A71" w14:textId="77777777" w:rsidR="0098029C" w:rsidRDefault="00341337">
            <w:pPr>
              <w:pStyle w:val="TableParagraph"/>
              <w:spacing w:line="275" w:lineRule="exact"/>
              <w:ind w:left="12"/>
              <w:rPr>
                <w:b/>
                <w:sz w:val="24"/>
              </w:rPr>
            </w:pPr>
            <w:r>
              <w:rPr>
                <w:b/>
                <w:spacing w:val="-5"/>
                <w:sz w:val="24"/>
              </w:rPr>
              <w:t>15</w:t>
            </w:r>
          </w:p>
        </w:tc>
      </w:tr>
      <w:tr w:rsidR="0098029C" w14:paraId="60116878" w14:textId="77777777">
        <w:trPr>
          <w:trHeight w:val="318"/>
        </w:trPr>
        <w:tc>
          <w:tcPr>
            <w:tcW w:w="1159" w:type="dxa"/>
          </w:tcPr>
          <w:p w14:paraId="18A356BE" w14:textId="77777777" w:rsidR="0098029C" w:rsidRDefault="00341337">
            <w:pPr>
              <w:pStyle w:val="TableParagraph"/>
              <w:spacing w:before="2"/>
              <w:ind w:left="17" w:right="5"/>
              <w:rPr>
                <w:sz w:val="20"/>
              </w:rPr>
            </w:pPr>
            <w:r>
              <w:rPr>
                <w:spacing w:val="-2"/>
                <w:sz w:val="20"/>
              </w:rPr>
              <w:t>41-</w:t>
            </w:r>
            <w:r>
              <w:rPr>
                <w:spacing w:val="-5"/>
                <w:sz w:val="20"/>
              </w:rPr>
              <w:t>60</w:t>
            </w:r>
          </w:p>
        </w:tc>
        <w:tc>
          <w:tcPr>
            <w:tcW w:w="1239" w:type="dxa"/>
          </w:tcPr>
          <w:p w14:paraId="4D437F54" w14:textId="77777777" w:rsidR="0098029C" w:rsidRDefault="00341337">
            <w:pPr>
              <w:pStyle w:val="TableParagraph"/>
              <w:spacing w:before="2"/>
              <w:ind w:right="1"/>
              <w:rPr>
                <w:sz w:val="20"/>
              </w:rPr>
            </w:pPr>
            <w:r>
              <w:rPr>
                <w:spacing w:val="-4"/>
                <w:sz w:val="20"/>
              </w:rPr>
              <w:t>Fair</w:t>
            </w:r>
          </w:p>
        </w:tc>
        <w:tc>
          <w:tcPr>
            <w:tcW w:w="1339" w:type="dxa"/>
          </w:tcPr>
          <w:p w14:paraId="31789E38" w14:textId="77777777" w:rsidR="0098029C" w:rsidRDefault="00341337">
            <w:pPr>
              <w:pStyle w:val="TableParagraph"/>
              <w:spacing w:before="1"/>
              <w:ind w:left="16" w:right="4"/>
              <w:rPr>
                <w:b/>
                <w:sz w:val="24"/>
              </w:rPr>
            </w:pPr>
            <w:r>
              <w:rPr>
                <w:b/>
                <w:spacing w:val="-10"/>
                <w:sz w:val="24"/>
              </w:rPr>
              <w:t>-</w:t>
            </w:r>
          </w:p>
        </w:tc>
        <w:tc>
          <w:tcPr>
            <w:tcW w:w="1126" w:type="dxa"/>
          </w:tcPr>
          <w:p w14:paraId="7B5AA8FA" w14:textId="77777777" w:rsidR="0098029C" w:rsidRDefault="00341337">
            <w:pPr>
              <w:pStyle w:val="TableParagraph"/>
              <w:spacing w:before="1"/>
              <w:ind w:left="12"/>
              <w:rPr>
                <w:b/>
                <w:sz w:val="24"/>
              </w:rPr>
            </w:pPr>
            <w:r>
              <w:rPr>
                <w:b/>
                <w:spacing w:val="-5"/>
                <w:sz w:val="24"/>
              </w:rPr>
              <w:t>15</w:t>
            </w:r>
          </w:p>
        </w:tc>
      </w:tr>
      <w:tr w:rsidR="0098029C" w14:paraId="6FEFF975" w14:textId="77777777">
        <w:trPr>
          <w:trHeight w:val="316"/>
        </w:trPr>
        <w:tc>
          <w:tcPr>
            <w:tcW w:w="1159" w:type="dxa"/>
          </w:tcPr>
          <w:p w14:paraId="16E1A1EE" w14:textId="77777777" w:rsidR="0098029C" w:rsidRDefault="00341337">
            <w:pPr>
              <w:pStyle w:val="TableParagraph"/>
              <w:ind w:left="17" w:right="5"/>
              <w:rPr>
                <w:sz w:val="20"/>
              </w:rPr>
            </w:pPr>
            <w:r>
              <w:rPr>
                <w:spacing w:val="-2"/>
                <w:sz w:val="20"/>
              </w:rPr>
              <w:t>21-</w:t>
            </w:r>
            <w:r>
              <w:rPr>
                <w:spacing w:val="-5"/>
                <w:sz w:val="20"/>
              </w:rPr>
              <w:t>40</w:t>
            </w:r>
          </w:p>
        </w:tc>
        <w:tc>
          <w:tcPr>
            <w:tcW w:w="1239" w:type="dxa"/>
          </w:tcPr>
          <w:p w14:paraId="690DF53C" w14:textId="77777777" w:rsidR="0098029C" w:rsidRDefault="00341337">
            <w:pPr>
              <w:pStyle w:val="TableParagraph"/>
              <w:ind w:right="1"/>
              <w:rPr>
                <w:sz w:val="20"/>
              </w:rPr>
            </w:pPr>
            <w:r>
              <w:rPr>
                <w:spacing w:val="-4"/>
                <w:sz w:val="20"/>
              </w:rPr>
              <w:t>Weak</w:t>
            </w:r>
          </w:p>
        </w:tc>
        <w:tc>
          <w:tcPr>
            <w:tcW w:w="1339" w:type="dxa"/>
          </w:tcPr>
          <w:p w14:paraId="5785ED77" w14:textId="77777777" w:rsidR="0098029C" w:rsidRDefault="00341337">
            <w:pPr>
              <w:pStyle w:val="TableParagraph"/>
              <w:spacing w:line="275" w:lineRule="exact"/>
              <w:ind w:left="16" w:right="4"/>
              <w:rPr>
                <w:b/>
                <w:sz w:val="24"/>
              </w:rPr>
            </w:pPr>
            <w:r>
              <w:rPr>
                <w:b/>
                <w:spacing w:val="-10"/>
                <w:sz w:val="24"/>
              </w:rPr>
              <w:t>-</w:t>
            </w:r>
          </w:p>
        </w:tc>
        <w:tc>
          <w:tcPr>
            <w:tcW w:w="1126" w:type="dxa"/>
          </w:tcPr>
          <w:p w14:paraId="47F3D2EF" w14:textId="77777777" w:rsidR="0098029C" w:rsidRDefault="00341337">
            <w:pPr>
              <w:pStyle w:val="TableParagraph"/>
              <w:spacing w:line="275" w:lineRule="exact"/>
              <w:ind w:left="12" w:right="2"/>
              <w:rPr>
                <w:b/>
                <w:sz w:val="24"/>
              </w:rPr>
            </w:pPr>
            <w:r>
              <w:rPr>
                <w:b/>
                <w:spacing w:val="-10"/>
                <w:sz w:val="24"/>
              </w:rPr>
              <w:t>-</w:t>
            </w:r>
          </w:p>
        </w:tc>
      </w:tr>
      <w:tr w:rsidR="0098029C" w14:paraId="4BE3A8E1" w14:textId="77777777">
        <w:trPr>
          <w:trHeight w:val="318"/>
        </w:trPr>
        <w:tc>
          <w:tcPr>
            <w:tcW w:w="1159" w:type="dxa"/>
          </w:tcPr>
          <w:p w14:paraId="6441E727" w14:textId="77777777" w:rsidR="0098029C" w:rsidRDefault="00341337">
            <w:pPr>
              <w:pStyle w:val="TableParagraph"/>
              <w:ind w:left="17"/>
              <w:rPr>
                <w:sz w:val="20"/>
              </w:rPr>
            </w:pPr>
            <w:r>
              <w:rPr>
                <w:spacing w:val="-2"/>
                <w:sz w:val="20"/>
              </w:rPr>
              <w:t>0-</w:t>
            </w:r>
            <w:r>
              <w:rPr>
                <w:spacing w:val="-5"/>
                <w:sz w:val="20"/>
              </w:rPr>
              <w:t>20</w:t>
            </w:r>
          </w:p>
        </w:tc>
        <w:tc>
          <w:tcPr>
            <w:tcW w:w="1239" w:type="dxa"/>
          </w:tcPr>
          <w:p w14:paraId="4F4DA181" w14:textId="77777777" w:rsidR="0098029C" w:rsidRDefault="00341337">
            <w:pPr>
              <w:pStyle w:val="TableParagraph"/>
              <w:ind w:right="1"/>
              <w:rPr>
                <w:sz w:val="20"/>
              </w:rPr>
            </w:pPr>
            <w:r>
              <w:rPr>
                <w:spacing w:val="-4"/>
                <w:sz w:val="20"/>
              </w:rPr>
              <w:t>Poor</w:t>
            </w:r>
          </w:p>
        </w:tc>
        <w:tc>
          <w:tcPr>
            <w:tcW w:w="1339" w:type="dxa"/>
          </w:tcPr>
          <w:p w14:paraId="70399FA3" w14:textId="77777777" w:rsidR="0098029C" w:rsidRDefault="00341337">
            <w:pPr>
              <w:pStyle w:val="TableParagraph"/>
              <w:spacing w:line="275" w:lineRule="exact"/>
              <w:ind w:left="16" w:right="4"/>
              <w:rPr>
                <w:b/>
                <w:sz w:val="24"/>
              </w:rPr>
            </w:pPr>
            <w:r>
              <w:rPr>
                <w:b/>
                <w:spacing w:val="-10"/>
                <w:sz w:val="24"/>
              </w:rPr>
              <w:t>-</w:t>
            </w:r>
          </w:p>
        </w:tc>
        <w:tc>
          <w:tcPr>
            <w:tcW w:w="1126" w:type="dxa"/>
          </w:tcPr>
          <w:p w14:paraId="6DAE1EE2" w14:textId="77777777" w:rsidR="0098029C" w:rsidRDefault="00341337">
            <w:pPr>
              <w:pStyle w:val="TableParagraph"/>
              <w:spacing w:line="275" w:lineRule="exact"/>
              <w:ind w:left="12" w:right="2"/>
              <w:rPr>
                <w:b/>
                <w:sz w:val="24"/>
              </w:rPr>
            </w:pPr>
            <w:r>
              <w:rPr>
                <w:b/>
                <w:spacing w:val="-10"/>
                <w:sz w:val="24"/>
              </w:rPr>
              <w:t>-</w:t>
            </w:r>
          </w:p>
        </w:tc>
      </w:tr>
      <w:tr w:rsidR="0098029C" w14:paraId="435B5B87" w14:textId="77777777">
        <w:trPr>
          <w:trHeight w:val="316"/>
        </w:trPr>
        <w:tc>
          <w:tcPr>
            <w:tcW w:w="2398" w:type="dxa"/>
            <w:gridSpan w:val="2"/>
          </w:tcPr>
          <w:p w14:paraId="77D2A56A" w14:textId="77777777" w:rsidR="0098029C" w:rsidRDefault="00341337">
            <w:pPr>
              <w:pStyle w:val="TableParagraph"/>
              <w:ind w:left="11"/>
              <w:rPr>
                <w:b/>
                <w:sz w:val="20"/>
              </w:rPr>
            </w:pPr>
            <w:r>
              <w:rPr>
                <w:b/>
                <w:spacing w:val="-2"/>
                <w:sz w:val="20"/>
              </w:rPr>
              <w:t>Total</w:t>
            </w:r>
          </w:p>
        </w:tc>
        <w:tc>
          <w:tcPr>
            <w:tcW w:w="1339" w:type="dxa"/>
          </w:tcPr>
          <w:p w14:paraId="6720C000" w14:textId="77777777" w:rsidR="0098029C" w:rsidRDefault="00341337">
            <w:pPr>
              <w:pStyle w:val="TableParagraph"/>
              <w:spacing w:line="275" w:lineRule="exact"/>
              <w:ind w:left="16" w:right="2"/>
              <w:rPr>
                <w:b/>
                <w:sz w:val="24"/>
              </w:rPr>
            </w:pPr>
            <w:r>
              <w:rPr>
                <w:b/>
                <w:spacing w:val="-5"/>
                <w:sz w:val="24"/>
              </w:rPr>
              <w:t>30</w:t>
            </w:r>
          </w:p>
        </w:tc>
        <w:tc>
          <w:tcPr>
            <w:tcW w:w="1126" w:type="dxa"/>
          </w:tcPr>
          <w:p w14:paraId="6E72C0CD" w14:textId="77777777" w:rsidR="0098029C" w:rsidRDefault="00341337">
            <w:pPr>
              <w:pStyle w:val="TableParagraph"/>
              <w:spacing w:line="275" w:lineRule="exact"/>
              <w:ind w:left="12"/>
              <w:rPr>
                <w:b/>
                <w:sz w:val="24"/>
              </w:rPr>
            </w:pPr>
            <w:r>
              <w:rPr>
                <w:b/>
                <w:spacing w:val="-5"/>
                <w:sz w:val="24"/>
              </w:rPr>
              <w:t>30</w:t>
            </w:r>
          </w:p>
        </w:tc>
      </w:tr>
    </w:tbl>
    <w:p w14:paraId="22D328FB" w14:textId="77777777" w:rsidR="0098029C" w:rsidRDefault="0098029C">
      <w:pPr>
        <w:pStyle w:val="BodyText"/>
        <w:spacing w:before="154"/>
        <w:jc w:val="left"/>
        <w:rPr>
          <w:b/>
        </w:rPr>
      </w:pPr>
    </w:p>
    <w:p w14:paraId="19D7DDFB" w14:textId="6490B983" w:rsidR="0098029C" w:rsidRDefault="00341337">
      <w:pPr>
        <w:pStyle w:val="BodyText"/>
        <w:spacing w:line="276" w:lineRule="auto"/>
        <w:ind w:left="709" w:right="420" w:firstLine="763"/>
      </w:pPr>
      <w:commentRangeStart w:id="102"/>
      <w:r>
        <w:t>The post-test mean score result of the experimental class was 75.23</w:t>
      </w:r>
      <w:ins w:id="103" w:author="Asus" w:date="2025-05-19T15:46:00Z" w16du:dateUtc="2025-05-19T08:46:00Z">
        <w:r w:rsidR="005976D6">
          <w:t>,</w:t>
        </w:r>
      </w:ins>
      <w:r>
        <w:t xml:space="preserve"> while the control</w:t>
      </w:r>
      <w:r>
        <w:rPr>
          <w:spacing w:val="-3"/>
        </w:rPr>
        <w:t xml:space="preserve"> </w:t>
      </w:r>
      <w:r>
        <w:t>class</w:t>
      </w:r>
      <w:r>
        <w:rPr>
          <w:spacing w:val="-3"/>
        </w:rPr>
        <w:t xml:space="preserve"> </w:t>
      </w:r>
      <w:r>
        <w:t>was</w:t>
      </w:r>
      <w:r>
        <w:rPr>
          <w:spacing w:val="-3"/>
        </w:rPr>
        <w:t xml:space="preserve"> </w:t>
      </w:r>
      <w:r>
        <w:t>61.57.</w:t>
      </w:r>
      <w:r>
        <w:rPr>
          <w:spacing w:val="-1"/>
        </w:rPr>
        <w:t xml:space="preserve"> </w:t>
      </w:r>
      <w:r>
        <w:t>In</w:t>
      </w:r>
      <w:r>
        <w:rPr>
          <w:spacing w:val="-2"/>
        </w:rPr>
        <w:t xml:space="preserve"> </w:t>
      </w:r>
      <w:r>
        <w:t>the</w:t>
      </w:r>
      <w:r>
        <w:rPr>
          <w:spacing w:val="-4"/>
        </w:rPr>
        <w:t xml:space="preserve"> </w:t>
      </w:r>
      <w:r>
        <w:t>experimental</w:t>
      </w:r>
      <w:r>
        <w:rPr>
          <w:spacing w:val="-1"/>
        </w:rPr>
        <w:t xml:space="preserve"> </w:t>
      </w:r>
      <w:r>
        <w:t>class,</w:t>
      </w:r>
      <w:r>
        <w:rPr>
          <w:spacing w:val="-1"/>
        </w:rPr>
        <w:t xml:space="preserve"> </w:t>
      </w:r>
      <w:del w:id="104" w:author="Asus" w:date="2025-05-19T15:46:00Z" w16du:dateUtc="2025-05-19T08:46:00Z">
        <w:r w:rsidDel="005976D6">
          <w:delText>there</w:delText>
        </w:r>
        <w:r w:rsidDel="005976D6">
          <w:rPr>
            <w:spacing w:val="-4"/>
          </w:rPr>
          <w:delText xml:space="preserve"> </w:delText>
        </w:r>
        <w:r w:rsidDel="005976D6">
          <w:delText>were</w:delText>
        </w:r>
        <w:r w:rsidDel="005976D6">
          <w:rPr>
            <w:spacing w:val="-5"/>
          </w:rPr>
          <w:delText xml:space="preserve"> </w:delText>
        </w:r>
        <w:r w:rsidDel="005976D6">
          <w:delText>3</w:delText>
        </w:r>
        <w:r w:rsidDel="005976D6">
          <w:rPr>
            <w:spacing w:val="-3"/>
          </w:rPr>
          <w:delText xml:space="preserve"> </w:delText>
        </w:r>
        <w:r w:rsidDel="005976D6">
          <w:delText>students</w:delText>
        </w:r>
        <w:r w:rsidDel="005976D6">
          <w:rPr>
            <w:spacing w:val="-3"/>
          </w:rPr>
          <w:delText xml:space="preserve"> </w:delText>
        </w:r>
        <w:r w:rsidDel="005976D6">
          <w:delText>who</w:delText>
        </w:r>
        <w:r w:rsidDel="005976D6">
          <w:rPr>
            <w:spacing w:val="-3"/>
          </w:rPr>
          <w:delText xml:space="preserve"> </w:delText>
        </w:r>
        <w:r w:rsidDel="005976D6">
          <w:delText>achieved</w:delText>
        </w:r>
      </w:del>
      <w:ins w:id="105" w:author="Asus" w:date="2025-05-19T15:46:00Z" w16du:dateUtc="2025-05-19T08:46:00Z">
        <w:r w:rsidR="005976D6">
          <w:t>3 students achieved3 students achieved</w:t>
        </w:r>
      </w:ins>
      <w:r>
        <w:rPr>
          <w:spacing w:val="-3"/>
        </w:rPr>
        <w:t xml:space="preserve"> </w:t>
      </w:r>
      <w:r>
        <w:t xml:space="preserve">the very good category. In </w:t>
      </w:r>
      <w:ins w:id="106" w:author="Asus" w:date="2025-05-19T15:46:00Z" w16du:dateUtc="2025-05-19T08:46:00Z">
        <w:r w:rsidR="005976D6">
          <w:t xml:space="preserve">the </w:t>
        </w:r>
      </w:ins>
      <w:r>
        <w:t xml:space="preserve">control class, </w:t>
      </w:r>
      <w:del w:id="107" w:author="Asus" w:date="2025-05-19T15:46:00Z" w16du:dateUtc="2025-05-19T08:46:00Z">
        <w:r w:rsidDel="005976D6">
          <w:delText>there’s no one student who achieved</w:delText>
        </w:r>
      </w:del>
      <w:ins w:id="108" w:author="Asus" w:date="2025-05-19T15:46:00Z" w16du:dateUtc="2025-05-19T08:46:00Z">
        <w:r w:rsidR="005976D6">
          <w:t xml:space="preserve">no one student </w:t>
        </w:r>
        <w:proofErr w:type="spellStart"/>
        <w:r w:rsidR="005976D6">
          <w:t>achievedno</w:t>
        </w:r>
        <w:proofErr w:type="spellEnd"/>
        <w:r w:rsidR="005976D6">
          <w:t xml:space="preserve"> one student achieved</w:t>
        </w:r>
      </w:ins>
      <w:r>
        <w:t xml:space="preserve"> the very good category.</w:t>
      </w:r>
      <w:r>
        <w:rPr>
          <w:spacing w:val="-10"/>
        </w:rPr>
        <w:t xml:space="preserve"> </w:t>
      </w:r>
      <w:r>
        <w:t>The</w:t>
      </w:r>
      <w:r>
        <w:rPr>
          <w:spacing w:val="-11"/>
        </w:rPr>
        <w:t xml:space="preserve"> </w:t>
      </w:r>
      <w:r>
        <w:t>students</w:t>
      </w:r>
      <w:r>
        <w:rPr>
          <w:spacing w:val="-12"/>
        </w:rPr>
        <w:t xml:space="preserve"> </w:t>
      </w:r>
      <w:r>
        <w:t>who</w:t>
      </w:r>
      <w:r>
        <w:rPr>
          <w:spacing w:val="-12"/>
        </w:rPr>
        <w:t xml:space="preserve"> </w:t>
      </w:r>
      <w:r>
        <w:t>achieved</w:t>
      </w:r>
      <w:r>
        <w:rPr>
          <w:spacing w:val="-12"/>
        </w:rPr>
        <w:t xml:space="preserve"> </w:t>
      </w:r>
      <w:del w:id="109" w:author="Asus" w:date="2025-05-19T15:46:00Z" w16du:dateUtc="2025-05-19T08:46:00Z">
        <w:r w:rsidDel="005976D6">
          <w:delText>the</w:delText>
        </w:r>
        <w:r w:rsidDel="005976D6">
          <w:rPr>
            <w:spacing w:val="-10"/>
          </w:rPr>
          <w:delText xml:space="preserve"> </w:delText>
        </w:r>
      </w:del>
      <w:ins w:id="110" w:author="Asus" w:date="2025-05-19T15:46:00Z" w16du:dateUtc="2025-05-19T08:46:00Z">
        <w:r w:rsidR="005976D6">
          <w:t>a</w:t>
        </w:r>
        <w:r w:rsidR="005976D6">
          <w:rPr>
            <w:spacing w:val="-10"/>
          </w:rPr>
          <w:t xml:space="preserve"> </w:t>
        </w:r>
      </w:ins>
      <w:r>
        <w:t>score</w:t>
      </w:r>
      <w:r>
        <w:rPr>
          <w:spacing w:val="-13"/>
        </w:rPr>
        <w:t xml:space="preserve"> </w:t>
      </w:r>
      <w:r>
        <w:t>in</w:t>
      </w:r>
      <w:r>
        <w:rPr>
          <w:spacing w:val="-12"/>
        </w:rPr>
        <w:t xml:space="preserve"> </w:t>
      </w:r>
      <w:ins w:id="111" w:author="Asus" w:date="2025-05-19T15:46:00Z" w16du:dateUtc="2025-05-19T08:46:00Z">
        <w:r w:rsidR="005976D6">
          <w:rPr>
            <w:spacing w:val="-12"/>
          </w:rPr>
          <w:t xml:space="preserve">the </w:t>
        </w:r>
      </w:ins>
      <w:r>
        <w:t>good</w:t>
      </w:r>
      <w:r>
        <w:rPr>
          <w:spacing w:val="-12"/>
        </w:rPr>
        <w:t xml:space="preserve"> </w:t>
      </w:r>
      <w:r>
        <w:t>category</w:t>
      </w:r>
      <w:r>
        <w:rPr>
          <w:spacing w:val="-13"/>
        </w:rPr>
        <w:t xml:space="preserve"> </w:t>
      </w:r>
      <w:r>
        <w:t>in</w:t>
      </w:r>
      <w:r>
        <w:rPr>
          <w:spacing w:val="-9"/>
        </w:rPr>
        <w:t xml:space="preserve"> </w:t>
      </w:r>
      <w:ins w:id="112" w:author="Asus" w:date="2025-05-19T15:47:00Z" w16du:dateUtc="2025-05-19T08:47:00Z">
        <w:r w:rsidR="005976D6">
          <w:rPr>
            <w:spacing w:val="-9"/>
          </w:rPr>
          <w:t xml:space="preserve">the </w:t>
        </w:r>
      </w:ins>
      <w:r>
        <w:t>experimental</w:t>
      </w:r>
      <w:r>
        <w:rPr>
          <w:spacing w:val="-12"/>
        </w:rPr>
        <w:t xml:space="preserve"> </w:t>
      </w:r>
      <w:r>
        <w:t>class</w:t>
      </w:r>
      <w:r>
        <w:rPr>
          <w:spacing w:val="-12"/>
        </w:rPr>
        <w:t xml:space="preserve"> </w:t>
      </w:r>
      <w:r>
        <w:t>were 27 students, while in the control class were 15 students. In the experimental class, there were</w:t>
      </w:r>
      <w:r>
        <w:rPr>
          <w:spacing w:val="-2"/>
        </w:rPr>
        <w:t xml:space="preserve"> </w:t>
      </w:r>
      <w:r>
        <w:t>no</w:t>
      </w:r>
      <w:r>
        <w:rPr>
          <w:spacing w:val="-2"/>
        </w:rPr>
        <w:t xml:space="preserve"> </w:t>
      </w:r>
      <w:r>
        <w:t>students who</w:t>
      </w:r>
      <w:r>
        <w:rPr>
          <w:spacing w:val="-2"/>
        </w:rPr>
        <w:t xml:space="preserve"> </w:t>
      </w:r>
      <w:r>
        <w:t>achieved</w:t>
      </w:r>
      <w:r>
        <w:rPr>
          <w:spacing w:val="-2"/>
        </w:rPr>
        <w:t xml:space="preserve"> </w:t>
      </w:r>
      <w:r>
        <w:t>the</w:t>
      </w:r>
      <w:r>
        <w:rPr>
          <w:spacing w:val="-1"/>
        </w:rPr>
        <w:t xml:space="preserve"> </w:t>
      </w:r>
      <w:r>
        <w:t>fair</w:t>
      </w:r>
      <w:r>
        <w:rPr>
          <w:spacing w:val="-1"/>
        </w:rPr>
        <w:t xml:space="preserve"> </w:t>
      </w:r>
      <w:r>
        <w:t>category. While</w:t>
      </w:r>
      <w:r>
        <w:rPr>
          <w:spacing w:val="-3"/>
        </w:rPr>
        <w:t xml:space="preserve"> </w:t>
      </w:r>
      <w:r>
        <w:t>in the control class,</w:t>
      </w:r>
      <w:r>
        <w:rPr>
          <w:spacing w:val="-2"/>
        </w:rPr>
        <w:t xml:space="preserve"> </w:t>
      </w:r>
      <w:del w:id="113" w:author="Asus" w:date="2025-05-19T15:47:00Z" w16du:dateUtc="2025-05-19T08:47:00Z">
        <w:r w:rsidDel="005976D6">
          <w:delText>there</w:delText>
        </w:r>
        <w:r w:rsidDel="005976D6">
          <w:rPr>
            <w:spacing w:val="-2"/>
          </w:rPr>
          <w:delText xml:space="preserve"> </w:delText>
        </w:r>
        <w:r w:rsidDel="005976D6">
          <w:delText>were</w:delText>
        </w:r>
        <w:r w:rsidDel="005976D6">
          <w:rPr>
            <w:spacing w:val="-4"/>
          </w:rPr>
          <w:delText xml:space="preserve"> </w:delText>
        </w:r>
        <w:r w:rsidDel="005976D6">
          <w:delText>15 students who achieved</w:delText>
        </w:r>
      </w:del>
      <w:ins w:id="114" w:author="Asus" w:date="2025-05-19T15:47:00Z" w16du:dateUtc="2025-05-19T08:47:00Z">
        <w:r w:rsidR="005976D6">
          <w:t>15 students achieved</w:t>
        </w:r>
      </w:ins>
      <w:r>
        <w:t xml:space="preserve"> the fair category. In the experimental class and control class, they were no </w:t>
      </w:r>
      <w:del w:id="115" w:author="Asus" w:date="2025-05-19T15:47:00Z" w16du:dateUtc="2025-05-19T08:47:00Z">
        <w:r w:rsidDel="005976D6">
          <w:delText xml:space="preserve">one </w:delText>
        </w:r>
      </w:del>
      <w:r>
        <w:t xml:space="preserve">student in the experimental class and </w:t>
      </w:r>
      <w:del w:id="116" w:author="Asus" w:date="2025-05-19T15:47:00Z" w16du:dateUtc="2025-05-19T08:47:00Z">
        <w:r w:rsidDel="005976D6">
          <w:delText xml:space="preserve">in </w:delText>
        </w:r>
      </w:del>
      <w:r>
        <w:t>the control class. Based on the table above,</w:t>
      </w:r>
      <w:r>
        <w:rPr>
          <w:spacing w:val="-11"/>
        </w:rPr>
        <w:t xml:space="preserve"> </w:t>
      </w:r>
      <w:r>
        <w:t>most</w:t>
      </w:r>
      <w:r>
        <w:rPr>
          <w:spacing w:val="-7"/>
        </w:rPr>
        <w:t xml:space="preserve"> </w:t>
      </w:r>
      <w:r>
        <w:t>of</w:t>
      </w:r>
      <w:r>
        <w:rPr>
          <w:spacing w:val="-9"/>
        </w:rPr>
        <w:t xml:space="preserve"> </w:t>
      </w:r>
      <w:r>
        <w:t>the</w:t>
      </w:r>
      <w:r>
        <w:rPr>
          <w:spacing w:val="-7"/>
        </w:rPr>
        <w:t xml:space="preserve"> </w:t>
      </w:r>
      <w:r>
        <w:t>students</w:t>
      </w:r>
      <w:r>
        <w:rPr>
          <w:spacing w:val="-7"/>
        </w:rPr>
        <w:t xml:space="preserve"> </w:t>
      </w:r>
      <w:r>
        <w:t>in</w:t>
      </w:r>
      <w:r>
        <w:rPr>
          <w:spacing w:val="-8"/>
        </w:rPr>
        <w:t xml:space="preserve"> </w:t>
      </w:r>
      <w:r>
        <w:t>the</w:t>
      </w:r>
      <w:r>
        <w:rPr>
          <w:spacing w:val="-8"/>
        </w:rPr>
        <w:t xml:space="preserve"> </w:t>
      </w:r>
      <w:r>
        <w:t>experimental</w:t>
      </w:r>
      <w:r>
        <w:rPr>
          <w:spacing w:val="-9"/>
        </w:rPr>
        <w:t xml:space="preserve"> </w:t>
      </w:r>
      <w:r>
        <w:t>class</w:t>
      </w:r>
      <w:r>
        <w:rPr>
          <w:spacing w:val="-7"/>
        </w:rPr>
        <w:t xml:space="preserve"> </w:t>
      </w:r>
      <w:r>
        <w:t>were</w:t>
      </w:r>
      <w:r>
        <w:rPr>
          <w:spacing w:val="-9"/>
        </w:rPr>
        <w:t xml:space="preserve"> </w:t>
      </w:r>
      <w:r>
        <w:t>in</w:t>
      </w:r>
      <w:r>
        <w:rPr>
          <w:spacing w:val="-8"/>
        </w:rPr>
        <w:t xml:space="preserve"> </w:t>
      </w:r>
      <w:r>
        <w:t>very</w:t>
      </w:r>
      <w:r>
        <w:rPr>
          <w:spacing w:val="-8"/>
        </w:rPr>
        <w:t xml:space="preserve"> </w:t>
      </w:r>
      <w:r>
        <w:t>good</w:t>
      </w:r>
      <w:r>
        <w:rPr>
          <w:spacing w:val="-9"/>
        </w:rPr>
        <w:t xml:space="preserve"> </w:t>
      </w:r>
      <w:r>
        <w:t>and</w:t>
      </w:r>
      <w:r>
        <w:rPr>
          <w:spacing w:val="-5"/>
        </w:rPr>
        <w:t xml:space="preserve"> </w:t>
      </w:r>
      <w:r>
        <w:t>good</w:t>
      </w:r>
      <w:r>
        <w:rPr>
          <w:spacing w:val="-8"/>
        </w:rPr>
        <w:t xml:space="preserve"> </w:t>
      </w:r>
      <w:del w:id="117" w:author="Asus" w:date="2025-05-19T15:47:00Z" w16du:dateUtc="2025-05-19T08:47:00Z">
        <w:r w:rsidDel="005976D6">
          <w:rPr>
            <w:spacing w:val="-2"/>
          </w:rPr>
          <w:delText>category</w:delText>
        </w:r>
      </w:del>
      <w:ins w:id="118" w:author="Asus" w:date="2025-05-19T15:47:00Z" w16du:dateUtc="2025-05-19T08:47:00Z">
        <w:r w:rsidR="005976D6">
          <w:rPr>
            <w:spacing w:val="-2"/>
          </w:rPr>
          <w:t>categories</w:t>
        </w:r>
      </w:ins>
      <w:r>
        <w:rPr>
          <w:spacing w:val="-2"/>
        </w:rPr>
        <w:t>.</w:t>
      </w:r>
      <w:commentRangeEnd w:id="102"/>
      <w:r w:rsidR="005976D6">
        <w:rPr>
          <w:rStyle w:val="CommentReference"/>
        </w:rPr>
        <w:commentReference w:id="102"/>
      </w:r>
    </w:p>
    <w:p w14:paraId="096BB3E3" w14:textId="77777777" w:rsidR="0098029C" w:rsidRDefault="00341337">
      <w:pPr>
        <w:pStyle w:val="Heading1"/>
        <w:numPr>
          <w:ilvl w:val="2"/>
          <w:numId w:val="1"/>
        </w:numPr>
        <w:tabs>
          <w:tab w:val="left" w:pos="1249"/>
        </w:tabs>
        <w:spacing w:before="161"/>
        <w:ind w:left="1249" w:hanging="540"/>
      </w:pPr>
      <w:r>
        <w:t>Normality</w:t>
      </w:r>
      <w:r>
        <w:rPr>
          <w:spacing w:val="-3"/>
        </w:rPr>
        <w:t xml:space="preserve"> </w:t>
      </w:r>
      <w:r>
        <w:rPr>
          <w:spacing w:val="-4"/>
        </w:rPr>
        <w:t>test</w:t>
      </w:r>
    </w:p>
    <w:p w14:paraId="03E0CCCE" w14:textId="69C0F1A2" w:rsidR="0098029C" w:rsidRDefault="00341337">
      <w:pPr>
        <w:pStyle w:val="BodyText"/>
        <w:spacing w:before="202" w:line="276" w:lineRule="auto"/>
        <w:ind w:left="709" w:right="423" w:firstLine="720"/>
      </w:pPr>
      <w:commentRangeStart w:id="119"/>
      <w:r>
        <w:t>Based</w:t>
      </w:r>
      <w:r>
        <w:rPr>
          <w:spacing w:val="-7"/>
        </w:rPr>
        <w:t xml:space="preserve"> </w:t>
      </w:r>
      <w:r>
        <w:t>on</w:t>
      </w:r>
      <w:r>
        <w:rPr>
          <w:spacing w:val="-7"/>
        </w:rPr>
        <w:t xml:space="preserve"> </w:t>
      </w:r>
      <w:r>
        <w:t>the</w:t>
      </w:r>
      <w:r>
        <w:rPr>
          <w:spacing w:val="-8"/>
        </w:rPr>
        <w:t xml:space="preserve"> </w:t>
      </w:r>
      <w:r>
        <w:t>Central</w:t>
      </w:r>
      <w:r>
        <w:rPr>
          <w:spacing w:val="-7"/>
        </w:rPr>
        <w:t xml:space="preserve"> </w:t>
      </w:r>
      <w:r>
        <w:t>Limit</w:t>
      </w:r>
      <w:r>
        <w:rPr>
          <w:spacing w:val="-7"/>
        </w:rPr>
        <w:t xml:space="preserve"> </w:t>
      </w:r>
      <w:r>
        <w:t>Theorem</w:t>
      </w:r>
      <w:r>
        <w:rPr>
          <w:spacing w:val="-7"/>
        </w:rPr>
        <w:t xml:space="preserve"> </w:t>
      </w:r>
      <w:r>
        <w:t>which</w:t>
      </w:r>
      <w:r>
        <w:rPr>
          <w:spacing w:val="-7"/>
        </w:rPr>
        <w:t xml:space="preserve"> </w:t>
      </w:r>
      <w:r>
        <w:t>states</w:t>
      </w:r>
      <w:r>
        <w:rPr>
          <w:spacing w:val="-6"/>
        </w:rPr>
        <w:t xml:space="preserve"> </w:t>
      </w:r>
      <w:r>
        <w:t>that</w:t>
      </w:r>
      <w:r>
        <w:rPr>
          <w:spacing w:val="-7"/>
        </w:rPr>
        <w:t xml:space="preserve"> </w:t>
      </w:r>
      <w:r>
        <w:t>for</w:t>
      </w:r>
      <w:r>
        <w:rPr>
          <w:spacing w:val="-9"/>
        </w:rPr>
        <w:t xml:space="preserve"> </w:t>
      </w:r>
      <w:r>
        <w:t>large</w:t>
      </w:r>
      <w:r>
        <w:rPr>
          <w:spacing w:val="-9"/>
        </w:rPr>
        <w:t xml:space="preserve"> </w:t>
      </w:r>
      <w:r>
        <w:t>samples,</w:t>
      </w:r>
      <w:r>
        <w:rPr>
          <w:spacing w:val="-6"/>
        </w:rPr>
        <w:t xml:space="preserve"> </w:t>
      </w:r>
      <w:r>
        <w:t>especially 30</w:t>
      </w:r>
      <w:r>
        <w:rPr>
          <w:spacing w:val="-10"/>
        </w:rPr>
        <w:t xml:space="preserve"> </w:t>
      </w:r>
      <w:r>
        <w:t>or</w:t>
      </w:r>
      <w:r>
        <w:rPr>
          <w:spacing w:val="-10"/>
        </w:rPr>
        <w:t xml:space="preserve"> </w:t>
      </w:r>
      <w:r>
        <w:t>more</w:t>
      </w:r>
      <w:r>
        <w:rPr>
          <w:spacing w:val="-9"/>
        </w:rPr>
        <w:t xml:space="preserve"> </w:t>
      </w:r>
      <w:r>
        <w:t>than</w:t>
      </w:r>
      <w:r>
        <w:rPr>
          <w:spacing w:val="-10"/>
        </w:rPr>
        <w:t xml:space="preserve"> </w:t>
      </w:r>
      <w:r>
        <w:t>30</w:t>
      </w:r>
      <w:r>
        <w:rPr>
          <w:spacing w:val="-7"/>
        </w:rPr>
        <w:t xml:space="preserve"> </w:t>
      </w:r>
      <w:r>
        <w:t>(n</w:t>
      </w:r>
      <w:r>
        <w:rPr>
          <w:spacing w:val="-10"/>
        </w:rPr>
        <w:t xml:space="preserve"> </w:t>
      </w:r>
      <w:r>
        <w:t>≥</w:t>
      </w:r>
      <w:r>
        <w:rPr>
          <w:spacing w:val="-9"/>
        </w:rPr>
        <w:t xml:space="preserve"> </w:t>
      </w:r>
      <w:r>
        <w:t>30),</w:t>
      </w:r>
      <w:r>
        <w:rPr>
          <w:spacing w:val="-10"/>
        </w:rPr>
        <w:t xml:space="preserve"> </w:t>
      </w:r>
      <w:r>
        <w:t>the</w:t>
      </w:r>
      <w:r>
        <w:rPr>
          <w:spacing w:val="-10"/>
        </w:rPr>
        <w:t xml:space="preserve"> </w:t>
      </w:r>
      <w:r>
        <w:t>sample</w:t>
      </w:r>
      <w:r>
        <w:rPr>
          <w:spacing w:val="-8"/>
        </w:rPr>
        <w:t xml:space="preserve"> </w:t>
      </w:r>
      <w:r>
        <w:t>distribution</w:t>
      </w:r>
      <w:r>
        <w:rPr>
          <w:spacing w:val="-10"/>
        </w:rPr>
        <w:t xml:space="preserve"> </w:t>
      </w:r>
      <w:r>
        <w:t>is</w:t>
      </w:r>
      <w:r>
        <w:rPr>
          <w:spacing w:val="-9"/>
        </w:rPr>
        <w:t xml:space="preserve"> </w:t>
      </w:r>
      <w:r>
        <w:t>considered</w:t>
      </w:r>
      <w:r>
        <w:rPr>
          <w:spacing w:val="-8"/>
        </w:rPr>
        <w:t xml:space="preserve"> </w:t>
      </w:r>
      <w:r>
        <w:t>normal</w:t>
      </w:r>
      <w:r>
        <w:rPr>
          <w:spacing w:val="-7"/>
        </w:rPr>
        <w:t xml:space="preserve"> </w:t>
      </w:r>
      <w:r>
        <w:t>(Dielman,</w:t>
      </w:r>
      <w:r>
        <w:rPr>
          <w:spacing w:val="-10"/>
        </w:rPr>
        <w:t xml:space="preserve"> </w:t>
      </w:r>
      <w:r>
        <w:t>1961). So, in this research, the samples were 30, so a normality test was not needed. It can be concluded that even though the results of classical assumption testing are normality tests shows</w:t>
      </w:r>
      <w:r>
        <w:rPr>
          <w:spacing w:val="-10"/>
        </w:rPr>
        <w:t xml:space="preserve"> </w:t>
      </w:r>
      <w:r>
        <w:t>that</w:t>
      </w:r>
      <w:r>
        <w:rPr>
          <w:spacing w:val="-10"/>
        </w:rPr>
        <w:t xml:space="preserve"> </w:t>
      </w:r>
      <w:r>
        <w:t>some</w:t>
      </w:r>
      <w:r>
        <w:rPr>
          <w:spacing w:val="-10"/>
        </w:rPr>
        <w:t xml:space="preserve"> </w:t>
      </w:r>
      <w:r>
        <w:t>of</w:t>
      </w:r>
      <w:r>
        <w:rPr>
          <w:spacing w:val="-10"/>
        </w:rPr>
        <w:t xml:space="preserve"> </w:t>
      </w:r>
      <w:r>
        <w:t>the</w:t>
      </w:r>
      <w:r>
        <w:rPr>
          <w:spacing w:val="-11"/>
        </w:rPr>
        <w:t xml:space="preserve"> </w:t>
      </w:r>
      <w:r>
        <w:t>data</w:t>
      </w:r>
      <w:r>
        <w:rPr>
          <w:spacing w:val="-10"/>
        </w:rPr>
        <w:t xml:space="preserve"> </w:t>
      </w:r>
      <w:r>
        <w:t>is</w:t>
      </w:r>
      <w:r>
        <w:rPr>
          <w:spacing w:val="-9"/>
        </w:rPr>
        <w:t xml:space="preserve"> </w:t>
      </w:r>
      <w:r>
        <w:t>not</w:t>
      </w:r>
      <w:r>
        <w:rPr>
          <w:spacing w:val="-9"/>
        </w:rPr>
        <w:t xml:space="preserve"> </w:t>
      </w:r>
      <w:r>
        <w:t>normally</w:t>
      </w:r>
      <w:r>
        <w:rPr>
          <w:spacing w:val="-10"/>
        </w:rPr>
        <w:t xml:space="preserve"> </w:t>
      </w:r>
      <w:r>
        <w:t>distributed,</w:t>
      </w:r>
      <w:r>
        <w:rPr>
          <w:spacing w:val="-10"/>
        </w:rPr>
        <w:t xml:space="preserve"> </w:t>
      </w:r>
      <w:r>
        <w:t>because</w:t>
      </w:r>
      <w:r>
        <w:rPr>
          <w:spacing w:val="-10"/>
        </w:rPr>
        <w:t xml:space="preserve"> </w:t>
      </w:r>
      <w:r>
        <w:t>the</w:t>
      </w:r>
      <w:r>
        <w:rPr>
          <w:spacing w:val="-8"/>
        </w:rPr>
        <w:t xml:space="preserve"> </w:t>
      </w:r>
      <w:r>
        <w:t>sample</w:t>
      </w:r>
      <w:r>
        <w:rPr>
          <w:spacing w:val="-11"/>
        </w:rPr>
        <w:t xml:space="preserve"> </w:t>
      </w:r>
      <w:r>
        <w:t>in</w:t>
      </w:r>
      <w:r>
        <w:rPr>
          <w:spacing w:val="-10"/>
        </w:rPr>
        <w:t xml:space="preserve"> </w:t>
      </w:r>
      <w:r>
        <w:t>this</w:t>
      </w:r>
      <w:r>
        <w:rPr>
          <w:spacing w:val="-5"/>
        </w:rPr>
        <w:t xml:space="preserve"> </w:t>
      </w:r>
      <w:r>
        <w:t xml:space="preserve">research is more than 30 (n ≥ 30), </w:t>
      </w:r>
      <w:del w:id="120" w:author="Asus" w:date="2025-05-19T16:02:00Z" w16du:dateUtc="2025-05-19T09:02:00Z">
        <w:r w:rsidDel="00EA6D5E">
          <w:delText>in accordance with</w:delText>
        </w:r>
      </w:del>
      <w:ins w:id="121" w:author="Asus" w:date="2025-05-19T16:02:00Z" w16du:dateUtc="2025-05-19T09:02:00Z">
        <w:r w:rsidR="00EA6D5E">
          <w:t>by</w:t>
        </w:r>
      </w:ins>
      <w:r>
        <w:t xml:space="preserve"> the Central Limit Theorem, the data is considered normal.</w:t>
      </w:r>
      <w:commentRangeEnd w:id="119"/>
      <w:r w:rsidR="000A5F66">
        <w:rPr>
          <w:rStyle w:val="CommentReference"/>
        </w:rPr>
        <w:commentReference w:id="119"/>
      </w:r>
    </w:p>
    <w:p w14:paraId="621DBD4C" w14:textId="77777777" w:rsidR="0098029C" w:rsidRDefault="00341337">
      <w:pPr>
        <w:pStyle w:val="Heading1"/>
        <w:numPr>
          <w:ilvl w:val="2"/>
          <w:numId w:val="1"/>
        </w:numPr>
        <w:tabs>
          <w:tab w:val="left" w:pos="1249"/>
        </w:tabs>
        <w:spacing w:before="160"/>
        <w:ind w:left="1249" w:hanging="540"/>
      </w:pPr>
      <w:r>
        <w:t>Homogeneity</w:t>
      </w:r>
      <w:r>
        <w:rPr>
          <w:spacing w:val="-3"/>
        </w:rPr>
        <w:t xml:space="preserve"> </w:t>
      </w:r>
      <w:r>
        <w:rPr>
          <w:spacing w:val="-4"/>
        </w:rPr>
        <w:t>test</w:t>
      </w:r>
    </w:p>
    <w:p w14:paraId="29F3EADF" w14:textId="77777777" w:rsidR="0098029C" w:rsidRDefault="00341337">
      <w:pPr>
        <w:pStyle w:val="BodyText"/>
        <w:spacing w:before="201" w:line="276" w:lineRule="auto"/>
        <w:ind w:left="709" w:right="423" w:firstLine="720"/>
      </w:pPr>
      <w:commentRangeStart w:id="122"/>
      <w:r>
        <w:t>The homogeneity test was calculated by the researcher using SPSS. To find out whether</w:t>
      </w:r>
      <w:r>
        <w:rPr>
          <w:spacing w:val="-14"/>
        </w:rPr>
        <w:t xml:space="preserve"> </w:t>
      </w:r>
      <w:r>
        <w:t>it</w:t>
      </w:r>
      <w:r>
        <w:rPr>
          <w:spacing w:val="-9"/>
        </w:rPr>
        <w:t xml:space="preserve"> </w:t>
      </w:r>
      <w:r>
        <w:t>is</w:t>
      </w:r>
      <w:r>
        <w:rPr>
          <w:spacing w:val="-10"/>
        </w:rPr>
        <w:t xml:space="preserve"> </w:t>
      </w:r>
      <w:r>
        <w:t>homogeneous,</w:t>
      </w:r>
      <w:r>
        <w:rPr>
          <w:spacing w:val="-11"/>
        </w:rPr>
        <w:t xml:space="preserve"> </w:t>
      </w:r>
      <w:r>
        <w:t>if</w:t>
      </w:r>
      <w:r>
        <w:rPr>
          <w:spacing w:val="-10"/>
        </w:rPr>
        <w:t xml:space="preserve"> </w:t>
      </w:r>
      <w:r>
        <w:t>the</w:t>
      </w:r>
      <w:r>
        <w:rPr>
          <w:spacing w:val="-12"/>
        </w:rPr>
        <w:t xml:space="preserve"> </w:t>
      </w:r>
      <w:r>
        <w:t>sig</w:t>
      </w:r>
      <w:r>
        <w:rPr>
          <w:spacing w:val="-12"/>
        </w:rPr>
        <w:t xml:space="preserve"> </w:t>
      </w:r>
      <w:r>
        <w:t>value</w:t>
      </w:r>
      <w:r>
        <w:rPr>
          <w:spacing w:val="-11"/>
        </w:rPr>
        <w:t xml:space="preserve"> </w:t>
      </w:r>
      <w:r>
        <w:t>is</w:t>
      </w:r>
      <w:r>
        <w:rPr>
          <w:spacing w:val="-10"/>
        </w:rPr>
        <w:t xml:space="preserve"> </w:t>
      </w:r>
      <w:r>
        <w:t>&gt;</w:t>
      </w:r>
      <w:r>
        <w:rPr>
          <w:spacing w:val="-12"/>
        </w:rPr>
        <w:t xml:space="preserve"> </w:t>
      </w:r>
      <w:r>
        <w:t>0.05</w:t>
      </w:r>
      <w:r>
        <w:rPr>
          <w:spacing w:val="-12"/>
        </w:rPr>
        <w:t xml:space="preserve"> </w:t>
      </w:r>
      <w:r>
        <w:t>then</w:t>
      </w:r>
      <w:r>
        <w:rPr>
          <w:spacing w:val="-11"/>
        </w:rPr>
        <w:t xml:space="preserve"> </w:t>
      </w:r>
      <w:r>
        <w:t>it</w:t>
      </w:r>
      <w:r>
        <w:rPr>
          <w:spacing w:val="-13"/>
        </w:rPr>
        <w:t xml:space="preserve"> </w:t>
      </w:r>
      <w:r>
        <w:t>is</w:t>
      </w:r>
      <w:r>
        <w:rPr>
          <w:spacing w:val="-9"/>
        </w:rPr>
        <w:t xml:space="preserve"> </w:t>
      </w:r>
      <w:r>
        <w:t>homogeneous,</w:t>
      </w:r>
      <w:r>
        <w:rPr>
          <w:spacing w:val="-11"/>
        </w:rPr>
        <w:t xml:space="preserve"> </w:t>
      </w:r>
      <w:r>
        <w:t>if</w:t>
      </w:r>
      <w:r>
        <w:rPr>
          <w:spacing w:val="-11"/>
        </w:rPr>
        <w:t xml:space="preserve"> </w:t>
      </w:r>
      <w:r>
        <w:t>the</w:t>
      </w:r>
      <w:r>
        <w:rPr>
          <w:spacing w:val="-12"/>
        </w:rPr>
        <w:t xml:space="preserve"> </w:t>
      </w:r>
      <w:r>
        <w:t>sig</w:t>
      </w:r>
      <w:r>
        <w:rPr>
          <w:spacing w:val="-9"/>
        </w:rPr>
        <w:t xml:space="preserve"> </w:t>
      </w:r>
      <w:r>
        <w:rPr>
          <w:spacing w:val="-2"/>
        </w:rPr>
        <w:t>value</w:t>
      </w:r>
    </w:p>
    <w:p w14:paraId="4B5A0FCF" w14:textId="3293EE72" w:rsidR="0098029C" w:rsidRDefault="00341337" w:rsidP="00155FC4">
      <w:pPr>
        <w:pStyle w:val="BodyText"/>
        <w:spacing w:line="278" w:lineRule="auto"/>
        <w:ind w:left="709" w:right="427"/>
      </w:pPr>
      <w:r>
        <w:t>&lt; 0.05, it can be said to be non-homogeneous. the homogeneity test has a statistical significance</w:t>
      </w:r>
      <w:r>
        <w:rPr>
          <w:spacing w:val="70"/>
        </w:rPr>
        <w:t xml:space="preserve"> </w:t>
      </w:r>
      <w:r>
        <w:t>between</w:t>
      </w:r>
      <w:r>
        <w:rPr>
          <w:spacing w:val="75"/>
        </w:rPr>
        <w:t xml:space="preserve"> </w:t>
      </w:r>
      <w:r>
        <w:t>the</w:t>
      </w:r>
      <w:r>
        <w:rPr>
          <w:spacing w:val="73"/>
        </w:rPr>
        <w:t xml:space="preserve"> </w:t>
      </w:r>
      <w:r>
        <w:t>experimental</w:t>
      </w:r>
      <w:r>
        <w:rPr>
          <w:spacing w:val="73"/>
        </w:rPr>
        <w:t xml:space="preserve"> </w:t>
      </w:r>
      <w:r>
        <w:t>class</w:t>
      </w:r>
      <w:r>
        <w:rPr>
          <w:spacing w:val="73"/>
        </w:rPr>
        <w:t xml:space="preserve"> </w:t>
      </w:r>
      <w:r>
        <w:t>and</w:t>
      </w:r>
      <w:r>
        <w:rPr>
          <w:spacing w:val="74"/>
        </w:rPr>
        <w:t xml:space="preserve"> </w:t>
      </w:r>
      <w:r>
        <w:t>the</w:t>
      </w:r>
      <w:r>
        <w:rPr>
          <w:spacing w:val="72"/>
        </w:rPr>
        <w:t xml:space="preserve"> </w:t>
      </w:r>
      <w:r>
        <w:t>control</w:t>
      </w:r>
      <w:r>
        <w:rPr>
          <w:spacing w:val="73"/>
        </w:rPr>
        <w:t xml:space="preserve"> </w:t>
      </w:r>
      <w:r>
        <w:t>class,</w:t>
      </w:r>
      <w:r>
        <w:rPr>
          <w:spacing w:val="74"/>
        </w:rPr>
        <w:t xml:space="preserve"> </w:t>
      </w:r>
      <w:r>
        <w:t>which</w:t>
      </w:r>
      <w:r>
        <w:rPr>
          <w:spacing w:val="72"/>
        </w:rPr>
        <w:t xml:space="preserve"> </w:t>
      </w:r>
      <w:r>
        <w:t>is</w:t>
      </w:r>
      <w:r>
        <w:rPr>
          <w:spacing w:val="74"/>
        </w:rPr>
        <w:t xml:space="preserve"> </w:t>
      </w:r>
      <w:r>
        <w:rPr>
          <w:spacing w:val="-2"/>
        </w:rPr>
        <w:t>0.352.</w:t>
      </w:r>
      <w:r w:rsidR="00155FC4">
        <w:rPr>
          <w:spacing w:val="-2"/>
        </w:rPr>
        <w:t xml:space="preserve"> </w:t>
      </w:r>
      <w:r>
        <w:t>Therefore, it can be concluded that the variance between the experimental class and the</w:t>
      </w:r>
      <w:r>
        <w:rPr>
          <w:spacing w:val="40"/>
        </w:rPr>
        <w:t xml:space="preserve"> </w:t>
      </w:r>
      <w:r>
        <w:t>control class is homogeneous.</w:t>
      </w:r>
      <w:commentRangeEnd w:id="122"/>
      <w:r w:rsidR="00EA6D5E">
        <w:rPr>
          <w:rStyle w:val="CommentReference"/>
        </w:rPr>
        <w:commentReference w:id="122"/>
      </w:r>
    </w:p>
    <w:p w14:paraId="591D5A6E" w14:textId="77777777" w:rsidR="0098029C" w:rsidRDefault="00341337">
      <w:pPr>
        <w:pStyle w:val="Heading1"/>
        <w:numPr>
          <w:ilvl w:val="2"/>
          <w:numId w:val="1"/>
        </w:numPr>
        <w:tabs>
          <w:tab w:val="left" w:pos="1261"/>
        </w:tabs>
        <w:spacing w:before="157"/>
        <w:ind w:left="1261" w:hanging="540"/>
      </w:pPr>
      <w:commentRangeStart w:id="123"/>
      <w:r>
        <w:rPr>
          <w:spacing w:val="-2"/>
        </w:rPr>
        <w:t>T-</w:t>
      </w:r>
      <w:r>
        <w:rPr>
          <w:spacing w:val="-4"/>
        </w:rPr>
        <w:t>test</w:t>
      </w:r>
      <w:commentRangeEnd w:id="123"/>
      <w:r w:rsidR="00EA6D5E">
        <w:rPr>
          <w:rStyle w:val="CommentReference"/>
          <w:b w:val="0"/>
          <w:bCs w:val="0"/>
        </w:rPr>
        <w:commentReference w:id="123"/>
      </w:r>
    </w:p>
    <w:p w14:paraId="56230CD2" w14:textId="77777777" w:rsidR="0098029C" w:rsidRDefault="00341337">
      <w:pPr>
        <w:pStyle w:val="BodyText"/>
        <w:spacing w:before="202" w:line="276" w:lineRule="auto"/>
        <w:ind w:left="709" w:right="423" w:firstLine="448"/>
      </w:pPr>
      <w:r>
        <w:t>The researcher used an Independent Sample T-test in the SPSS program to calculate the data. Independent sample t-test analysis of the post-test of the experiment class and post-test of the control class aims to determine whether there is a significant difference in post-test scores in the experimental class and the control class. The conclusion of the research is stated to be significant if t-value &gt; t-table at a significance level &lt; 0.05 (5%).</w:t>
      </w:r>
    </w:p>
    <w:p w14:paraId="19AFAC7B" w14:textId="77777777" w:rsidR="0098029C" w:rsidRDefault="0098029C">
      <w:pPr>
        <w:pStyle w:val="BodyText"/>
        <w:spacing w:before="9"/>
        <w:jc w:val="left"/>
        <w:rPr>
          <w:sz w:val="13"/>
        </w:r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3"/>
        <w:gridCol w:w="2226"/>
        <w:gridCol w:w="805"/>
        <w:gridCol w:w="1124"/>
        <w:gridCol w:w="1102"/>
        <w:gridCol w:w="990"/>
        <w:gridCol w:w="1529"/>
      </w:tblGrid>
      <w:tr w:rsidR="0098029C" w14:paraId="60916054" w14:textId="77777777">
        <w:trPr>
          <w:trHeight w:val="635"/>
        </w:trPr>
        <w:tc>
          <w:tcPr>
            <w:tcW w:w="1013" w:type="dxa"/>
          </w:tcPr>
          <w:p w14:paraId="0378BC82" w14:textId="77777777" w:rsidR="0098029C" w:rsidRDefault="0098029C">
            <w:pPr>
              <w:pStyle w:val="TableParagraph"/>
              <w:ind w:left="0"/>
              <w:jc w:val="left"/>
              <w:rPr>
                <w:sz w:val="24"/>
              </w:rPr>
            </w:pPr>
          </w:p>
        </w:tc>
        <w:tc>
          <w:tcPr>
            <w:tcW w:w="2226" w:type="dxa"/>
          </w:tcPr>
          <w:p w14:paraId="49E48830" w14:textId="77777777" w:rsidR="0098029C" w:rsidRDefault="00341337">
            <w:pPr>
              <w:pStyle w:val="TableParagraph"/>
              <w:spacing w:before="1"/>
              <w:ind w:left="6"/>
              <w:rPr>
                <w:b/>
                <w:sz w:val="24"/>
              </w:rPr>
            </w:pPr>
            <w:r>
              <w:rPr>
                <w:b/>
                <w:spacing w:val="-2"/>
                <w:sz w:val="24"/>
              </w:rPr>
              <w:t>Class</w:t>
            </w:r>
          </w:p>
        </w:tc>
        <w:tc>
          <w:tcPr>
            <w:tcW w:w="805" w:type="dxa"/>
          </w:tcPr>
          <w:p w14:paraId="5F4985C8" w14:textId="77777777" w:rsidR="0098029C" w:rsidRDefault="00341337">
            <w:pPr>
              <w:pStyle w:val="TableParagraph"/>
              <w:spacing w:before="1"/>
              <w:ind w:left="43" w:right="40"/>
              <w:rPr>
                <w:b/>
                <w:sz w:val="24"/>
              </w:rPr>
            </w:pPr>
            <w:r>
              <w:rPr>
                <w:b/>
                <w:spacing w:val="-4"/>
                <w:sz w:val="24"/>
              </w:rPr>
              <w:t>Mean</w:t>
            </w:r>
          </w:p>
        </w:tc>
        <w:tc>
          <w:tcPr>
            <w:tcW w:w="1124" w:type="dxa"/>
          </w:tcPr>
          <w:p w14:paraId="229E3C86" w14:textId="77777777" w:rsidR="0098029C" w:rsidRDefault="00341337">
            <w:pPr>
              <w:pStyle w:val="TableParagraph"/>
              <w:spacing w:before="1"/>
              <w:ind w:left="192"/>
              <w:jc w:val="left"/>
              <w:rPr>
                <w:b/>
                <w:sz w:val="24"/>
              </w:rPr>
            </w:pPr>
            <w:r>
              <w:rPr>
                <w:b/>
                <w:spacing w:val="-2"/>
                <w:sz w:val="24"/>
              </w:rPr>
              <w:t>t-count</w:t>
            </w:r>
          </w:p>
        </w:tc>
        <w:tc>
          <w:tcPr>
            <w:tcW w:w="1102" w:type="dxa"/>
          </w:tcPr>
          <w:p w14:paraId="2B84A59E" w14:textId="77777777" w:rsidR="0098029C" w:rsidRDefault="00341337">
            <w:pPr>
              <w:pStyle w:val="TableParagraph"/>
              <w:spacing w:before="1"/>
              <w:ind w:left="213"/>
              <w:jc w:val="left"/>
              <w:rPr>
                <w:b/>
                <w:sz w:val="24"/>
              </w:rPr>
            </w:pPr>
            <w:r>
              <w:rPr>
                <w:b/>
                <w:spacing w:val="-2"/>
                <w:sz w:val="24"/>
              </w:rPr>
              <w:t>t-table</w:t>
            </w:r>
          </w:p>
        </w:tc>
        <w:tc>
          <w:tcPr>
            <w:tcW w:w="990" w:type="dxa"/>
          </w:tcPr>
          <w:p w14:paraId="1AD25613" w14:textId="77777777" w:rsidR="0098029C" w:rsidRDefault="00341337">
            <w:pPr>
              <w:pStyle w:val="TableParagraph"/>
              <w:spacing w:before="1"/>
              <w:ind w:left="4" w:right="1"/>
              <w:rPr>
                <w:b/>
                <w:sz w:val="24"/>
              </w:rPr>
            </w:pPr>
            <w:proofErr w:type="spellStart"/>
            <w:r>
              <w:rPr>
                <w:b/>
                <w:spacing w:val="-5"/>
                <w:sz w:val="24"/>
              </w:rPr>
              <w:t>df</w:t>
            </w:r>
            <w:proofErr w:type="spellEnd"/>
          </w:p>
        </w:tc>
        <w:tc>
          <w:tcPr>
            <w:tcW w:w="1529" w:type="dxa"/>
          </w:tcPr>
          <w:p w14:paraId="123CC8CF" w14:textId="77777777" w:rsidR="0098029C" w:rsidRDefault="00341337">
            <w:pPr>
              <w:pStyle w:val="TableParagraph"/>
              <w:spacing w:before="1"/>
              <w:ind w:left="399"/>
              <w:jc w:val="left"/>
              <w:rPr>
                <w:b/>
                <w:sz w:val="24"/>
              </w:rPr>
            </w:pPr>
            <w:r>
              <w:rPr>
                <w:b/>
                <w:sz w:val="24"/>
              </w:rPr>
              <w:t xml:space="preserve">Sig. </w:t>
            </w:r>
            <w:r>
              <w:rPr>
                <w:b/>
                <w:spacing w:val="-5"/>
                <w:sz w:val="24"/>
              </w:rPr>
              <w:t>(2-</w:t>
            </w:r>
          </w:p>
          <w:p w14:paraId="40F05FA0" w14:textId="77777777" w:rsidR="0098029C" w:rsidRDefault="00341337">
            <w:pPr>
              <w:pStyle w:val="TableParagraph"/>
              <w:spacing w:before="41"/>
              <w:ind w:left="433"/>
              <w:jc w:val="left"/>
              <w:rPr>
                <w:b/>
                <w:sz w:val="24"/>
              </w:rPr>
            </w:pPr>
            <w:r>
              <w:rPr>
                <w:b/>
                <w:spacing w:val="-2"/>
                <w:sz w:val="24"/>
              </w:rPr>
              <w:t>tailed)</w:t>
            </w:r>
          </w:p>
        </w:tc>
      </w:tr>
      <w:tr w:rsidR="0098029C" w14:paraId="0ACA90FE" w14:textId="77777777">
        <w:trPr>
          <w:trHeight w:val="316"/>
        </w:trPr>
        <w:tc>
          <w:tcPr>
            <w:tcW w:w="1013" w:type="dxa"/>
            <w:vMerge w:val="restart"/>
          </w:tcPr>
          <w:p w14:paraId="4429633D" w14:textId="77777777" w:rsidR="0098029C" w:rsidRDefault="00341337">
            <w:pPr>
              <w:pStyle w:val="TableParagraph"/>
              <w:spacing w:line="275" w:lineRule="exact"/>
              <w:ind w:left="107"/>
              <w:jc w:val="left"/>
              <w:rPr>
                <w:sz w:val="24"/>
              </w:rPr>
            </w:pPr>
            <w:commentRangeStart w:id="124"/>
            <w:r>
              <w:rPr>
                <w:spacing w:val="-2"/>
                <w:sz w:val="24"/>
              </w:rPr>
              <w:t>Post-</w:t>
            </w:r>
          </w:p>
          <w:p w14:paraId="02D0E425" w14:textId="77777777" w:rsidR="0098029C" w:rsidRDefault="00341337">
            <w:pPr>
              <w:pStyle w:val="TableParagraph"/>
              <w:spacing w:before="41"/>
              <w:ind w:left="107"/>
              <w:jc w:val="left"/>
              <w:rPr>
                <w:sz w:val="24"/>
              </w:rPr>
            </w:pPr>
            <w:r>
              <w:rPr>
                <w:spacing w:val="-4"/>
                <w:sz w:val="24"/>
              </w:rPr>
              <w:t>test</w:t>
            </w:r>
          </w:p>
        </w:tc>
        <w:tc>
          <w:tcPr>
            <w:tcW w:w="2226" w:type="dxa"/>
          </w:tcPr>
          <w:p w14:paraId="22CD0FC6" w14:textId="77777777" w:rsidR="0098029C" w:rsidRDefault="00341337">
            <w:pPr>
              <w:pStyle w:val="TableParagraph"/>
              <w:spacing w:line="275" w:lineRule="exact"/>
              <w:ind w:left="107"/>
              <w:jc w:val="left"/>
              <w:rPr>
                <w:sz w:val="24"/>
              </w:rPr>
            </w:pPr>
            <w:r>
              <w:rPr>
                <w:sz w:val="24"/>
              </w:rPr>
              <w:t>Experimental</w:t>
            </w:r>
            <w:r>
              <w:rPr>
                <w:spacing w:val="-3"/>
                <w:sz w:val="24"/>
              </w:rPr>
              <w:t xml:space="preserve"> </w:t>
            </w:r>
            <w:r>
              <w:rPr>
                <w:spacing w:val="-2"/>
                <w:sz w:val="24"/>
              </w:rPr>
              <w:t>class</w:t>
            </w:r>
          </w:p>
        </w:tc>
        <w:tc>
          <w:tcPr>
            <w:tcW w:w="805" w:type="dxa"/>
          </w:tcPr>
          <w:p w14:paraId="2FE2D87A" w14:textId="77777777" w:rsidR="0098029C" w:rsidRDefault="00341337">
            <w:pPr>
              <w:pStyle w:val="TableParagraph"/>
              <w:spacing w:line="275" w:lineRule="exact"/>
              <w:ind w:left="3" w:right="43"/>
              <w:rPr>
                <w:b/>
                <w:sz w:val="24"/>
              </w:rPr>
            </w:pPr>
            <w:r>
              <w:rPr>
                <w:b/>
                <w:spacing w:val="-2"/>
                <w:sz w:val="24"/>
              </w:rPr>
              <w:t>75.23</w:t>
            </w:r>
          </w:p>
        </w:tc>
        <w:tc>
          <w:tcPr>
            <w:tcW w:w="1124" w:type="dxa"/>
            <w:vMerge w:val="restart"/>
          </w:tcPr>
          <w:p w14:paraId="2C979DFB" w14:textId="77777777" w:rsidR="0098029C" w:rsidRDefault="00341337">
            <w:pPr>
              <w:pStyle w:val="TableParagraph"/>
              <w:spacing w:line="275" w:lineRule="exact"/>
              <w:ind w:left="288"/>
              <w:jc w:val="left"/>
              <w:rPr>
                <w:sz w:val="24"/>
              </w:rPr>
            </w:pPr>
            <w:r>
              <w:rPr>
                <w:spacing w:val="-2"/>
                <w:sz w:val="24"/>
              </w:rPr>
              <w:t>8.389</w:t>
            </w:r>
          </w:p>
        </w:tc>
        <w:tc>
          <w:tcPr>
            <w:tcW w:w="1102" w:type="dxa"/>
            <w:vMerge w:val="restart"/>
          </w:tcPr>
          <w:p w14:paraId="4F9481F8" w14:textId="77777777" w:rsidR="0098029C" w:rsidRDefault="00341337">
            <w:pPr>
              <w:pStyle w:val="TableParagraph"/>
              <w:spacing w:line="275" w:lineRule="exact"/>
              <w:ind w:left="278"/>
              <w:jc w:val="left"/>
              <w:rPr>
                <w:sz w:val="24"/>
              </w:rPr>
            </w:pPr>
            <w:r>
              <w:rPr>
                <w:spacing w:val="-2"/>
                <w:sz w:val="24"/>
              </w:rPr>
              <w:t>2.002</w:t>
            </w:r>
          </w:p>
        </w:tc>
        <w:tc>
          <w:tcPr>
            <w:tcW w:w="990" w:type="dxa"/>
            <w:vMerge w:val="restart"/>
          </w:tcPr>
          <w:p w14:paraId="0F4AF47E" w14:textId="77777777" w:rsidR="0098029C" w:rsidRDefault="00341337">
            <w:pPr>
              <w:pStyle w:val="TableParagraph"/>
              <w:spacing w:line="275" w:lineRule="exact"/>
              <w:ind w:left="4"/>
              <w:rPr>
                <w:sz w:val="24"/>
              </w:rPr>
            </w:pPr>
            <w:r>
              <w:rPr>
                <w:spacing w:val="-5"/>
                <w:sz w:val="24"/>
              </w:rPr>
              <w:t>58</w:t>
            </w:r>
          </w:p>
        </w:tc>
        <w:tc>
          <w:tcPr>
            <w:tcW w:w="1529" w:type="dxa"/>
            <w:vMerge w:val="restart"/>
          </w:tcPr>
          <w:p w14:paraId="499240BE" w14:textId="77777777" w:rsidR="0098029C" w:rsidRDefault="00341337">
            <w:pPr>
              <w:pStyle w:val="TableParagraph"/>
              <w:spacing w:line="275" w:lineRule="exact"/>
              <w:ind w:left="490"/>
              <w:jc w:val="left"/>
              <w:rPr>
                <w:sz w:val="24"/>
              </w:rPr>
            </w:pPr>
            <w:r>
              <w:rPr>
                <w:spacing w:val="-2"/>
                <w:sz w:val="24"/>
              </w:rPr>
              <w:t>0.000</w:t>
            </w:r>
            <w:commentRangeEnd w:id="124"/>
            <w:r w:rsidR="000355EE">
              <w:rPr>
                <w:rStyle w:val="CommentReference"/>
              </w:rPr>
              <w:commentReference w:id="124"/>
            </w:r>
          </w:p>
        </w:tc>
      </w:tr>
      <w:tr w:rsidR="0098029C" w14:paraId="1AC1DFB6" w14:textId="77777777">
        <w:trPr>
          <w:trHeight w:val="319"/>
        </w:trPr>
        <w:tc>
          <w:tcPr>
            <w:tcW w:w="1013" w:type="dxa"/>
            <w:vMerge/>
            <w:tcBorders>
              <w:top w:val="nil"/>
            </w:tcBorders>
          </w:tcPr>
          <w:p w14:paraId="18291D31" w14:textId="77777777" w:rsidR="0098029C" w:rsidRDefault="0098029C">
            <w:pPr>
              <w:rPr>
                <w:sz w:val="2"/>
                <w:szCs w:val="2"/>
              </w:rPr>
            </w:pPr>
          </w:p>
        </w:tc>
        <w:tc>
          <w:tcPr>
            <w:tcW w:w="2226" w:type="dxa"/>
          </w:tcPr>
          <w:p w14:paraId="7C51AE20" w14:textId="77777777" w:rsidR="0098029C" w:rsidRDefault="00341337">
            <w:pPr>
              <w:pStyle w:val="TableParagraph"/>
              <w:spacing w:before="2"/>
              <w:ind w:left="107"/>
              <w:jc w:val="left"/>
              <w:rPr>
                <w:sz w:val="24"/>
              </w:rPr>
            </w:pPr>
            <w:r>
              <w:rPr>
                <w:sz w:val="24"/>
              </w:rPr>
              <w:t xml:space="preserve">Control </w:t>
            </w:r>
            <w:r>
              <w:rPr>
                <w:spacing w:val="-2"/>
                <w:sz w:val="24"/>
              </w:rPr>
              <w:t>class</w:t>
            </w:r>
          </w:p>
        </w:tc>
        <w:tc>
          <w:tcPr>
            <w:tcW w:w="805" w:type="dxa"/>
          </w:tcPr>
          <w:p w14:paraId="6491ECD8" w14:textId="77777777" w:rsidR="0098029C" w:rsidRDefault="00341337">
            <w:pPr>
              <w:pStyle w:val="TableParagraph"/>
              <w:spacing w:before="2"/>
              <w:ind w:left="3" w:right="43"/>
              <w:rPr>
                <w:b/>
                <w:sz w:val="24"/>
              </w:rPr>
            </w:pPr>
            <w:r>
              <w:rPr>
                <w:b/>
                <w:spacing w:val="-2"/>
                <w:sz w:val="24"/>
              </w:rPr>
              <w:t>61.57</w:t>
            </w:r>
          </w:p>
        </w:tc>
        <w:tc>
          <w:tcPr>
            <w:tcW w:w="1124" w:type="dxa"/>
            <w:vMerge/>
            <w:tcBorders>
              <w:top w:val="nil"/>
            </w:tcBorders>
          </w:tcPr>
          <w:p w14:paraId="4D3817F9" w14:textId="77777777" w:rsidR="0098029C" w:rsidRDefault="0098029C">
            <w:pPr>
              <w:rPr>
                <w:sz w:val="2"/>
                <w:szCs w:val="2"/>
              </w:rPr>
            </w:pPr>
          </w:p>
        </w:tc>
        <w:tc>
          <w:tcPr>
            <w:tcW w:w="1102" w:type="dxa"/>
            <w:vMerge/>
            <w:tcBorders>
              <w:top w:val="nil"/>
            </w:tcBorders>
          </w:tcPr>
          <w:p w14:paraId="7BFC8ECF" w14:textId="77777777" w:rsidR="0098029C" w:rsidRDefault="0098029C">
            <w:pPr>
              <w:rPr>
                <w:sz w:val="2"/>
                <w:szCs w:val="2"/>
              </w:rPr>
            </w:pPr>
          </w:p>
        </w:tc>
        <w:tc>
          <w:tcPr>
            <w:tcW w:w="990" w:type="dxa"/>
            <w:vMerge/>
            <w:tcBorders>
              <w:top w:val="nil"/>
            </w:tcBorders>
          </w:tcPr>
          <w:p w14:paraId="22FF95DC" w14:textId="77777777" w:rsidR="0098029C" w:rsidRDefault="0098029C">
            <w:pPr>
              <w:rPr>
                <w:sz w:val="2"/>
                <w:szCs w:val="2"/>
              </w:rPr>
            </w:pPr>
          </w:p>
        </w:tc>
        <w:tc>
          <w:tcPr>
            <w:tcW w:w="1529" w:type="dxa"/>
            <w:vMerge/>
            <w:tcBorders>
              <w:top w:val="nil"/>
            </w:tcBorders>
          </w:tcPr>
          <w:p w14:paraId="4224D9BC" w14:textId="77777777" w:rsidR="0098029C" w:rsidRDefault="0098029C">
            <w:pPr>
              <w:rPr>
                <w:sz w:val="2"/>
                <w:szCs w:val="2"/>
              </w:rPr>
            </w:pPr>
          </w:p>
        </w:tc>
      </w:tr>
    </w:tbl>
    <w:p w14:paraId="1AAFF780" w14:textId="77777777" w:rsidR="0098029C" w:rsidRDefault="0098029C">
      <w:pPr>
        <w:pStyle w:val="BodyText"/>
        <w:spacing w:before="201"/>
        <w:jc w:val="left"/>
      </w:pPr>
    </w:p>
    <w:p w14:paraId="6BB6ADAF" w14:textId="09B5AB94" w:rsidR="0098029C" w:rsidRDefault="00341337">
      <w:pPr>
        <w:pStyle w:val="BodyText"/>
        <w:spacing w:line="276" w:lineRule="auto"/>
        <w:ind w:left="709" w:right="423" w:firstLine="720"/>
      </w:pPr>
      <w:r>
        <w:lastRenderedPageBreak/>
        <w:t xml:space="preserve">After calculating the data, it </w:t>
      </w:r>
      <w:ins w:id="125" w:author="Asus" w:date="2025-05-19T16:09:00Z" w16du:dateUtc="2025-05-19T09:09:00Z">
        <w:r w:rsidR="000355EE">
          <w:t xml:space="preserve">was found </w:t>
        </w:r>
      </w:ins>
      <w:del w:id="126" w:author="Asus" w:date="2025-05-19T16:09:00Z" w16du:dateUtc="2025-05-19T09:09:00Z">
        <w:r w:rsidDel="000355EE">
          <w:delText xml:space="preserve">shows </w:delText>
        </w:r>
      </w:del>
      <w:r>
        <w:t>that the result of t-value = 8.389 with the Sig. (2-tailed)</w:t>
      </w:r>
      <w:r>
        <w:rPr>
          <w:spacing w:val="-11"/>
        </w:rPr>
        <w:t xml:space="preserve"> </w:t>
      </w:r>
      <w:r>
        <w:t>is</w:t>
      </w:r>
      <w:r>
        <w:rPr>
          <w:spacing w:val="-9"/>
        </w:rPr>
        <w:t xml:space="preserve"> </w:t>
      </w:r>
      <w:r>
        <w:t>0.00,</w:t>
      </w:r>
      <w:r>
        <w:rPr>
          <w:spacing w:val="-8"/>
        </w:rPr>
        <w:t xml:space="preserve"> </w:t>
      </w:r>
      <w:r>
        <w:t>and</w:t>
      </w:r>
      <w:r>
        <w:rPr>
          <w:spacing w:val="-10"/>
        </w:rPr>
        <w:t xml:space="preserve"> </w:t>
      </w:r>
      <w:r>
        <w:t>t-table</w:t>
      </w:r>
      <w:r>
        <w:rPr>
          <w:spacing w:val="-10"/>
        </w:rPr>
        <w:t xml:space="preserve"> </w:t>
      </w:r>
      <w:r>
        <w:t>of</w:t>
      </w:r>
      <w:r>
        <w:rPr>
          <w:spacing w:val="-10"/>
        </w:rPr>
        <w:t xml:space="preserve"> </w:t>
      </w:r>
      <w:r>
        <w:t>0.05</w:t>
      </w:r>
      <w:r>
        <w:rPr>
          <w:spacing w:val="-7"/>
        </w:rPr>
        <w:t xml:space="preserve"> </w:t>
      </w:r>
      <w:r>
        <w:t>(5%)</w:t>
      </w:r>
      <w:r>
        <w:rPr>
          <w:spacing w:val="-8"/>
        </w:rPr>
        <w:t xml:space="preserve"> </w:t>
      </w:r>
      <w:r>
        <w:t>as</w:t>
      </w:r>
      <w:r>
        <w:rPr>
          <w:spacing w:val="-9"/>
        </w:rPr>
        <w:t xml:space="preserve"> </w:t>
      </w:r>
      <w:r>
        <w:t>the</w:t>
      </w:r>
      <w:r>
        <w:rPr>
          <w:spacing w:val="-10"/>
        </w:rPr>
        <w:t xml:space="preserve"> </w:t>
      </w:r>
      <w:r>
        <w:t>significance</w:t>
      </w:r>
      <w:r>
        <w:rPr>
          <w:spacing w:val="-8"/>
        </w:rPr>
        <w:t xml:space="preserve"> </w:t>
      </w:r>
      <w:r>
        <w:t>level</w:t>
      </w:r>
      <w:r>
        <w:rPr>
          <w:spacing w:val="-9"/>
        </w:rPr>
        <w:t xml:space="preserve"> </w:t>
      </w:r>
      <w:r>
        <w:t>is</w:t>
      </w:r>
      <w:r>
        <w:rPr>
          <w:spacing w:val="-9"/>
        </w:rPr>
        <w:t xml:space="preserve"> </w:t>
      </w:r>
      <w:r>
        <w:t>2.002.</w:t>
      </w:r>
      <w:r>
        <w:rPr>
          <w:spacing w:val="-5"/>
        </w:rPr>
        <w:t xml:space="preserve"> </w:t>
      </w:r>
      <w:r>
        <w:t>It</w:t>
      </w:r>
      <w:r>
        <w:rPr>
          <w:spacing w:val="-7"/>
        </w:rPr>
        <w:t xml:space="preserve"> </w:t>
      </w:r>
      <w:r>
        <w:t>can</w:t>
      </w:r>
      <w:r>
        <w:rPr>
          <w:spacing w:val="-10"/>
        </w:rPr>
        <w:t xml:space="preserve"> </w:t>
      </w:r>
      <w:r>
        <w:t>be</w:t>
      </w:r>
      <w:r>
        <w:rPr>
          <w:spacing w:val="-11"/>
        </w:rPr>
        <w:t xml:space="preserve"> </w:t>
      </w:r>
      <w:r>
        <w:t>found that</w:t>
      </w:r>
      <w:r>
        <w:rPr>
          <w:spacing w:val="-7"/>
        </w:rPr>
        <w:t xml:space="preserve"> </w:t>
      </w:r>
      <w:r>
        <w:t>t-value</w:t>
      </w:r>
      <w:r>
        <w:rPr>
          <w:spacing w:val="-5"/>
        </w:rPr>
        <w:t xml:space="preserve"> </w:t>
      </w:r>
      <w:r>
        <w:t>=</w:t>
      </w:r>
      <w:r>
        <w:rPr>
          <w:spacing w:val="-8"/>
        </w:rPr>
        <w:t xml:space="preserve"> </w:t>
      </w:r>
      <w:r>
        <w:t>8.389</w:t>
      </w:r>
      <w:r>
        <w:rPr>
          <w:spacing w:val="-5"/>
        </w:rPr>
        <w:t xml:space="preserve"> </w:t>
      </w:r>
      <w:r>
        <w:t>&gt;</w:t>
      </w:r>
      <w:r>
        <w:rPr>
          <w:spacing w:val="-8"/>
        </w:rPr>
        <w:t xml:space="preserve"> </w:t>
      </w:r>
      <w:r>
        <w:t>t-table</w:t>
      </w:r>
      <w:r>
        <w:rPr>
          <w:spacing w:val="-8"/>
        </w:rPr>
        <w:t xml:space="preserve"> </w:t>
      </w:r>
      <w:r>
        <w:t>=</w:t>
      </w:r>
      <w:r>
        <w:rPr>
          <w:spacing w:val="-8"/>
        </w:rPr>
        <w:t xml:space="preserve"> </w:t>
      </w:r>
      <w:r>
        <w:t>2.002</w:t>
      </w:r>
      <w:r>
        <w:rPr>
          <w:spacing w:val="-5"/>
        </w:rPr>
        <w:t xml:space="preserve"> </w:t>
      </w:r>
      <w:r>
        <w:t>and</w:t>
      </w:r>
      <w:r>
        <w:rPr>
          <w:spacing w:val="-7"/>
        </w:rPr>
        <w:t xml:space="preserve"> </w:t>
      </w:r>
      <w:r>
        <w:t>the</w:t>
      </w:r>
      <w:r>
        <w:rPr>
          <w:spacing w:val="-8"/>
        </w:rPr>
        <w:t xml:space="preserve"> </w:t>
      </w:r>
      <w:r>
        <w:t>sign</w:t>
      </w:r>
      <w:r>
        <w:rPr>
          <w:spacing w:val="-3"/>
        </w:rPr>
        <w:t xml:space="preserve"> </w:t>
      </w:r>
      <w:r>
        <w:t>(2-tailed)</w:t>
      </w:r>
      <w:r>
        <w:rPr>
          <w:spacing w:val="-8"/>
        </w:rPr>
        <w:t xml:space="preserve"> </w:t>
      </w:r>
      <w:r>
        <w:t>is</w:t>
      </w:r>
      <w:r>
        <w:rPr>
          <w:spacing w:val="-7"/>
        </w:rPr>
        <w:t xml:space="preserve"> </w:t>
      </w:r>
      <w:r>
        <w:t>0.00</w:t>
      </w:r>
      <w:r>
        <w:rPr>
          <w:spacing w:val="-5"/>
        </w:rPr>
        <w:t xml:space="preserve"> </w:t>
      </w:r>
      <w:r>
        <w:t>&lt;</w:t>
      </w:r>
      <w:r>
        <w:rPr>
          <w:spacing w:val="-8"/>
        </w:rPr>
        <w:t xml:space="preserve"> </w:t>
      </w:r>
      <w:r>
        <w:t>0.05.</w:t>
      </w:r>
      <w:r>
        <w:rPr>
          <w:spacing w:val="-7"/>
        </w:rPr>
        <w:t xml:space="preserve"> </w:t>
      </w:r>
      <w:r>
        <w:t>This</w:t>
      </w:r>
      <w:r>
        <w:rPr>
          <w:spacing w:val="-7"/>
        </w:rPr>
        <w:t xml:space="preserve"> </w:t>
      </w:r>
      <w:r>
        <w:t>shows</w:t>
      </w:r>
      <w:r>
        <w:rPr>
          <w:spacing w:val="-7"/>
        </w:rPr>
        <w:t xml:space="preserve"> </w:t>
      </w:r>
      <w:r>
        <w:t xml:space="preserve">that there is a significant effect of using YouTube videos toward eight grade students’ vocabulary mastery at SMPN 8 </w:t>
      </w:r>
      <w:proofErr w:type="spellStart"/>
      <w:r>
        <w:t>Muaro</w:t>
      </w:r>
      <w:proofErr w:type="spellEnd"/>
      <w:r>
        <w:t xml:space="preserve"> Jambi.</w:t>
      </w:r>
    </w:p>
    <w:p w14:paraId="5A31F7A7" w14:textId="77777777" w:rsidR="0098029C" w:rsidRDefault="00341337">
      <w:pPr>
        <w:pStyle w:val="Heading1"/>
        <w:numPr>
          <w:ilvl w:val="2"/>
          <w:numId w:val="1"/>
        </w:numPr>
        <w:tabs>
          <w:tab w:val="left" w:pos="1261"/>
        </w:tabs>
        <w:spacing w:before="161"/>
        <w:ind w:left="1261" w:hanging="540"/>
      </w:pPr>
      <w:commentRangeStart w:id="127"/>
      <w:r>
        <w:t>Hypothesis</w:t>
      </w:r>
      <w:r>
        <w:rPr>
          <w:spacing w:val="-1"/>
        </w:rPr>
        <w:t xml:space="preserve"> </w:t>
      </w:r>
      <w:r>
        <w:rPr>
          <w:spacing w:val="-4"/>
        </w:rPr>
        <w:t>test</w:t>
      </w:r>
    </w:p>
    <w:p w14:paraId="49F69CDB" w14:textId="77777777" w:rsidR="0098029C" w:rsidRDefault="00341337">
      <w:pPr>
        <w:pStyle w:val="BodyText"/>
        <w:spacing w:before="201" w:line="276" w:lineRule="auto"/>
        <w:ind w:left="709" w:right="424" w:firstLine="448"/>
      </w:pPr>
      <w:r>
        <w:t>The alternative hypothesis (Ha) proposed in this research states that there is a significant</w:t>
      </w:r>
      <w:r>
        <w:rPr>
          <w:spacing w:val="-9"/>
        </w:rPr>
        <w:t xml:space="preserve"> </w:t>
      </w:r>
      <w:r>
        <w:t>effect</w:t>
      </w:r>
      <w:r>
        <w:rPr>
          <w:spacing w:val="-9"/>
        </w:rPr>
        <w:t xml:space="preserve"> </w:t>
      </w:r>
      <w:r>
        <w:t>of</w:t>
      </w:r>
      <w:r>
        <w:rPr>
          <w:spacing w:val="-10"/>
        </w:rPr>
        <w:t xml:space="preserve"> </w:t>
      </w:r>
      <w:r>
        <w:t>using</w:t>
      </w:r>
      <w:r>
        <w:rPr>
          <w:spacing w:val="-9"/>
        </w:rPr>
        <w:t xml:space="preserve"> </w:t>
      </w:r>
      <w:r>
        <w:t>YouTube</w:t>
      </w:r>
      <w:r>
        <w:rPr>
          <w:spacing w:val="-11"/>
        </w:rPr>
        <w:t xml:space="preserve"> </w:t>
      </w:r>
      <w:r>
        <w:t>videos</w:t>
      </w:r>
      <w:r>
        <w:rPr>
          <w:spacing w:val="-8"/>
        </w:rPr>
        <w:t xml:space="preserve"> </w:t>
      </w:r>
      <w:r>
        <w:t>on</w:t>
      </w:r>
      <w:r>
        <w:rPr>
          <w:spacing w:val="-10"/>
        </w:rPr>
        <w:t xml:space="preserve"> </w:t>
      </w:r>
      <w:r>
        <w:t>students’</w:t>
      </w:r>
      <w:r>
        <w:rPr>
          <w:spacing w:val="-10"/>
        </w:rPr>
        <w:t xml:space="preserve"> </w:t>
      </w:r>
      <w:r>
        <w:t>vocabulary</w:t>
      </w:r>
      <w:r>
        <w:rPr>
          <w:spacing w:val="-10"/>
        </w:rPr>
        <w:t xml:space="preserve"> </w:t>
      </w:r>
      <w:r>
        <w:t>mastery,</w:t>
      </w:r>
      <w:r>
        <w:rPr>
          <w:spacing w:val="-10"/>
        </w:rPr>
        <w:t xml:space="preserve"> </w:t>
      </w:r>
      <w:r>
        <w:t>while</w:t>
      </w:r>
      <w:r>
        <w:rPr>
          <w:spacing w:val="-11"/>
        </w:rPr>
        <w:t xml:space="preserve"> </w:t>
      </w:r>
      <w:r>
        <w:t>the</w:t>
      </w:r>
      <w:r>
        <w:rPr>
          <w:spacing w:val="-10"/>
        </w:rPr>
        <w:t xml:space="preserve"> </w:t>
      </w:r>
      <w:r>
        <w:t>null hypothesis (Ho) proposed in this research states that there is no significant effect of using YouTube videos on students’ vocabulary mastery. If the t-value is more significant than the</w:t>
      </w:r>
      <w:r>
        <w:rPr>
          <w:spacing w:val="-14"/>
        </w:rPr>
        <w:t xml:space="preserve"> </w:t>
      </w:r>
      <w:r>
        <w:t>t-table</w:t>
      </w:r>
      <w:r>
        <w:rPr>
          <w:spacing w:val="-12"/>
        </w:rPr>
        <w:t xml:space="preserve"> </w:t>
      </w:r>
      <w:r>
        <w:t>with</w:t>
      </w:r>
      <w:r>
        <w:rPr>
          <w:spacing w:val="-13"/>
        </w:rPr>
        <w:t xml:space="preserve"> </w:t>
      </w:r>
      <w:r>
        <w:t>a</w:t>
      </w:r>
      <w:r>
        <w:rPr>
          <w:spacing w:val="-12"/>
        </w:rPr>
        <w:t xml:space="preserve"> </w:t>
      </w:r>
      <w:r>
        <w:t>certain</w:t>
      </w:r>
      <w:r>
        <w:rPr>
          <w:spacing w:val="-13"/>
        </w:rPr>
        <w:t xml:space="preserve"> </w:t>
      </w:r>
      <w:r>
        <w:t>level</w:t>
      </w:r>
      <w:r>
        <w:rPr>
          <w:spacing w:val="-13"/>
        </w:rPr>
        <w:t xml:space="preserve"> </w:t>
      </w:r>
      <w:r>
        <w:t>of</w:t>
      </w:r>
      <w:r>
        <w:rPr>
          <w:spacing w:val="-12"/>
        </w:rPr>
        <w:t xml:space="preserve"> </w:t>
      </w:r>
      <w:r>
        <w:t>error</w:t>
      </w:r>
      <w:r>
        <w:rPr>
          <w:spacing w:val="-15"/>
        </w:rPr>
        <w:t xml:space="preserve"> </w:t>
      </w:r>
      <w:r>
        <w:t>used</w:t>
      </w:r>
      <w:r>
        <w:rPr>
          <w:spacing w:val="-13"/>
        </w:rPr>
        <w:t xml:space="preserve"> </w:t>
      </w:r>
      <w:r>
        <w:t>5%</w:t>
      </w:r>
      <w:r>
        <w:rPr>
          <w:spacing w:val="-12"/>
        </w:rPr>
        <w:t xml:space="preserve"> </w:t>
      </w:r>
      <w:r>
        <w:t>and</w:t>
      </w:r>
      <w:r>
        <w:rPr>
          <w:spacing w:val="-12"/>
        </w:rPr>
        <w:t xml:space="preserve"> </w:t>
      </w:r>
      <w:r>
        <w:t>the</w:t>
      </w:r>
      <w:r>
        <w:rPr>
          <w:spacing w:val="-14"/>
        </w:rPr>
        <w:t xml:space="preserve"> </w:t>
      </w:r>
      <w:r>
        <w:t>related</w:t>
      </w:r>
      <w:r>
        <w:rPr>
          <w:spacing w:val="-13"/>
        </w:rPr>
        <w:t xml:space="preserve"> </w:t>
      </w:r>
      <w:proofErr w:type="spellStart"/>
      <w:r>
        <w:t>df</w:t>
      </w:r>
      <w:proofErr w:type="spellEnd"/>
      <w:r>
        <w:rPr>
          <w:spacing w:val="-14"/>
        </w:rPr>
        <w:t xml:space="preserve"> </w:t>
      </w:r>
      <w:r>
        <w:t>is</w:t>
      </w:r>
      <w:r>
        <w:rPr>
          <w:spacing w:val="-13"/>
        </w:rPr>
        <w:t xml:space="preserve"> </w:t>
      </w:r>
      <w:r>
        <w:t>58,</w:t>
      </w:r>
      <w:r>
        <w:rPr>
          <w:spacing w:val="-13"/>
        </w:rPr>
        <w:t xml:space="preserve"> </w:t>
      </w:r>
      <w:r>
        <w:t>the</w:t>
      </w:r>
      <w:r>
        <w:rPr>
          <w:spacing w:val="-14"/>
        </w:rPr>
        <w:t xml:space="preserve"> </w:t>
      </w:r>
      <w:r>
        <w:t>Ho</w:t>
      </w:r>
      <w:r>
        <w:rPr>
          <w:spacing w:val="-13"/>
        </w:rPr>
        <w:t xml:space="preserve"> </w:t>
      </w:r>
      <w:r>
        <w:t>was</w:t>
      </w:r>
      <w:r>
        <w:rPr>
          <w:spacing w:val="-12"/>
        </w:rPr>
        <w:t xml:space="preserve"> </w:t>
      </w:r>
      <w:r>
        <w:t>rejected, and Ha was accepted.</w:t>
      </w:r>
    </w:p>
    <w:p w14:paraId="6DB3D942" w14:textId="57B85239" w:rsidR="006744D0" w:rsidRDefault="00341337" w:rsidP="00DB75D0">
      <w:pPr>
        <w:pStyle w:val="BodyText"/>
        <w:spacing w:before="161" w:line="276" w:lineRule="auto"/>
        <w:ind w:left="709" w:right="424" w:firstLine="1005"/>
      </w:pPr>
      <w:r>
        <w:t>Based</w:t>
      </w:r>
      <w:r>
        <w:rPr>
          <w:spacing w:val="-7"/>
        </w:rPr>
        <w:t xml:space="preserve"> </w:t>
      </w:r>
      <w:r>
        <w:t>on</w:t>
      </w:r>
      <w:r>
        <w:rPr>
          <w:spacing w:val="-7"/>
        </w:rPr>
        <w:t xml:space="preserve"> </w:t>
      </w:r>
      <w:r>
        <w:t>the</w:t>
      </w:r>
      <w:r>
        <w:rPr>
          <w:spacing w:val="-7"/>
        </w:rPr>
        <w:t xml:space="preserve"> </w:t>
      </w:r>
      <w:r>
        <w:t>result</w:t>
      </w:r>
      <w:r>
        <w:rPr>
          <w:spacing w:val="-7"/>
        </w:rPr>
        <w:t xml:space="preserve"> </w:t>
      </w:r>
      <w:r>
        <w:t>of</w:t>
      </w:r>
      <w:r>
        <w:rPr>
          <w:spacing w:val="-7"/>
        </w:rPr>
        <w:t xml:space="preserve"> </w:t>
      </w:r>
      <w:r>
        <w:t>post-test</w:t>
      </w:r>
      <w:r>
        <w:rPr>
          <w:spacing w:val="-7"/>
        </w:rPr>
        <w:t xml:space="preserve"> </w:t>
      </w:r>
      <w:r>
        <w:t>of</w:t>
      </w:r>
      <w:r>
        <w:rPr>
          <w:spacing w:val="-8"/>
        </w:rPr>
        <w:t xml:space="preserve"> </w:t>
      </w:r>
      <w:r>
        <w:t>the</w:t>
      </w:r>
      <w:r>
        <w:rPr>
          <w:spacing w:val="-6"/>
        </w:rPr>
        <w:t xml:space="preserve"> </w:t>
      </w:r>
      <w:r>
        <w:t>experimental</w:t>
      </w:r>
      <w:r>
        <w:rPr>
          <w:spacing w:val="-7"/>
        </w:rPr>
        <w:t xml:space="preserve"> </w:t>
      </w:r>
      <w:r>
        <w:t>class</w:t>
      </w:r>
      <w:r>
        <w:rPr>
          <w:spacing w:val="-7"/>
        </w:rPr>
        <w:t xml:space="preserve"> </w:t>
      </w:r>
      <w:r>
        <w:t>and</w:t>
      </w:r>
      <w:r>
        <w:rPr>
          <w:spacing w:val="-6"/>
        </w:rPr>
        <w:t xml:space="preserve"> </w:t>
      </w:r>
      <w:r>
        <w:t>the</w:t>
      </w:r>
      <w:r>
        <w:rPr>
          <w:spacing w:val="-8"/>
        </w:rPr>
        <w:t xml:space="preserve"> </w:t>
      </w:r>
      <w:r>
        <w:t>control</w:t>
      </w:r>
      <w:r>
        <w:rPr>
          <w:spacing w:val="-6"/>
        </w:rPr>
        <w:t xml:space="preserve"> </w:t>
      </w:r>
      <w:r>
        <w:t>class,</w:t>
      </w:r>
      <w:r>
        <w:rPr>
          <w:spacing w:val="-7"/>
        </w:rPr>
        <w:t xml:space="preserve"> </w:t>
      </w:r>
      <w:r>
        <w:t>it can be found that t-value = 8.389 &gt; t-table = 2.002 and in the significance level of 0.05 (5%) and the Sign. (2-tailed) is 0.00&lt;0.05. Then, to sum up, the t-value &gt; t-table and the Sign. (2-tailed) &lt; 0.05, means that Ha is accepted. So, the researcher can conclude that YouTube videos have a significant effect on students’ vocabulary mastery.</w:t>
      </w:r>
      <w:r w:rsidR="00DB75D0">
        <w:t xml:space="preserve"> </w:t>
      </w:r>
      <w:commentRangeEnd w:id="127"/>
      <w:r w:rsidR="000355EE">
        <w:rPr>
          <w:rStyle w:val="CommentReference"/>
        </w:rPr>
        <w:commentReference w:id="127"/>
      </w:r>
    </w:p>
    <w:p w14:paraId="4A3511FA" w14:textId="77777777" w:rsidR="0098029C" w:rsidRDefault="00341337">
      <w:pPr>
        <w:pStyle w:val="Heading1"/>
        <w:numPr>
          <w:ilvl w:val="1"/>
          <w:numId w:val="1"/>
        </w:numPr>
        <w:tabs>
          <w:tab w:val="left" w:pos="1134"/>
        </w:tabs>
        <w:spacing w:before="160"/>
        <w:ind w:left="1134"/>
      </w:pPr>
      <w:commentRangeStart w:id="128"/>
      <w:r>
        <w:rPr>
          <w:spacing w:val="-2"/>
        </w:rPr>
        <w:t>Discussion</w:t>
      </w:r>
    </w:p>
    <w:p w14:paraId="70FF78C9" w14:textId="52385FE8" w:rsidR="0098029C" w:rsidRDefault="00341337">
      <w:pPr>
        <w:pStyle w:val="BodyText"/>
        <w:spacing w:before="202" w:line="276" w:lineRule="auto"/>
        <w:ind w:left="709" w:right="423" w:firstLine="720"/>
      </w:pPr>
      <w:r>
        <w:t>Statistically, the researcher</w:t>
      </w:r>
      <w:r>
        <w:rPr>
          <w:spacing w:val="-1"/>
        </w:rPr>
        <w:t xml:space="preserve"> </w:t>
      </w:r>
      <w:r>
        <w:t>found</w:t>
      </w:r>
      <w:r>
        <w:rPr>
          <w:spacing w:val="-1"/>
        </w:rPr>
        <w:t xml:space="preserve"> </w:t>
      </w:r>
      <w:r>
        <w:t>that there</w:t>
      </w:r>
      <w:r>
        <w:rPr>
          <w:spacing w:val="-1"/>
        </w:rPr>
        <w:t xml:space="preserve"> </w:t>
      </w:r>
      <w:r>
        <w:t>was a significant effect</w:t>
      </w:r>
      <w:r w:rsidR="005D51BD">
        <w:t xml:space="preserve"> between the</w:t>
      </w:r>
      <w:r w:rsidR="00997F28">
        <w:t xml:space="preserve"> </w:t>
      </w:r>
      <w:del w:id="129" w:author="Asus" w:date="2025-05-19T16:36:00Z" w16du:dateUtc="2025-05-19T09:36:00Z">
        <w:r w:rsidR="005D51BD" w:rsidDel="00A0484F">
          <w:delText xml:space="preserve">  </w:delText>
        </w:r>
      </w:del>
      <w:r w:rsidR="005D51BD">
        <w:t>experimental class</w:t>
      </w:r>
      <w:ins w:id="130" w:author="Asus" w:date="2025-05-19T16:36:00Z" w16du:dateUtc="2025-05-19T09:36:00Z">
        <w:r w:rsidR="00A0484F">
          <w:t>,</w:t>
        </w:r>
      </w:ins>
      <w:r w:rsidR="005D51BD">
        <w:t xml:space="preserve"> which used YouTube videos on students’ vocabulary mastery</w:t>
      </w:r>
      <w:ins w:id="131" w:author="Asus" w:date="2025-05-19T16:36:00Z" w16du:dateUtc="2025-05-19T09:36:00Z">
        <w:r w:rsidR="00A0484F">
          <w:t>,</w:t>
        </w:r>
      </w:ins>
      <w:r w:rsidR="005D51BD">
        <w:t xml:space="preserve"> and the control class</w:t>
      </w:r>
      <w:ins w:id="132" w:author="Asus" w:date="2025-05-19T16:36:00Z" w16du:dateUtc="2025-05-19T09:36:00Z">
        <w:r w:rsidR="00A0484F">
          <w:t>,</w:t>
        </w:r>
      </w:ins>
      <w:r w:rsidR="005D51BD">
        <w:t xml:space="preserve"> which used conventional teaching</w:t>
      </w:r>
      <w:r>
        <w:t>. It was proven by</w:t>
      </w:r>
      <w:r>
        <w:rPr>
          <w:spacing w:val="-5"/>
        </w:rPr>
        <w:t xml:space="preserve"> </w:t>
      </w:r>
      <w:r>
        <w:t>the</w:t>
      </w:r>
      <w:r>
        <w:rPr>
          <w:spacing w:val="-5"/>
        </w:rPr>
        <w:t xml:space="preserve"> </w:t>
      </w:r>
      <w:r>
        <w:t>result</w:t>
      </w:r>
      <w:r>
        <w:rPr>
          <w:spacing w:val="-4"/>
        </w:rPr>
        <w:t xml:space="preserve"> </w:t>
      </w:r>
      <w:r>
        <w:t>of</w:t>
      </w:r>
      <w:r>
        <w:rPr>
          <w:spacing w:val="-3"/>
        </w:rPr>
        <w:t xml:space="preserve"> </w:t>
      </w:r>
      <w:r>
        <w:t>the</w:t>
      </w:r>
      <w:r>
        <w:rPr>
          <w:spacing w:val="-5"/>
        </w:rPr>
        <w:t xml:space="preserve"> </w:t>
      </w:r>
      <w:r>
        <w:t>T-test</w:t>
      </w:r>
      <w:r>
        <w:rPr>
          <w:spacing w:val="-5"/>
        </w:rPr>
        <w:t xml:space="preserve"> </w:t>
      </w:r>
      <w:r>
        <w:t>data</w:t>
      </w:r>
      <w:r>
        <w:rPr>
          <w:spacing w:val="-3"/>
        </w:rPr>
        <w:t xml:space="preserve"> </w:t>
      </w:r>
      <w:r>
        <w:t>analysis</w:t>
      </w:r>
      <w:ins w:id="133" w:author="Asus" w:date="2025-05-19T16:36:00Z" w16du:dateUtc="2025-05-19T09:36:00Z">
        <w:r w:rsidR="00A0484F">
          <w:t>,</w:t>
        </w:r>
      </w:ins>
      <w:r>
        <w:rPr>
          <w:spacing w:val="-5"/>
        </w:rPr>
        <w:t xml:space="preserve"> </w:t>
      </w:r>
      <w:r>
        <w:t>which</w:t>
      </w:r>
      <w:r>
        <w:rPr>
          <w:spacing w:val="-5"/>
        </w:rPr>
        <w:t xml:space="preserve"> </w:t>
      </w:r>
      <w:r>
        <w:t>was</w:t>
      </w:r>
      <w:r>
        <w:rPr>
          <w:spacing w:val="-2"/>
        </w:rPr>
        <w:t xml:space="preserve"> </w:t>
      </w:r>
      <w:r>
        <w:t>higher</w:t>
      </w:r>
      <w:r>
        <w:rPr>
          <w:spacing w:val="-6"/>
        </w:rPr>
        <w:t xml:space="preserve"> </w:t>
      </w:r>
      <w:r>
        <w:t>than</w:t>
      </w:r>
      <w:r>
        <w:rPr>
          <w:spacing w:val="-1"/>
        </w:rPr>
        <w:t xml:space="preserve"> </w:t>
      </w:r>
      <w:r>
        <w:t>the</w:t>
      </w:r>
      <w:r>
        <w:rPr>
          <w:spacing w:val="-5"/>
        </w:rPr>
        <w:t xml:space="preserve"> </w:t>
      </w:r>
      <w:r>
        <w:t>T-table.</w:t>
      </w:r>
      <w:r>
        <w:rPr>
          <w:spacing w:val="-2"/>
        </w:rPr>
        <w:t xml:space="preserve"> </w:t>
      </w:r>
      <w:ins w:id="134" w:author="Asus" w:date="2025-05-19T16:36:00Z" w16du:dateUtc="2025-05-19T09:36:00Z">
        <w:r w:rsidR="00A0484F">
          <w:rPr>
            <w:spacing w:val="-2"/>
          </w:rPr>
          <w:t xml:space="preserve">A </w:t>
        </w:r>
      </w:ins>
      <w:r>
        <w:t>YouTube</w:t>
      </w:r>
      <w:r>
        <w:rPr>
          <w:spacing w:val="-6"/>
        </w:rPr>
        <w:t xml:space="preserve"> </w:t>
      </w:r>
      <w:r>
        <w:t xml:space="preserve">video was given as the treatment in the experimental class. The students felt they had a new experience and </w:t>
      </w:r>
      <w:del w:id="135" w:author="Asus" w:date="2025-05-19T16:37:00Z" w16du:dateUtc="2025-05-19T09:37:00Z">
        <w:r w:rsidDel="00A0484F">
          <w:delText xml:space="preserve">more </w:delText>
        </w:r>
      </w:del>
      <w:r>
        <w:t>enjoyed when they learned English by watching YouTube videos. The students were always excited and focused</w:t>
      </w:r>
      <w:ins w:id="136" w:author="Asus" w:date="2025-05-19T16:37:00Z" w16du:dateUtc="2025-05-19T09:37:00Z">
        <w:r w:rsidR="00A0484F">
          <w:t>,</w:t>
        </w:r>
      </w:ins>
      <w:r>
        <w:t xml:space="preserve"> and watched the video in every meeting because they could increase their vocabulary using this strategy.</w:t>
      </w:r>
      <w:r w:rsidR="00997F28">
        <w:t xml:space="preserve"> This finding was in line with what had been found out by </w:t>
      </w:r>
      <w:proofErr w:type="spellStart"/>
      <w:r w:rsidR="00997F28">
        <w:t>Bhusaery</w:t>
      </w:r>
      <w:proofErr w:type="spellEnd"/>
      <w:r w:rsidR="00997F28">
        <w:t xml:space="preserve"> et al (2024) that YouTube as a learning </w:t>
      </w:r>
      <w:del w:id="137" w:author="Asus" w:date="2025-05-19T16:37:00Z" w16du:dateUtc="2025-05-19T09:37:00Z">
        <w:r w:rsidR="00997F28" w:rsidDel="00A0484F">
          <w:delText xml:space="preserve">media </w:delText>
        </w:r>
      </w:del>
      <w:ins w:id="138" w:author="Asus" w:date="2025-05-19T16:37:00Z" w16du:dateUtc="2025-05-19T09:37:00Z">
        <w:r w:rsidR="00A0484F">
          <w:t>medium</w:t>
        </w:r>
        <w:r w:rsidR="00A0484F">
          <w:t xml:space="preserve"> </w:t>
        </w:r>
      </w:ins>
      <w:r w:rsidR="00997F28">
        <w:t xml:space="preserve">could help students to learn English vocabulary more </w:t>
      </w:r>
      <w:del w:id="139" w:author="Asus" w:date="2025-05-19T16:37:00Z" w16du:dateUtc="2025-05-19T09:37:00Z">
        <w:r w:rsidR="00997F28" w:rsidDel="00A0484F">
          <w:delText>enjoyable</w:delText>
        </w:r>
      </w:del>
      <w:ins w:id="140" w:author="Asus" w:date="2025-05-19T16:37:00Z" w16du:dateUtc="2025-05-19T09:37:00Z">
        <w:r w:rsidR="00A0484F">
          <w:t>enjoyably</w:t>
        </w:r>
      </w:ins>
      <w:r w:rsidR="00997F28">
        <w:t xml:space="preserve">. In addition, from the result of researchers’ observations as well as students’ </w:t>
      </w:r>
      <w:del w:id="141" w:author="Asus" w:date="2025-05-19T16:37:00Z" w16du:dateUtc="2025-05-19T09:37:00Z">
        <w:r w:rsidR="00997F28" w:rsidDel="00A0484F">
          <w:delText>interview</w:delText>
        </w:r>
      </w:del>
      <w:ins w:id="142" w:author="Asus" w:date="2025-05-19T16:37:00Z" w16du:dateUtc="2025-05-19T09:37:00Z">
        <w:r w:rsidR="00A0484F">
          <w:t>interviews</w:t>
        </w:r>
      </w:ins>
      <w:r w:rsidR="00997F28">
        <w:t>, it was revealed that</w:t>
      </w:r>
      <w:r w:rsidR="009A7005">
        <w:t xml:space="preserve"> YouTube had a major effect on the students’ vocabulary acquisition</w:t>
      </w:r>
      <w:ins w:id="143" w:author="Asus" w:date="2025-05-19T16:37:00Z" w16du:dateUtc="2025-05-19T09:37:00Z">
        <w:r w:rsidR="00A0484F">
          <w:t>,</w:t>
        </w:r>
      </w:ins>
      <w:r w:rsidR="009A7005">
        <w:t xml:space="preserve"> and they got </w:t>
      </w:r>
      <w:del w:id="144" w:author="Asus" w:date="2025-05-19T16:37:00Z" w16du:dateUtc="2025-05-19T09:37:00Z">
        <w:r w:rsidR="009A7005" w:rsidDel="00A0484F">
          <w:delText xml:space="preserve">good </w:delText>
        </w:r>
      </w:del>
      <w:r w:rsidR="009A7005">
        <w:t xml:space="preserve">benefit from vocabulary-learning videos to increase their vocabulary mastery to support their English proficiency. </w:t>
      </w:r>
    </w:p>
    <w:p w14:paraId="13C9B67A" w14:textId="77777777" w:rsidR="0098029C" w:rsidRDefault="00341337">
      <w:pPr>
        <w:pStyle w:val="BodyText"/>
        <w:spacing w:before="160" w:line="276" w:lineRule="auto"/>
        <w:ind w:left="709" w:right="423" w:firstLine="720"/>
      </w:pPr>
      <w:commentRangeStart w:id="145"/>
      <w:r>
        <w:t>Based</w:t>
      </w:r>
      <w:r>
        <w:rPr>
          <w:spacing w:val="-6"/>
        </w:rPr>
        <w:t xml:space="preserve"> </w:t>
      </w:r>
      <w:r>
        <w:t>on</w:t>
      </w:r>
      <w:r>
        <w:rPr>
          <w:spacing w:val="-6"/>
        </w:rPr>
        <w:t xml:space="preserve"> </w:t>
      </w:r>
      <w:r>
        <w:t>the</w:t>
      </w:r>
      <w:r>
        <w:rPr>
          <w:spacing w:val="-6"/>
        </w:rPr>
        <w:t xml:space="preserve"> </w:t>
      </w:r>
      <w:r>
        <w:t>overall</w:t>
      </w:r>
      <w:r>
        <w:rPr>
          <w:spacing w:val="-5"/>
        </w:rPr>
        <w:t xml:space="preserve"> </w:t>
      </w:r>
      <w:r>
        <w:t>results</w:t>
      </w:r>
      <w:r>
        <w:rPr>
          <w:spacing w:val="-6"/>
        </w:rPr>
        <w:t xml:space="preserve"> </w:t>
      </w:r>
      <w:r>
        <w:t>of</w:t>
      </w:r>
      <w:r>
        <w:rPr>
          <w:spacing w:val="-7"/>
        </w:rPr>
        <w:t xml:space="preserve"> </w:t>
      </w:r>
      <w:r>
        <w:t>testing</w:t>
      </w:r>
      <w:r>
        <w:rPr>
          <w:spacing w:val="-5"/>
        </w:rPr>
        <w:t xml:space="preserve"> </w:t>
      </w:r>
      <w:r>
        <w:t>the</w:t>
      </w:r>
      <w:r>
        <w:rPr>
          <w:spacing w:val="-6"/>
        </w:rPr>
        <w:t xml:space="preserve"> </w:t>
      </w:r>
      <w:r>
        <w:t>hypothesis</w:t>
      </w:r>
      <w:r>
        <w:rPr>
          <w:spacing w:val="-5"/>
        </w:rPr>
        <w:t xml:space="preserve"> </w:t>
      </w:r>
      <w:r>
        <w:t>using</w:t>
      </w:r>
      <w:r>
        <w:rPr>
          <w:spacing w:val="-5"/>
        </w:rPr>
        <w:t xml:space="preserve"> </w:t>
      </w:r>
      <w:r>
        <w:t>the</w:t>
      </w:r>
      <w:r>
        <w:rPr>
          <w:spacing w:val="-6"/>
        </w:rPr>
        <w:t xml:space="preserve"> </w:t>
      </w:r>
      <w:r>
        <w:t>independent</w:t>
      </w:r>
      <w:r>
        <w:rPr>
          <w:spacing w:val="-5"/>
        </w:rPr>
        <w:t xml:space="preserve"> </w:t>
      </w:r>
      <w:r>
        <w:t>sample t-test. Thus, the null hypothesis (Ho) is rejected, and the alternative hypothesis (Ha) is accepted.</w:t>
      </w:r>
      <w:r>
        <w:rPr>
          <w:spacing w:val="-3"/>
        </w:rPr>
        <w:t xml:space="preserve"> </w:t>
      </w:r>
      <w:r>
        <w:t>The statistical</w:t>
      </w:r>
      <w:r>
        <w:rPr>
          <w:spacing w:val="1"/>
        </w:rPr>
        <w:t xml:space="preserve"> </w:t>
      </w:r>
      <w:r>
        <w:t>calculation</w:t>
      </w:r>
      <w:r>
        <w:rPr>
          <w:spacing w:val="-1"/>
        </w:rPr>
        <w:t xml:space="preserve"> </w:t>
      </w:r>
      <w:r>
        <w:t>of pre-test</w:t>
      </w:r>
      <w:r>
        <w:rPr>
          <w:spacing w:val="-1"/>
        </w:rPr>
        <w:t xml:space="preserve"> </w:t>
      </w:r>
      <w:r>
        <w:t>and post-test</w:t>
      </w:r>
      <w:r>
        <w:rPr>
          <w:spacing w:val="-1"/>
        </w:rPr>
        <w:t xml:space="preserve"> </w:t>
      </w:r>
      <w:r>
        <w:t>results</w:t>
      </w:r>
      <w:r>
        <w:rPr>
          <w:spacing w:val="-1"/>
        </w:rPr>
        <w:t xml:space="preserve"> </w:t>
      </w:r>
      <w:r>
        <w:t>shows</w:t>
      </w:r>
      <w:r>
        <w:rPr>
          <w:spacing w:val="1"/>
        </w:rPr>
        <w:t xml:space="preserve"> </w:t>
      </w:r>
      <w:r>
        <w:t>that</w:t>
      </w:r>
      <w:r>
        <w:rPr>
          <w:spacing w:val="-1"/>
        </w:rPr>
        <w:t xml:space="preserve"> </w:t>
      </w:r>
      <w:r>
        <w:t>there was</w:t>
      </w:r>
      <w:r>
        <w:rPr>
          <w:spacing w:val="2"/>
        </w:rPr>
        <w:t xml:space="preserve"> </w:t>
      </w:r>
      <w:r>
        <w:rPr>
          <w:spacing w:val="-10"/>
        </w:rPr>
        <w:t>a</w:t>
      </w:r>
    </w:p>
    <w:p w14:paraId="4D443A97" w14:textId="77777777" w:rsidR="0098029C" w:rsidRDefault="00341337">
      <w:pPr>
        <w:pStyle w:val="BodyText"/>
        <w:spacing w:before="73" w:line="278" w:lineRule="auto"/>
        <w:ind w:left="709" w:right="425"/>
      </w:pPr>
      <w:r>
        <w:t xml:space="preserve">better improvement in students’ vocabulary mastery in the experimental class than in the control class at eighth-grade students at SMPN 8 </w:t>
      </w:r>
      <w:proofErr w:type="spellStart"/>
      <w:r>
        <w:t>Muaro</w:t>
      </w:r>
      <w:proofErr w:type="spellEnd"/>
      <w:r>
        <w:t xml:space="preserve"> Jambi.</w:t>
      </w:r>
      <w:commentRangeEnd w:id="145"/>
      <w:r w:rsidR="00A0484F">
        <w:rPr>
          <w:rStyle w:val="CommentReference"/>
        </w:rPr>
        <w:commentReference w:id="145"/>
      </w:r>
    </w:p>
    <w:p w14:paraId="1597FE2D" w14:textId="4EFB3639" w:rsidR="0098029C" w:rsidRDefault="00341337" w:rsidP="00383F7E">
      <w:pPr>
        <w:pStyle w:val="BodyText"/>
        <w:spacing w:before="157" w:line="276" w:lineRule="auto"/>
        <w:ind w:left="721" w:right="421" w:firstLine="720"/>
      </w:pPr>
      <w:r>
        <w:t xml:space="preserve">There was a better achievement of </w:t>
      </w:r>
      <w:ins w:id="146" w:author="Asus" w:date="2025-05-19T16:37:00Z" w16du:dateUtc="2025-05-19T09:37:00Z">
        <w:r w:rsidR="00A0484F">
          <w:t xml:space="preserve">the </w:t>
        </w:r>
      </w:ins>
      <w:r>
        <w:t xml:space="preserve">class which was using YouTube </w:t>
      </w:r>
      <w:del w:id="147" w:author="Asus" w:date="2025-05-19T16:37:00Z" w16du:dateUtc="2025-05-19T09:37:00Z">
        <w:r w:rsidDel="00A0484F">
          <w:delText xml:space="preserve">video </w:delText>
        </w:r>
      </w:del>
      <w:ins w:id="148" w:author="Asus" w:date="2025-05-19T16:37:00Z" w16du:dateUtc="2025-05-19T09:37:00Z">
        <w:r w:rsidR="00A0484F">
          <w:t>videos</w:t>
        </w:r>
        <w:r w:rsidR="00A0484F">
          <w:t xml:space="preserve"> </w:t>
        </w:r>
      </w:ins>
      <w:r>
        <w:t>in the experimental</w:t>
      </w:r>
      <w:r>
        <w:rPr>
          <w:spacing w:val="-1"/>
        </w:rPr>
        <w:t xml:space="preserve"> </w:t>
      </w:r>
      <w:r>
        <w:t>class</w:t>
      </w:r>
      <w:r>
        <w:rPr>
          <w:spacing w:val="-1"/>
        </w:rPr>
        <w:t xml:space="preserve"> </w:t>
      </w:r>
      <w:r>
        <w:t>than in</w:t>
      </w:r>
      <w:r>
        <w:rPr>
          <w:spacing w:val="-1"/>
        </w:rPr>
        <w:t xml:space="preserve"> </w:t>
      </w:r>
      <w:r>
        <w:t>the</w:t>
      </w:r>
      <w:r>
        <w:rPr>
          <w:spacing w:val="-2"/>
        </w:rPr>
        <w:t xml:space="preserve"> </w:t>
      </w:r>
      <w:r>
        <w:t>control</w:t>
      </w:r>
      <w:r>
        <w:rPr>
          <w:spacing w:val="-1"/>
        </w:rPr>
        <w:t xml:space="preserve"> </w:t>
      </w:r>
      <w:r>
        <w:t>class</w:t>
      </w:r>
      <w:ins w:id="149" w:author="Asus" w:date="2025-05-19T16:37:00Z" w16du:dateUtc="2025-05-19T09:37:00Z">
        <w:r w:rsidR="00A0484F">
          <w:t>,</w:t>
        </w:r>
      </w:ins>
      <w:r>
        <w:rPr>
          <w:spacing w:val="-1"/>
        </w:rPr>
        <w:t xml:space="preserve"> </w:t>
      </w:r>
      <w:r>
        <w:t>which</w:t>
      </w:r>
      <w:r>
        <w:rPr>
          <w:spacing w:val="-1"/>
        </w:rPr>
        <w:t xml:space="preserve"> </w:t>
      </w:r>
      <w:r>
        <w:t>was</w:t>
      </w:r>
      <w:r>
        <w:rPr>
          <w:spacing w:val="-1"/>
        </w:rPr>
        <w:t xml:space="preserve"> </w:t>
      </w:r>
      <w:r>
        <w:t>not</w:t>
      </w:r>
      <w:r>
        <w:rPr>
          <w:spacing w:val="-1"/>
        </w:rPr>
        <w:t xml:space="preserve"> </w:t>
      </w:r>
      <w:r>
        <w:t>using</w:t>
      </w:r>
      <w:r>
        <w:rPr>
          <w:spacing w:val="-1"/>
        </w:rPr>
        <w:t xml:space="preserve"> </w:t>
      </w:r>
      <w:r>
        <w:t>YouTube</w:t>
      </w:r>
      <w:r>
        <w:rPr>
          <w:spacing w:val="-4"/>
        </w:rPr>
        <w:t xml:space="preserve"> </w:t>
      </w:r>
      <w:r>
        <w:t>video</w:t>
      </w:r>
      <w:r>
        <w:rPr>
          <w:spacing w:val="-2"/>
        </w:rPr>
        <w:t xml:space="preserve"> </w:t>
      </w:r>
      <w:r>
        <w:t>as</w:t>
      </w:r>
      <w:r>
        <w:rPr>
          <w:spacing w:val="-1"/>
        </w:rPr>
        <w:t xml:space="preserve"> </w:t>
      </w:r>
      <w:ins w:id="150" w:author="Asus" w:date="2025-05-19T16:37:00Z" w16du:dateUtc="2025-05-19T09:37:00Z">
        <w:r w:rsidR="00A0484F">
          <w:rPr>
            <w:spacing w:val="-1"/>
          </w:rPr>
          <w:t xml:space="preserve">a </w:t>
        </w:r>
      </w:ins>
      <w:r>
        <w:t xml:space="preserve">media </w:t>
      </w:r>
      <w:ins w:id="151" w:author="Asus" w:date="2025-05-19T16:38:00Z" w16du:dateUtc="2025-05-19T09:38:00Z">
        <w:r w:rsidR="00A0484F">
          <w:t xml:space="preserve">for </w:t>
        </w:r>
      </w:ins>
      <w:r>
        <w:t xml:space="preserve">learning. It can be concluded that the students get good achievement in mastering vocabulary after </w:t>
      </w:r>
      <w:r w:rsidR="005F7CCA">
        <w:t xml:space="preserve">they were </w:t>
      </w:r>
      <w:r>
        <w:t>t</w:t>
      </w:r>
      <w:r w:rsidR="005F7CCA">
        <w:t>aught</w:t>
      </w:r>
      <w:r>
        <w:t xml:space="preserve"> by using audio-visual media, especially YouTube videos. The students’ vocabulary mastery improves significantly by using YouTube videos. YouTube</w:t>
      </w:r>
      <w:r>
        <w:rPr>
          <w:spacing w:val="-15"/>
        </w:rPr>
        <w:t xml:space="preserve"> </w:t>
      </w:r>
      <w:r>
        <w:t>videos</w:t>
      </w:r>
      <w:r>
        <w:rPr>
          <w:spacing w:val="-15"/>
        </w:rPr>
        <w:t xml:space="preserve"> </w:t>
      </w:r>
      <w:r>
        <w:t>have</w:t>
      </w:r>
      <w:r>
        <w:rPr>
          <w:spacing w:val="-15"/>
        </w:rPr>
        <w:t xml:space="preserve"> </w:t>
      </w:r>
      <w:r>
        <w:t>a</w:t>
      </w:r>
      <w:r>
        <w:rPr>
          <w:spacing w:val="-15"/>
        </w:rPr>
        <w:t xml:space="preserve"> </w:t>
      </w:r>
      <w:r>
        <w:t>good</w:t>
      </w:r>
      <w:r>
        <w:rPr>
          <w:spacing w:val="-15"/>
        </w:rPr>
        <w:t xml:space="preserve"> </w:t>
      </w:r>
      <w:r>
        <w:t>impact</w:t>
      </w:r>
      <w:r>
        <w:rPr>
          <w:spacing w:val="-15"/>
        </w:rPr>
        <w:t xml:space="preserve"> </w:t>
      </w:r>
      <w:r>
        <w:t>on</w:t>
      </w:r>
      <w:r>
        <w:rPr>
          <w:spacing w:val="-15"/>
        </w:rPr>
        <w:t xml:space="preserve"> </w:t>
      </w:r>
      <w:r>
        <w:t>the</w:t>
      </w:r>
      <w:r>
        <w:rPr>
          <w:spacing w:val="-15"/>
        </w:rPr>
        <w:t xml:space="preserve"> </w:t>
      </w:r>
      <w:r>
        <w:t>learning</w:t>
      </w:r>
      <w:r>
        <w:rPr>
          <w:spacing w:val="-15"/>
        </w:rPr>
        <w:t xml:space="preserve"> </w:t>
      </w:r>
      <w:r>
        <w:t>process</w:t>
      </w:r>
      <w:r>
        <w:rPr>
          <w:spacing w:val="-15"/>
        </w:rPr>
        <w:t xml:space="preserve"> </w:t>
      </w:r>
      <w:r>
        <w:t>of</w:t>
      </w:r>
      <w:r>
        <w:rPr>
          <w:spacing w:val="-15"/>
        </w:rPr>
        <w:t xml:space="preserve"> </w:t>
      </w:r>
      <w:r>
        <w:t>students;</w:t>
      </w:r>
      <w:r>
        <w:rPr>
          <w:spacing w:val="-15"/>
        </w:rPr>
        <w:t xml:space="preserve"> </w:t>
      </w:r>
      <w:r>
        <w:t>therefore,</w:t>
      </w:r>
      <w:r>
        <w:rPr>
          <w:spacing w:val="-15"/>
        </w:rPr>
        <w:t xml:space="preserve"> </w:t>
      </w:r>
      <w:r>
        <w:t>students can</w:t>
      </w:r>
      <w:r>
        <w:rPr>
          <w:spacing w:val="-12"/>
        </w:rPr>
        <w:t xml:space="preserve"> </w:t>
      </w:r>
      <w:r>
        <w:t>also</w:t>
      </w:r>
      <w:r>
        <w:rPr>
          <w:spacing w:val="-11"/>
        </w:rPr>
        <w:t xml:space="preserve"> </w:t>
      </w:r>
      <w:r>
        <w:t>use</w:t>
      </w:r>
      <w:r>
        <w:rPr>
          <w:spacing w:val="-13"/>
        </w:rPr>
        <w:t xml:space="preserve"> </w:t>
      </w:r>
      <w:r>
        <w:t>YouTube</w:t>
      </w:r>
      <w:r>
        <w:rPr>
          <w:spacing w:val="-11"/>
        </w:rPr>
        <w:t xml:space="preserve"> </w:t>
      </w:r>
      <w:r>
        <w:t>as</w:t>
      </w:r>
      <w:r>
        <w:rPr>
          <w:spacing w:val="-12"/>
        </w:rPr>
        <w:t xml:space="preserve"> </w:t>
      </w:r>
      <w:r>
        <w:t>a</w:t>
      </w:r>
      <w:r>
        <w:rPr>
          <w:spacing w:val="-13"/>
        </w:rPr>
        <w:t xml:space="preserve"> </w:t>
      </w:r>
      <w:del w:id="152" w:author="Asus" w:date="2025-05-19T16:38:00Z" w16du:dateUtc="2025-05-19T09:38:00Z">
        <w:r w:rsidDel="00A0484F">
          <w:delText>media</w:delText>
        </w:r>
        <w:r w:rsidDel="00A0484F">
          <w:rPr>
            <w:spacing w:val="-12"/>
          </w:rPr>
          <w:delText xml:space="preserve"> </w:delText>
        </w:r>
      </w:del>
      <w:ins w:id="153" w:author="Asus" w:date="2025-05-19T16:38:00Z" w16du:dateUtc="2025-05-19T09:38:00Z">
        <w:r w:rsidR="00A0484F">
          <w:t>medium</w:t>
        </w:r>
        <w:r w:rsidR="00A0484F">
          <w:rPr>
            <w:spacing w:val="-12"/>
          </w:rPr>
          <w:t xml:space="preserve"> </w:t>
        </w:r>
      </w:ins>
      <w:r>
        <w:t>to</w:t>
      </w:r>
      <w:r>
        <w:rPr>
          <w:spacing w:val="-12"/>
        </w:rPr>
        <w:t xml:space="preserve"> </w:t>
      </w:r>
      <w:r>
        <w:t>learn</w:t>
      </w:r>
      <w:r>
        <w:rPr>
          <w:spacing w:val="-13"/>
        </w:rPr>
        <w:t xml:space="preserve"> </w:t>
      </w:r>
      <w:r>
        <w:t>vocabulary</w:t>
      </w:r>
      <w:r>
        <w:rPr>
          <w:spacing w:val="-13"/>
        </w:rPr>
        <w:t xml:space="preserve"> </w:t>
      </w:r>
      <w:r>
        <w:t>or</w:t>
      </w:r>
      <w:r>
        <w:rPr>
          <w:spacing w:val="-13"/>
        </w:rPr>
        <w:t xml:space="preserve"> </w:t>
      </w:r>
      <w:r>
        <w:t>English</w:t>
      </w:r>
      <w:r>
        <w:rPr>
          <w:spacing w:val="-12"/>
        </w:rPr>
        <w:t xml:space="preserve"> </w:t>
      </w:r>
      <w:r>
        <w:t>at</w:t>
      </w:r>
      <w:r>
        <w:rPr>
          <w:spacing w:val="-12"/>
        </w:rPr>
        <w:t xml:space="preserve"> </w:t>
      </w:r>
      <w:r>
        <w:t>home</w:t>
      </w:r>
      <w:del w:id="154" w:author="Asus" w:date="2025-05-19T16:38:00Z" w16du:dateUtc="2025-05-19T09:38:00Z">
        <w:r w:rsidDel="00A0484F">
          <w:delText>,</w:delText>
        </w:r>
        <w:r w:rsidDel="00A0484F">
          <w:rPr>
            <w:spacing w:val="-13"/>
          </w:rPr>
          <w:delText xml:space="preserve"> </w:delText>
        </w:r>
      </w:del>
      <w:ins w:id="155" w:author="Asus" w:date="2025-05-19T16:38:00Z" w16du:dateUtc="2025-05-19T09:38:00Z">
        <w:r w:rsidR="00A0484F">
          <w:t>.</w:t>
        </w:r>
        <w:r w:rsidR="00A0484F">
          <w:rPr>
            <w:spacing w:val="-13"/>
          </w:rPr>
          <w:t xml:space="preserve"> </w:t>
        </w:r>
      </w:ins>
      <w:r>
        <w:t>watching</w:t>
      </w:r>
      <w:r>
        <w:rPr>
          <w:spacing w:val="-12"/>
        </w:rPr>
        <w:t xml:space="preserve"> </w:t>
      </w:r>
      <w:r>
        <w:t xml:space="preserve">English videos can strengthen vocabulary and improve </w:t>
      </w:r>
      <w:r>
        <w:lastRenderedPageBreak/>
        <w:t>English language skills.</w:t>
      </w:r>
      <w:r w:rsidR="005F7CCA">
        <w:t xml:space="preserve"> This empirical fact was also claimed by the research </w:t>
      </w:r>
      <w:del w:id="156" w:author="Asus" w:date="2025-05-19T16:38:00Z" w16du:dateUtc="2025-05-19T09:38:00Z">
        <w:r w:rsidR="005F7CCA" w:rsidDel="00A0484F">
          <w:delText xml:space="preserve">finding </w:delText>
        </w:r>
      </w:del>
      <w:ins w:id="157" w:author="Asus" w:date="2025-05-19T16:38:00Z" w16du:dateUtc="2025-05-19T09:38:00Z">
        <w:r w:rsidR="00A0484F">
          <w:t>findings</w:t>
        </w:r>
        <w:r w:rsidR="00A0484F">
          <w:t xml:space="preserve"> </w:t>
        </w:r>
      </w:ins>
      <w:r w:rsidR="005F7CCA">
        <w:t xml:space="preserve">from </w:t>
      </w:r>
      <w:proofErr w:type="spellStart"/>
      <w:r w:rsidR="00F07B79">
        <w:t>Bhusery</w:t>
      </w:r>
      <w:proofErr w:type="spellEnd"/>
      <w:r w:rsidR="00F07B79">
        <w:t xml:space="preserve"> et al.</w:t>
      </w:r>
      <w:del w:id="158" w:author="Asus" w:date="2025-05-19T16:38:00Z" w16du:dateUtc="2025-05-19T09:38:00Z">
        <w:r w:rsidR="00F07B79" w:rsidDel="00A0484F">
          <w:delText>,</w:delText>
        </w:r>
      </w:del>
      <w:r w:rsidR="00F07B79">
        <w:t xml:space="preserve"> (2024) and </w:t>
      </w:r>
      <w:proofErr w:type="spellStart"/>
      <w:r w:rsidR="00F07B79">
        <w:t>Albahlal</w:t>
      </w:r>
      <w:proofErr w:type="spellEnd"/>
      <w:r w:rsidR="00F07B79">
        <w:t xml:space="preserve"> (2019)</w:t>
      </w:r>
      <w:ins w:id="159" w:author="Asus" w:date="2025-05-19T16:38:00Z" w16du:dateUtc="2025-05-19T09:38:00Z">
        <w:r w:rsidR="00A0484F">
          <w:t>,</w:t>
        </w:r>
      </w:ins>
      <w:r w:rsidR="00F07B79">
        <w:t xml:space="preserve"> who stated that using YouTube for learning purposes could be very helpful to enlarge the EFL students’ vocabulary mastery and at the same time improve their speaking ability. In addition, through vocabulary items presented in YouTube English learning channels, they can also </w:t>
      </w:r>
      <w:del w:id="160" w:author="Asus" w:date="2025-05-19T16:38:00Z" w16du:dateUtc="2025-05-19T09:38:00Z">
        <w:r w:rsidR="00F07B79" w:rsidDel="00A0484F">
          <w:delText xml:space="preserve">get </w:delText>
        </w:r>
      </w:del>
      <w:ins w:id="161" w:author="Asus" w:date="2025-05-19T16:38:00Z" w16du:dateUtc="2025-05-19T09:38:00Z">
        <w:r w:rsidR="00A0484F">
          <w:t>have</w:t>
        </w:r>
        <w:r w:rsidR="00A0484F">
          <w:t xml:space="preserve"> </w:t>
        </w:r>
      </w:ins>
      <w:r w:rsidR="00F07B79">
        <w:t xml:space="preserve">close encounters with various kinds of foreign cultures.  </w:t>
      </w:r>
      <w:commentRangeEnd w:id="128"/>
      <w:r w:rsidR="00A0484F">
        <w:rPr>
          <w:rStyle w:val="CommentReference"/>
        </w:rPr>
        <w:commentReference w:id="128"/>
      </w:r>
    </w:p>
    <w:p w14:paraId="02FECB02" w14:textId="1D933362" w:rsidR="0098029C" w:rsidRDefault="005B6D4A" w:rsidP="005B6D4A">
      <w:pPr>
        <w:pStyle w:val="Heading1"/>
        <w:tabs>
          <w:tab w:val="left" w:pos="1081"/>
        </w:tabs>
        <w:spacing w:before="159"/>
      </w:pPr>
      <w:r>
        <w:rPr>
          <w:spacing w:val="-2"/>
        </w:rPr>
        <w:t>CONCLUSION</w:t>
      </w:r>
    </w:p>
    <w:p w14:paraId="03BECA39" w14:textId="689B9823" w:rsidR="0098029C" w:rsidRDefault="00341337">
      <w:pPr>
        <w:pStyle w:val="BodyText"/>
        <w:spacing w:before="202" w:line="276" w:lineRule="auto"/>
        <w:ind w:left="721" w:right="420" w:firstLine="720"/>
      </w:pPr>
      <w:r>
        <w:t xml:space="preserve">Based on the result of the calculation in the previous </w:t>
      </w:r>
      <w:del w:id="162" w:author="Asus" w:date="2025-05-19T16:16:00Z" w16du:dateUtc="2025-05-19T09:16:00Z">
        <w:r w:rsidDel="000355EE">
          <w:delText>chapter</w:delText>
        </w:r>
      </w:del>
      <w:ins w:id="163" w:author="Asus" w:date="2025-05-19T16:16:00Z" w16du:dateUtc="2025-05-19T09:16:00Z">
        <w:r w:rsidR="000355EE">
          <w:t>section</w:t>
        </w:r>
      </w:ins>
      <w:r>
        <w:t xml:space="preserve">, it can be concluded that the students in the experimental class who were taught by using YouTube videos </w:t>
      </w:r>
      <w:del w:id="164" w:author="Asus" w:date="2025-05-19T16:16:00Z" w16du:dateUtc="2025-05-19T09:16:00Z">
        <w:r w:rsidDel="000355EE">
          <w:delText xml:space="preserve">get </w:delText>
        </w:r>
      </w:del>
      <w:ins w:id="165" w:author="Asus" w:date="2025-05-19T16:16:00Z" w16du:dateUtc="2025-05-19T09:16:00Z">
        <w:r w:rsidR="000355EE">
          <w:t>achieved</w:t>
        </w:r>
        <w:r w:rsidR="000355EE">
          <w:t xml:space="preserve"> </w:t>
        </w:r>
      </w:ins>
      <w:r>
        <w:t xml:space="preserve">better </w:t>
      </w:r>
      <w:del w:id="166" w:author="Asus" w:date="2025-05-19T16:16:00Z" w16du:dateUtc="2025-05-19T09:16:00Z">
        <w:r w:rsidDel="000355EE">
          <w:delText xml:space="preserve">achievement </w:delText>
        </w:r>
      </w:del>
      <w:ins w:id="167" w:author="Asus" w:date="2025-05-19T16:16:00Z" w16du:dateUtc="2025-05-19T09:16:00Z">
        <w:r w:rsidR="000355EE">
          <w:t>results</w:t>
        </w:r>
        <w:r w:rsidR="000355EE">
          <w:t xml:space="preserve"> </w:t>
        </w:r>
      </w:ins>
      <w:r>
        <w:t>than the students in the control class who were taught without using YouTube videos.</w:t>
      </w:r>
      <w:r w:rsidR="00383F7E">
        <w:t xml:space="preserve"> </w:t>
      </w:r>
      <w:r>
        <w:t xml:space="preserve">In conclusion, YouTube video has a significant effect in teaching English vocabulary </w:t>
      </w:r>
      <w:del w:id="168" w:author="Asus" w:date="2025-05-19T16:17:00Z" w16du:dateUtc="2025-05-19T09:17:00Z">
        <w:r w:rsidDel="000355EE">
          <w:delText xml:space="preserve">for </w:delText>
        </w:r>
      </w:del>
      <w:ins w:id="169" w:author="Asus" w:date="2025-05-19T16:17:00Z" w16du:dateUtc="2025-05-19T09:17:00Z">
        <w:r w:rsidR="000355EE">
          <w:t>to</w:t>
        </w:r>
        <w:r w:rsidR="000355EE">
          <w:t xml:space="preserve"> </w:t>
        </w:r>
      </w:ins>
      <w:r>
        <w:t>students.</w:t>
      </w:r>
    </w:p>
    <w:p w14:paraId="49608C8E" w14:textId="2DF7BFA6" w:rsidR="0098029C" w:rsidRDefault="00341337">
      <w:pPr>
        <w:pStyle w:val="BodyText"/>
        <w:spacing w:before="160" w:line="276" w:lineRule="auto"/>
        <w:ind w:left="721" w:right="423" w:firstLine="720"/>
      </w:pPr>
      <w:r>
        <w:t xml:space="preserve">This research is to be useful for the student to learn and improve their vocabulary. For the teacher, the result of this research can be used as feedback on teaching and can </w:t>
      </w:r>
      <w:ins w:id="170" w:author="Asus" w:date="2025-05-19T16:28:00Z" w16du:dateUtc="2025-05-19T09:28:00Z">
        <w:r w:rsidR="000D6CCB">
          <w:t xml:space="preserve">help </w:t>
        </w:r>
      </w:ins>
      <w:r>
        <w:t>optimize performance in teaching</w:t>
      </w:r>
      <w:del w:id="171" w:author="Asus" w:date="2025-05-19T16:28:00Z" w16du:dateUtc="2025-05-19T09:28:00Z">
        <w:r w:rsidDel="000D6CCB">
          <w:delText xml:space="preserve"> well</w:delText>
        </w:r>
      </w:del>
      <w:r>
        <w:t>.</w:t>
      </w:r>
      <w:r>
        <w:rPr>
          <w:spacing w:val="-3"/>
        </w:rPr>
        <w:t xml:space="preserve"> </w:t>
      </w:r>
      <w:r>
        <w:t>It</w:t>
      </w:r>
      <w:r>
        <w:rPr>
          <w:spacing w:val="-5"/>
        </w:rPr>
        <w:t xml:space="preserve"> </w:t>
      </w:r>
      <w:r>
        <w:t>can</w:t>
      </w:r>
      <w:r>
        <w:rPr>
          <w:spacing w:val="-6"/>
        </w:rPr>
        <w:t xml:space="preserve"> </w:t>
      </w:r>
      <w:r>
        <w:t>help</w:t>
      </w:r>
      <w:r>
        <w:rPr>
          <w:spacing w:val="-4"/>
        </w:rPr>
        <w:t xml:space="preserve"> </w:t>
      </w:r>
      <w:r>
        <w:t>them</w:t>
      </w:r>
      <w:r>
        <w:rPr>
          <w:spacing w:val="-6"/>
        </w:rPr>
        <w:t xml:space="preserve"> </w:t>
      </w:r>
      <w:r>
        <w:t>in</w:t>
      </w:r>
      <w:r>
        <w:rPr>
          <w:spacing w:val="-3"/>
        </w:rPr>
        <w:t xml:space="preserve"> </w:t>
      </w:r>
      <w:r>
        <w:t>choosing</w:t>
      </w:r>
      <w:r>
        <w:rPr>
          <w:spacing w:val="-6"/>
        </w:rPr>
        <w:t xml:space="preserve"> </w:t>
      </w:r>
      <w:ins w:id="172" w:author="Asus" w:date="2025-05-19T16:29:00Z" w16du:dateUtc="2025-05-19T09:29:00Z">
        <w:r w:rsidR="00A0484F">
          <w:rPr>
            <w:spacing w:val="-6"/>
          </w:rPr>
          <w:t xml:space="preserve">teaching </w:t>
        </w:r>
      </w:ins>
      <w:del w:id="173" w:author="Asus" w:date="2025-05-19T16:29:00Z" w16du:dateUtc="2025-05-19T09:29:00Z">
        <w:r w:rsidDel="00A0484F">
          <w:delText>method</w:delText>
        </w:r>
        <w:r w:rsidDel="00A0484F">
          <w:rPr>
            <w:spacing w:val="-6"/>
          </w:rPr>
          <w:delText xml:space="preserve"> </w:delText>
        </w:r>
      </w:del>
      <w:ins w:id="174" w:author="Asus" w:date="2025-05-19T16:29:00Z" w16du:dateUtc="2025-05-19T09:29:00Z">
        <w:r w:rsidR="00A0484F">
          <w:t>methods</w:t>
        </w:r>
        <w:r w:rsidR="00A0484F">
          <w:rPr>
            <w:spacing w:val="-6"/>
          </w:rPr>
          <w:t xml:space="preserve"> </w:t>
        </w:r>
      </w:ins>
      <w:r>
        <w:t>and</w:t>
      </w:r>
      <w:r>
        <w:rPr>
          <w:spacing w:val="-6"/>
        </w:rPr>
        <w:t xml:space="preserve"> </w:t>
      </w:r>
      <w:r>
        <w:t>media</w:t>
      </w:r>
      <w:r>
        <w:rPr>
          <w:spacing w:val="-6"/>
        </w:rPr>
        <w:t xml:space="preserve"> </w:t>
      </w:r>
      <w:del w:id="175" w:author="Asus" w:date="2025-05-19T16:29:00Z" w16du:dateUtc="2025-05-19T09:29:00Z">
        <w:r w:rsidDel="00A0484F">
          <w:delText>in</w:delText>
        </w:r>
        <w:r w:rsidDel="00A0484F">
          <w:rPr>
            <w:spacing w:val="-5"/>
          </w:rPr>
          <w:delText xml:space="preserve"> </w:delText>
        </w:r>
        <w:r w:rsidDel="00A0484F">
          <w:delText>teaching</w:delText>
        </w:r>
      </w:del>
      <w:r>
        <w:t>,</w:t>
      </w:r>
      <w:r>
        <w:rPr>
          <w:spacing w:val="-5"/>
        </w:rPr>
        <w:t xml:space="preserve"> </w:t>
      </w:r>
      <w:r>
        <w:t>especially</w:t>
      </w:r>
      <w:r>
        <w:rPr>
          <w:spacing w:val="-6"/>
        </w:rPr>
        <w:t xml:space="preserve"> </w:t>
      </w:r>
      <w:r>
        <w:t>in</w:t>
      </w:r>
      <w:r>
        <w:rPr>
          <w:spacing w:val="-5"/>
        </w:rPr>
        <w:t xml:space="preserve"> </w:t>
      </w:r>
      <w:r>
        <w:t xml:space="preserve">vocabulary </w:t>
      </w:r>
      <w:del w:id="176" w:author="Asus" w:date="2025-05-19T16:29:00Z" w16du:dateUtc="2025-05-19T09:29:00Z">
        <w:r w:rsidDel="00A0484F">
          <w:rPr>
            <w:spacing w:val="-2"/>
          </w:rPr>
          <w:delText>teaching</w:delText>
        </w:r>
      </w:del>
      <w:ins w:id="177" w:author="Asus" w:date="2025-05-19T16:29:00Z" w16du:dateUtc="2025-05-19T09:29:00Z">
        <w:r w:rsidR="00A0484F">
          <w:rPr>
            <w:spacing w:val="-2"/>
          </w:rPr>
          <w:t>instruction</w:t>
        </w:r>
      </w:ins>
      <w:r>
        <w:rPr>
          <w:spacing w:val="-2"/>
        </w:rPr>
        <w:t>.</w:t>
      </w:r>
      <w:r w:rsidR="00655C18" w:rsidRPr="00655C18">
        <w:t xml:space="preserve"> </w:t>
      </w:r>
      <w:r w:rsidR="00655C18">
        <w:t xml:space="preserve">The next researcher should consider </w:t>
      </w:r>
      <w:ins w:id="178" w:author="Asus" w:date="2025-05-19T16:30:00Z" w16du:dateUtc="2025-05-19T09:30:00Z">
        <w:r w:rsidR="00A0484F">
          <w:t xml:space="preserve">a </w:t>
        </w:r>
      </w:ins>
      <w:r w:rsidR="00655C18">
        <w:t xml:space="preserve">suitable YouTube video based on </w:t>
      </w:r>
      <w:del w:id="179" w:author="Asus" w:date="2025-05-19T16:30:00Z" w16du:dateUtc="2025-05-19T09:30:00Z">
        <w:r w:rsidR="00655C18" w:rsidDel="00A0484F">
          <w:delText>grade of students</w:delText>
        </w:r>
      </w:del>
      <w:ins w:id="180" w:author="Asus" w:date="2025-05-19T16:30:00Z" w16du:dateUtc="2025-05-19T09:30:00Z">
        <w:r w:rsidR="00A0484F">
          <w:t>students’ grade or level</w:t>
        </w:r>
      </w:ins>
      <w:r w:rsidR="00655C18">
        <w:t>.</w:t>
      </w:r>
      <w:r w:rsidR="00655C18">
        <w:rPr>
          <w:spacing w:val="-10"/>
        </w:rPr>
        <w:t xml:space="preserve"> </w:t>
      </w:r>
      <w:commentRangeStart w:id="181"/>
      <w:r w:rsidR="00655C18">
        <w:t>Hopefully,</w:t>
      </w:r>
      <w:r w:rsidR="00655C18">
        <w:rPr>
          <w:spacing w:val="-10"/>
        </w:rPr>
        <w:t xml:space="preserve"> </w:t>
      </w:r>
      <w:r w:rsidR="00655C18">
        <w:t>the</w:t>
      </w:r>
      <w:r w:rsidR="00655C18">
        <w:rPr>
          <w:spacing w:val="-11"/>
        </w:rPr>
        <w:t xml:space="preserve"> </w:t>
      </w:r>
      <w:r w:rsidR="00655C18">
        <w:t>next</w:t>
      </w:r>
      <w:r w:rsidR="00655C18">
        <w:rPr>
          <w:spacing w:val="-10"/>
        </w:rPr>
        <w:t xml:space="preserve"> </w:t>
      </w:r>
      <w:r w:rsidR="00655C18">
        <w:t>researcher</w:t>
      </w:r>
      <w:r w:rsidR="00655C18">
        <w:rPr>
          <w:spacing w:val="-11"/>
        </w:rPr>
        <w:t xml:space="preserve"> </w:t>
      </w:r>
      <w:r w:rsidR="00655C18">
        <w:t>can</w:t>
      </w:r>
      <w:r w:rsidR="00655C18">
        <w:rPr>
          <w:spacing w:val="-11"/>
        </w:rPr>
        <w:t xml:space="preserve"> </w:t>
      </w:r>
      <w:r w:rsidR="00655C18">
        <w:t>develop</w:t>
      </w:r>
      <w:r w:rsidR="00655C18">
        <w:rPr>
          <w:spacing w:val="-11"/>
        </w:rPr>
        <w:t xml:space="preserve"> </w:t>
      </w:r>
      <w:r w:rsidR="00655C18">
        <w:t>and</w:t>
      </w:r>
      <w:r w:rsidR="00655C18">
        <w:rPr>
          <w:spacing w:val="-11"/>
        </w:rPr>
        <w:t xml:space="preserve"> </w:t>
      </w:r>
      <w:r w:rsidR="00655C18">
        <w:t>continue</w:t>
      </w:r>
      <w:r w:rsidR="00655C18">
        <w:rPr>
          <w:spacing w:val="-12"/>
        </w:rPr>
        <w:t xml:space="preserve"> </w:t>
      </w:r>
      <w:r w:rsidR="00655C18">
        <w:t>their</w:t>
      </w:r>
      <w:r w:rsidR="00655C18">
        <w:rPr>
          <w:spacing w:val="-11"/>
        </w:rPr>
        <w:t xml:space="preserve"> </w:t>
      </w:r>
      <w:r w:rsidR="00655C18">
        <w:t>own</w:t>
      </w:r>
      <w:r w:rsidR="00655C18">
        <w:rPr>
          <w:spacing w:val="-11"/>
        </w:rPr>
        <w:t xml:space="preserve"> </w:t>
      </w:r>
      <w:r w:rsidR="00655C18">
        <w:t>research</w:t>
      </w:r>
      <w:r w:rsidR="00655C18">
        <w:rPr>
          <w:spacing w:val="-11"/>
        </w:rPr>
        <w:t xml:space="preserve"> </w:t>
      </w:r>
      <w:r w:rsidR="00655C18">
        <w:t>using YouTube videos to vocabulary mastery to get better results</w:t>
      </w:r>
      <w:commentRangeEnd w:id="181"/>
      <w:r w:rsidR="00A0484F">
        <w:rPr>
          <w:rStyle w:val="CommentReference"/>
        </w:rPr>
        <w:commentReference w:id="181"/>
      </w:r>
      <w:r w:rsidR="00655C18">
        <w:t xml:space="preserve">. </w:t>
      </w:r>
    </w:p>
    <w:p w14:paraId="5E67C1B5" w14:textId="77777777" w:rsidR="0098029C" w:rsidRDefault="0098029C">
      <w:pPr>
        <w:pStyle w:val="BodyText"/>
        <w:spacing w:before="87"/>
        <w:jc w:val="left"/>
      </w:pPr>
    </w:p>
    <w:p w14:paraId="4D7F1AA3" w14:textId="1D2B5D82" w:rsidR="0098029C" w:rsidRDefault="00341337" w:rsidP="00B44917">
      <w:pPr>
        <w:pStyle w:val="Heading1"/>
        <w:ind w:left="721" w:firstLine="0"/>
        <w:rPr>
          <w:spacing w:val="-2"/>
        </w:rPr>
      </w:pPr>
      <w:commentRangeStart w:id="182"/>
      <w:r>
        <w:rPr>
          <w:spacing w:val="-2"/>
        </w:rPr>
        <w:t>R</w:t>
      </w:r>
      <w:r w:rsidR="005B6D4A">
        <w:rPr>
          <w:spacing w:val="-2"/>
        </w:rPr>
        <w:t>EFERENCES</w:t>
      </w:r>
      <w:commentRangeEnd w:id="182"/>
      <w:r w:rsidR="000355EE">
        <w:rPr>
          <w:rStyle w:val="CommentReference"/>
          <w:b w:val="0"/>
          <w:bCs w:val="0"/>
        </w:rPr>
        <w:commentReference w:id="182"/>
      </w:r>
    </w:p>
    <w:p w14:paraId="23AEFE99" w14:textId="0B69FA2B" w:rsidR="00C45135" w:rsidRDefault="00C45135" w:rsidP="00B44917">
      <w:pPr>
        <w:pStyle w:val="Heading1"/>
        <w:ind w:left="721" w:firstLine="0"/>
        <w:rPr>
          <w:spacing w:val="-2"/>
        </w:rPr>
      </w:pPr>
    </w:p>
    <w:p w14:paraId="7BAEFB24" w14:textId="6C85DE34" w:rsidR="00C45135" w:rsidRPr="00C45135" w:rsidRDefault="00C45135" w:rsidP="008B4723">
      <w:pPr>
        <w:pStyle w:val="Heading1"/>
        <w:ind w:left="1420" w:hanging="711"/>
        <w:rPr>
          <w:b w:val="0"/>
          <w:bCs w:val="0"/>
          <w:spacing w:val="-2"/>
        </w:rPr>
      </w:pPr>
      <w:proofErr w:type="spellStart"/>
      <w:r>
        <w:rPr>
          <w:b w:val="0"/>
          <w:bCs w:val="0"/>
          <w:spacing w:val="-2"/>
        </w:rPr>
        <w:t>Albahlal</w:t>
      </w:r>
      <w:proofErr w:type="spellEnd"/>
      <w:r>
        <w:rPr>
          <w:b w:val="0"/>
          <w:bCs w:val="0"/>
          <w:spacing w:val="-2"/>
        </w:rPr>
        <w:t xml:space="preserve">, F. S. (2019). The impact of YouTube on improving secondary school students’ speaking skills: English Language Teachers’ perspectives. </w:t>
      </w:r>
      <w:r w:rsidRPr="00C45135">
        <w:rPr>
          <w:b w:val="0"/>
          <w:bCs w:val="0"/>
          <w:i/>
          <w:iCs/>
          <w:spacing w:val="-2"/>
        </w:rPr>
        <w:t>Journal of Applied Linguistics and Language Research, 6</w:t>
      </w:r>
      <w:r>
        <w:rPr>
          <w:b w:val="0"/>
          <w:bCs w:val="0"/>
          <w:spacing w:val="-2"/>
        </w:rPr>
        <w:t>(2), pp. 1-17.</w:t>
      </w:r>
    </w:p>
    <w:p w14:paraId="544945D9" w14:textId="77777777" w:rsidR="00B44917" w:rsidRDefault="00B44917" w:rsidP="008B4723">
      <w:pPr>
        <w:pStyle w:val="Heading1"/>
        <w:ind w:left="721" w:firstLine="0"/>
      </w:pPr>
    </w:p>
    <w:p w14:paraId="5F421C43" w14:textId="6D171ED3" w:rsidR="00383F7E" w:rsidRDefault="00383F7E" w:rsidP="008B4723">
      <w:pPr>
        <w:ind w:left="1420" w:right="421" w:hanging="720"/>
        <w:jc w:val="both"/>
        <w:rPr>
          <w:sz w:val="24"/>
        </w:rPr>
      </w:pPr>
      <w:proofErr w:type="spellStart"/>
      <w:r>
        <w:rPr>
          <w:sz w:val="24"/>
        </w:rPr>
        <w:t>Bhusaery</w:t>
      </w:r>
      <w:proofErr w:type="spellEnd"/>
      <w:r>
        <w:rPr>
          <w:sz w:val="24"/>
        </w:rPr>
        <w:t>, R. D., Chaerul, A., &amp; Kamil, A. B. (2024). Investigating students’ response of using video</w:t>
      </w:r>
      <w:r w:rsidR="0095597F">
        <w:rPr>
          <w:sz w:val="24"/>
        </w:rPr>
        <w:t>-</w:t>
      </w:r>
      <w:r>
        <w:rPr>
          <w:sz w:val="24"/>
        </w:rPr>
        <w:t xml:space="preserve">based learning </w:t>
      </w:r>
      <w:r w:rsidR="0095597F">
        <w:rPr>
          <w:sz w:val="24"/>
        </w:rPr>
        <w:t xml:space="preserve">method through YouTube on English vocabulary learning. </w:t>
      </w:r>
      <w:r w:rsidR="0095597F" w:rsidRPr="0095597F">
        <w:rPr>
          <w:i/>
          <w:iCs/>
          <w:sz w:val="24"/>
        </w:rPr>
        <w:t>INFOTECH Journal, 10</w:t>
      </w:r>
      <w:r w:rsidR="0095597F">
        <w:rPr>
          <w:sz w:val="24"/>
        </w:rPr>
        <w:t>(1), 128-131.</w:t>
      </w:r>
    </w:p>
    <w:p w14:paraId="2B0687C7" w14:textId="77777777" w:rsidR="00315408" w:rsidRDefault="00315408" w:rsidP="008B4723">
      <w:pPr>
        <w:ind w:left="1420" w:right="421" w:hanging="720"/>
        <w:jc w:val="both"/>
        <w:rPr>
          <w:sz w:val="24"/>
        </w:rPr>
      </w:pPr>
    </w:p>
    <w:p w14:paraId="11CE23EE" w14:textId="14C8B4BB" w:rsidR="00315408" w:rsidRPr="00383F7E" w:rsidRDefault="00315408" w:rsidP="008B4723">
      <w:pPr>
        <w:ind w:left="1420" w:right="421" w:hanging="720"/>
        <w:jc w:val="both"/>
        <w:rPr>
          <w:sz w:val="24"/>
        </w:rPr>
      </w:pPr>
      <w:r>
        <w:rPr>
          <w:sz w:val="24"/>
        </w:rPr>
        <w:t xml:space="preserve">Cabanas, L. G., &amp; Mercado, P. N. (2024). Using YouTube videos to improve students’ speaking skills: EFL teachers’ perceptions. </w:t>
      </w:r>
      <w:r w:rsidRPr="00315408">
        <w:rPr>
          <w:i/>
          <w:iCs/>
          <w:sz w:val="24"/>
        </w:rPr>
        <w:t>MEXTESOL Journal, 48</w:t>
      </w:r>
      <w:r>
        <w:rPr>
          <w:sz w:val="24"/>
        </w:rPr>
        <w:t xml:space="preserve">(4), 1-11. </w:t>
      </w:r>
    </w:p>
    <w:p w14:paraId="24282D28" w14:textId="77777777" w:rsidR="00B44917" w:rsidRDefault="00B44917" w:rsidP="008B4723">
      <w:pPr>
        <w:ind w:left="1420" w:right="421" w:hanging="720"/>
        <w:jc w:val="both"/>
        <w:rPr>
          <w:sz w:val="24"/>
        </w:rPr>
      </w:pPr>
    </w:p>
    <w:p w14:paraId="188DD851" w14:textId="51BB1C10" w:rsidR="0098029C" w:rsidRDefault="00341337" w:rsidP="008B4723">
      <w:pPr>
        <w:ind w:left="1441" w:right="659" w:hanging="732"/>
        <w:rPr>
          <w:i/>
          <w:sz w:val="24"/>
        </w:rPr>
      </w:pPr>
      <w:commentRangeStart w:id="183"/>
      <w:r>
        <w:rPr>
          <w:sz w:val="24"/>
        </w:rPr>
        <w:t>Dielman.</w:t>
      </w:r>
      <w:r>
        <w:rPr>
          <w:spacing w:val="40"/>
          <w:sz w:val="24"/>
        </w:rPr>
        <w:t xml:space="preserve"> </w:t>
      </w:r>
      <w:r>
        <w:rPr>
          <w:sz w:val="24"/>
        </w:rPr>
        <w:t>(1961).</w:t>
      </w:r>
      <w:r>
        <w:rPr>
          <w:spacing w:val="40"/>
          <w:sz w:val="24"/>
        </w:rPr>
        <w:t xml:space="preserve"> </w:t>
      </w:r>
      <w:r>
        <w:rPr>
          <w:i/>
          <w:sz w:val="24"/>
        </w:rPr>
        <w:t>Applied</w:t>
      </w:r>
      <w:r>
        <w:rPr>
          <w:i/>
          <w:spacing w:val="40"/>
          <w:sz w:val="24"/>
        </w:rPr>
        <w:t xml:space="preserve"> </w:t>
      </w:r>
      <w:r>
        <w:rPr>
          <w:i/>
          <w:sz w:val="24"/>
        </w:rPr>
        <w:t>regression</w:t>
      </w:r>
      <w:r>
        <w:rPr>
          <w:i/>
          <w:spacing w:val="-3"/>
          <w:sz w:val="24"/>
        </w:rPr>
        <w:t xml:space="preserve"> </w:t>
      </w:r>
      <w:r>
        <w:rPr>
          <w:i/>
          <w:sz w:val="24"/>
        </w:rPr>
        <w:t>analysis</w:t>
      </w:r>
      <w:r>
        <w:rPr>
          <w:i/>
          <w:spacing w:val="-3"/>
          <w:sz w:val="24"/>
        </w:rPr>
        <w:t xml:space="preserve"> </w:t>
      </w:r>
      <w:r>
        <w:rPr>
          <w:i/>
          <w:sz w:val="24"/>
        </w:rPr>
        <w:t>for</w:t>
      </w:r>
      <w:r>
        <w:rPr>
          <w:i/>
          <w:spacing w:val="-3"/>
          <w:sz w:val="24"/>
        </w:rPr>
        <w:t xml:space="preserve"> </w:t>
      </w:r>
      <w:r>
        <w:rPr>
          <w:i/>
          <w:sz w:val="24"/>
        </w:rPr>
        <w:t>business</w:t>
      </w:r>
      <w:r>
        <w:rPr>
          <w:i/>
          <w:spacing w:val="-3"/>
          <w:sz w:val="24"/>
        </w:rPr>
        <w:t xml:space="preserve"> </w:t>
      </w:r>
      <w:r>
        <w:rPr>
          <w:i/>
          <w:sz w:val="24"/>
        </w:rPr>
        <w:t>and</w:t>
      </w:r>
      <w:r>
        <w:rPr>
          <w:i/>
          <w:spacing w:val="-3"/>
          <w:sz w:val="24"/>
        </w:rPr>
        <w:t xml:space="preserve"> </w:t>
      </w:r>
      <w:r>
        <w:rPr>
          <w:i/>
          <w:sz w:val="24"/>
        </w:rPr>
        <w:t>economics</w:t>
      </w:r>
      <w:r>
        <w:rPr>
          <w:sz w:val="24"/>
        </w:rPr>
        <w:t>.</w:t>
      </w:r>
      <w:r>
        <w:rPr>
          <w:spacing w:val="-1"/>
          <w:sz w:val="24"/>
        </w:rPr>
        <w:t xml:space="preserve"> </w:t>
      </w:r>
      <w:r>
        <w:rPr>
          <w:sz w:val="24"/>
        </w:rPr>
        <w:t xml:space="preserve">PWS KENT </w:t>
      </w:r>
      <w:r>
        <w:rPr>
          <w:i/>
          <w:sz w:val="24"/>
        </w:rPr>
        <w:t>Publishing Company.</w:t>
      </w:r>
      <w:commentRangeEnd w:id="183"/>
      <w:r w:rsidR="000355EE">
        <w:rPr>
          <w:rStyle w:val="CommentReference"/>
        </w:rPr>
        <w:commentReference w:id="183"/>
      </w:r>
    </w:p>
    <w:p w14:paraId="12307AF1" w14:textId="68E91CF5" w:rsidR="005F589B" w:rsidRDefault="005F589B" w:rsidP="008B4723">
      <w:pPr>
        <w:ind w:left="1441" w:right="659" w:hanging="732"/>
        <w:rPr>
          <w:iCs/>
          <w:sz w:val="24"/>
        </w:rPr>
      </w:pPr>
    </w:p>
    <w:p w14:paraId="5208BFB0" w14:textId="4F3699A6" w:rsidR="005F589B" w:rsidRDefault="005F589B" w:rsidP="008B4723">
      <w:pPr>
        <w:ind w:left="1441" w:right="659" w:hanging="732"/>
        <w:rPr>
          <w:iCs/>
          <w:sz w:val="24"/>
        </w:rPr>
      </w:pPr>
      <w:proofErr w:type="spellStart"/>
      <w:r>
        <w:rPr>
          <w:iCs/>
          <w:sz w:val="24"/>
        </w:rPr>
        <w:t>Kabooha</w:t>
      </w:r>
      <w:proofErr w:type="spellEnd"/>
      <w:r>
        <w:rPr>
          <w:iCs/>
          <w:sz w:val="24"/>
        </w:rPr>
        <w:t xml:space="preserve">, R., &amp; Elyas, T. (2018). The effects of YouTube in multimedia instruction for vocabulary learning: perception of EFL students and teachers. </w:t>
      </w:r>
      <w:r w:rsidRPr="005F589B">
        <w:rPr>
          <w:i/>
          <w:sz w:val="24"/>
        </w:rPr>
        <w:t>English Language Teaching Journal, 11</w:t>
      </w:r>
      <w:r>
        <w:rPr>
          <w:iCs/>
          <w:sz w:val="24"/>
        </w:rPr>
        <w:t>(2), 72-81.</w:t>
      </w:r>
    </w:p>
    <w:p w14:paraId="7CB15E20" w14:textId="77777777" w:rsidR="00073FEF" w:rsidRDefault="00073FEF" w:rsidP="008B4723">
      <w:pPr>
        <w:ind w:left="1441" w:right="659" w:hanging="732"/>
        <w:rPr>
          <w:iCs/>
          <w:sz w:val="24"/>
        </w:rPr>
      </w:pPr>
    </w:p>
    <w:p w14:paraId="45328FD7" w14:textId="77777777" w:rsidR="00720649" w:rsidRDefault="00720649" w:rsidP="00720649">
      <w:pPr>
        <w:ind w:left="1418" w:hanging="709"/>
        <w:rPr>
          <w:spacing w:val="-2"/>
          <w:sz w:val="24"/>
        </w:rPr>
      </w:pPr>
      <w:r>
        <w:rPr>
          <w:spacing w:val="-2"/>
          <w:sz w:val="24"/>
        </w:rPr>
        <w:t xml:space="preserve">Kelsen, B. (2009). Teaching EFL to the </w:t>
      </w:r>
      <w:proofErr w:type="spellStart"/>
      <w:r>
        <w:rPr>
          <w:spacing w:val="-2"/>
          <w:sz w:val="24"/>
        </w:rPr>
        <w:t>iGeneration</w:t>
      </w:r>
      <w:proofErr w:type="spellEnd"/>
      <w:r>
        <w:rPr>
          <w:spacing w:val="-2"/>
          <w:sz w:val="24"/>
        </w:rPr>
        <w:t xml:space="preserve">: A survey of using YouTube as supplementary material with college EFL students in Taiwan. </w:t>
      </w:r>
      <w:r w:rsidRPr="00A56A1E">
        <w:rPr>
          <w:i/>
          <w:iCs/>
          <w:spacing w:val="-2"/>
          <w:sz w:val="24"/>
        </w:rPr>
        <w:t>CALL-EJ Online, 10</w:t>
      </w:r>
      <w:r>
        <w:rPr>
          <w:spacing w:val="-2"/>
          <w:sz w:val="24"/>
        </w:rPr>
        <w:t>(2), pp. 1-18.</w:t>
      </w:r>
    </w:p>
    <w:p w14:paraId="611DBB43" w14:textId="77777777" w:rsidR="001C0C41" w:rsidRDefault="001C0C41" w:rsidP="008B4723">
      <w:pPr>
        <w:ind w:left="1441" w:right="659" w:hanging="732"/>
        <w:rPr>
          <w:iCs/>
          <w:sz w:val="24"/>
        </w:rPr>
      </w:pPr>
    </w:p>
    <w:p w14:paraId="20B18174" w14:textId="484FF9A5" w:rsidR="001C0C41" w:rsidRPr="005F589B" w:rsidRDefault="001C0C41" w:rsidP="008B4723">
      <w:pPr>
        <w:ind w:left="1441" w:right="659" w:hanging="732"/>
        <w:rPr>
          <w:iCs/>
          <w:sz w:val="24"/>
        </w:rPr>
      </w:pPr>
      <w:r>
        <w:rPr>
          <w:iCs/>
          <w:sz w:val="24"/>
        </w:rPr>
        <w:t>Lee, L. (2010). Fostering reflective speaking and interactive exchange through blogging in an advanced language course</w:t>
      </w:r>
      <w:r w:rsidRPr="001C0C41">
        <w:rPr>
          <w:i/>
          <w:sz w:val="24"/>
        </w:rPr>
        <w:t xml:space="preserve">. </w:t>
      </w:r>
      <w:proofErr w:type="spellStart"/>
      <w:r w:rsidRPr="001C0C41">
        <w:rPr>
          <w:i/>
          <w:sz w:val="24"/>
        </w:rPr>
        <w:t>ReCALL</w:t>
      </w:r>
      <w:proofErr w:type="spellEnd"/>
      <w:r w:rsidRPr="001C0C41">
        <w:rPr>
          <w:i/>
          <w:sz w:val="24"/>
        </w:rPr>
        <w:t>, 22</w:t>
      </w:r>
      <w:r>
        <w:rPr>
          <w:iCs/>
          <w:sz w:val="24"/>
        </w:rPr>
        <w:t>(2), pp. 212-227.</w:t>
      </w:r>
    </w:p>
    <w:p w14:paraId="14B05785" w14:textId="77777777" w:rsidR="0098029C" w:rsidRDefault="0098029C" w:rsidP="008B4723">
      <w:pPr>
        <w:pStyle w:val="BodyText"/>
        <w:jc w:val="left"/>
        <w:rPr>
          <w:i/>
        </w:rPr>
      </w:pPr>
    </w:p>
    <w:p w14:paraId="4C1A56B8" w14:textId="294CEE1E" w:rsidR="0098029C" w:rsidRDefault="00341337" w:rsidP="008B4723">
      <w:pPr>
        <w:ind w:left="1420" w:right="422" w:hanging="720"/>
        <w:jc w:val="both"/>
        <w:rPr>
          <w:sz w:val="24"/>
        </w:rPr>
      </w:pPr>
      <w:proofErr w:type="spellStart"/>
      <w:r>
        <w:rPr>
          <w:sz w:val="24"/>
        </w:rPr>
        <w:t>Lelawati</w:t>
      </w:r>
      <w:proofErr w:type="spellEnd"/>
      <w:r>
        <w:rPr>
          <w:sz w:val="24"/>
        </w:rPr>
        <w:t xml:space="preserve">, S. D. (2018). The teaching of </w:t>
      </w:r>
      <w:r w:rsidR="00745473">
        <w:rPr>
          <w:sz w:val="24"/>
        </w:rPr>
        <w:t>E</w:t>
      </w:r>
      <w:r>
        <w:rPr>
          <w:sz w:val="24"/>
        </w:rPr>
        <w:t xml:space="preserve">nglish vocabulary to young learners. </w:t>
      </w:r>
      <w:r>
        <w:rPr>
          <w:i/>
          <w:sz w:val="24"/>
        </w:rPr>
        <w:t>PROJECT (Professional Journal of English Education</w:t>
      </w:r>
      <w:r>
        <w:rPr>
          <w:sz w:val="24"/>
        </w:rPr>
        <w:t>, 95-100.</w:t>
      </w:r>
    </w:p>
    <w:p w14:paraId="660A6069" w14:textId="37217E14" w:rsidR="00050659" w:rsidRDefault="00050659" w:rsidP="008B4723">
      <w:pPr>
        <w:ind w:left="1420" w:right="422" w:hanging="720"/>
        <w:jc w:val="both"/>
        <w:rPr>
          <w:sz w:val="24"/>
        </w:rPr>
      </w:pPr>
    </w:p>
    <w:p w14:paraId="5A273972" w14:textId="4E08220D" w:rsidR="00B44917" w:rsidRDefault="00050659" w:rsidP="008B4723">
      <w:pPr>
        <w:ind w:left="1420" w:right="420" w:hanging="720"/>
        <w:jc w:val="both"/>
        <w:rPr>
          <w:sz w:val="24"/>
        </w:rPr>
      </w:pPr>
      <w:proofErr w:type="spellStart"/>
      <w:r>
        <w:rPr>
          <w:sz w:val="24"/>
        </w:rPr>
        <w:t>Nofrika</w:t>
      </w:r>
      <w:proofErr w:type="spellEnd"/>
      <w:r>
        <w:rPr>
          <w:sz w:val="24"/>
        </w:rPr>
        <w:t xml:space="preserve">, I. (2019). EFL students’ voices: The role of YouTube in developing English </w:t>
      </w:r>
      <w:r>
        <w:rPr>
          <w:sz w:val="24"/>
        </w:rPr>
        <w:lastRenderedPageBreak/>
        <w:t xml:space="preserve">competencies. </w:t>
      </w:r>
      <w:r w:rsidRPr="00050659">
        <w:rPr>
          <w:i/>
          <w:iCs/>
          <w:sz w:val="24"/>
        </w:rPr>
        <w:t>Journal of Foreign Language Teaching and Learning, 4</w:t>
      </w:r>
      <w:r>
        <w:rPr>
          <w:sz w:val="24"/>
        </w:rPr>
        <w:t xml:space="preserve">(1), 56-73. </w:t>
      </w:r>
    </w:p>
    <w:p w14:paraId="290F27B0" w14:textId="77777777" w:rsidR="001C0C41" w:rsidRDefault="001C0C41" w:rsidP="008B4723">
      <w:pPr>
        <w:ind w:left="1420" w:right="420" w:hanging="720"/>
        <w:jc w:val="both"/>
        <w:rPr>
          <w:sz w:val="24"/>
        </w:rPr>
      </w:pPr>
    </w:p>
    <w:p w14:paraId="22DE425E" w14:textId="793AE43A" w:rsidR="001C0C41" w:rsidRDefault="001C0C41" w:rsidP="008B4723">
      <w:pPr>
        <w:ind w:left="1420" w:right="420" w:hanging="720"/>
        <w:jc w:val="both"/>
        <w:rPr>
          <w:sz w:val="24"/>
        </w:rPr>
      </w:pPr>
      <w:proofErr w:type="spellStart"/>
      <w:r>
        <w:rPr>
          <w:sz w:val="24"/>
        </w:rPr>
        <w:t>Noytim</w:t>
      </w:r>
      <w:proofErr w:type="spellEnd"/>
      <w:r>
        <w:rPr>
          <w:sz w:val="24"/>
        </w:rPr>
        <w:t xml:space="preserve">, U. (2010). Weblogs </w:t>
      </w:r>
      <w:proofErr w:type="spellStart"/>
      <w:r>
        <w:rPr>
          <w:sz w:val="24"/>
        </w:rPr>
        <w:t>enhanching</w:t>
      </w:r>
      <w:proofErr w:type="spellEnd"/>
      <w:r>
        <w:rPr>
          <w:sz w:val="24"/>
        </w:rPr>
        <w:t xml:space="preserve"> EFL students’ English language learning. </w:t>
      </w:r>
      <w:r w:rsidRPr="001C0C41">
        <w:rPr>
          <w:i/>
          <w:iCs/>
          <w:sz w:val="24"/>
        </w:rPr>
        <w:t>Procedia Social &amp; Behavioral Sciences, 2</w:t>
      </w:r>
      <w:r>
        <w:rPr>
          <w:sz w:val="24"/>
        </w:rPr>
        <w:t>(1)127-132.</w:t>
      </w:r>
    </w:p>
    <w:p w14:paraId="3C7DD1B1" w14:textId="77777777" w:rsidR="006B192E" w:rsidRDefault="006B192E" w:rsidP="008B4723">
      <w:pPr>
        <w:ind w:left="1420" w:right="420" w:hanging="720"/>
        <w:jc w:val="both"/>
        <w:rPr>
          <w:sz w:val="24"/>
        </w:rPr>
      </w:pPr>
    </w:p>
    <w:p w14:paraId="7D39E753" w14:textId="41E256E1" w:rsidR="00B44917" w:rsidRDefault="00B44917" w:rsidP="008B4723">
      <w:pPr>
        <w:ind w:left="1420" w:right="420" w:hanging="720"/>
        <w:jc w:val="both"/>
        <w:rPr>
          <w:spacing w:val="-4"/>
          <w:sz w:val="24"/>
        </w:rPr>
      </w:pPr>
      <w:r>
        <w:rPr>
          <w:spacing w:val="-4"/>
          <w:sz w:val="24"/>
        </w:rPr>
        <w:t xml:space="preserve">Schmitt, N., &amp; Schmitt, D. (2020). </w:t>
      </w:r>
      <w:r w:rsidRPr="00B44917">
        <w:rPr>
          <w:i/>
          <w:iCs/>
          <w:spacing w:val="-4"/>
          <w:sz w:val="24"/>
        </w:rPr>
        <w:t>Vocabulary in language teaching</w:t>
      </w:r>
      <w:r>
        <w:rPr>
          <w:spacing w:val="-4"/>
          <w:sz w:val="24"/>
        </w:rPr>
        <w:t>. Cambridge University Press.</w:t>
      </w:r>
    </w:p>
    <w:p w14:paraId="232BDEF1" w14:textId="77777777" w:rsidR="006B192E" w:rsidRDefault="006B192E" w:rsidP="008B4723">
      <w:pPr>
        <w:ind w:left="1420" w:right="420" w:hanging="720"/>
        <w:jc w:val="both"/>
        <w:rPr>
          <w:spacing w:val="-4"/>
          <w:sz w:val="24"/>
        </w:rPr>
      </w:pPr>
    </w:p>
    <w:p w14:paraId="00AEB8DE" w14:textId="651477EC" w:rsidR="008B4723" w:rsidRDefault="008B4723" w:rsidP="008B4723">
      <w:pPr>
        <w:ind w:left="1420" w:right="420" w:hanging="720"/>
        <w:jc w:val="both"/>
        <w:rPr>
          <w:spacing w:val="-4"/>
          <w:sz w:val="24"/>
        </w:rPr>
      </w:pPr>
      <w:proofErr w:type="spellStart"/>
      <w:r>
        <w:rPr>
          <w:spacing w:val="-4"/>
          <w:sz w:val="24"/>
        </w:rPr>
        <w:t>Silviyanti</w:t>
      </w:r>
      <w:proofErr w:type="spellEnd"/>
      <w:r>
        <w:rPr>
          <w:spacing w:val="-4"/>
          <w:sz w:val="24"/>
        </w:rPr>
        <w:t>, T. (2014). Looking into EFL students’ perception in listening by using English movie videos on YouTube. Studies in English Language and Education, 1(1), pp. 42-58.</w:t>
      </w:r>
    </w:p>
    <w:p w14:paraId="5D4997A9" w14:textId="77777777" w:rsidR="006B192E" w:rsidRDefault="006B192E" w:rsidP="008B4723">
      <w:pPr>
        <w:ind w:left="1420" w:right="420" w:hanging="720"/>
        <w:jc w:val="both"/>
        <w:rPr>
          <w:spacing w:val="-4"/>
          <w:sz w:val="24"/>
        </w:rPr>
      </w:pPr>
    </w:p>
    <w:p w14:paraId="66A469B8" w14:textId="6B4C230E" w:rsidR="0098029C" w:rsidRDefault="00341337" w:rsidP="008B4723">
      <w:pPr>
        <w:ind w:left="1420" w:right="422" w:hanging="720"/>
        <w:jc w:val="both"/>
        <w:rPr>
          <w:sz w:val="24"/>
        </w:rPr>
      </w:pPr>
      <w:proofErr w:type="spellStart"/>
      <w:r>
        <w:rPr>
          <w:sz w:val="24"/>
        </w:rPr>
        <w:t>Sugiyono</w:t>
      </w:r>
      <w:proofErr w:type="spellEnd"/>
      <w:r>
        <w:rPr>
          <w:sz w:val="24"/>
        </w:rPr>
        <w:t xml:space="preserve">. (2015). </w:t>
      </w:r>
      <w:r>
        <w:rPr>
          <w:i/>
          <w:sz w:val="24"/>
        </w:rPr>
        <w:t xml:space="preserve">Metode </w:t>
      </w:r>
      <w:proofErr w:type="spellStart"/>
      <w:r>
        <w:rPr>
          <w:i/>
          <w:sz w:val="24"/>
        </w:rPr>
        <w:t>penelitian</w:t>
      </w:r>
      <w:proofErr w:type="spellEnd"/>
      <w:r>
        <w:rPr>
          <w:i/>
          <w:sz w:val="24"/>
        </w:rPr>
        <w:t xml:space="preserve"> </w:t>
      </w:r>
      <w:proofErr w:type="spellStart"/>
      <w:r>
        <w:rPr>
          <w:i/>
          <w:sz w:val="24"/>
        </w:rPr>
        <w:t>pendidikan</w:t>
      </w:r>
      <w:proofErr w:type="spellEnd"/>
      <w:r>
        <w:rPr>
          <w:i/>
          <w:sz w:val="24"/>
        </w:rPr>
        <w:t xml:space="preserve">: </w:t>
      </w:r>
      <w:proofErr w:type="spellStart"/>
      <w:r>
        <w:rPr>
          <w:i/>
          <w:sz w:val="24"/>
        </w:rPr>
        <w:t>pendekatan</w:t>
      </w:r>
      <w:proofErr w:type="spellEnd"/>
      <w:r>
        <w:rPr>
          <w:i/>
          <w:sz w:val="24"/>
        </w:rPr>
        <w:t xml:space="preserve"> </w:t>
      </w:r>
      <w:proofErr w:type="spellStart"/>
      <w:r>
        <w:rPr>
          <w:i/>
          <w:sz w:val="24"/>
        </w:rPr>
        <w:t>kuantitatif</w:t>
      </w:r>
      <w:proofErr w:type="spellEnd"/>
      <w:r>
        <w:rPr>
          <w:i/>
          <w:sz w:val="24"/>
        </w:rPr>
        <w:t xml:space="preserve">, </w:t>
      </w:r>
      <w:proofErr w:type="spellStart"/>
      <w:r>
        <w:rPr>
          <w:i/>
          <w:sz w:val="24"/>
        </w:rPr>
        <w:t>kualitatif</w:t>
      </w:r>
      <w:proofErr w:type="spellEnd"/>
      <w:r>
        <w:rPr>
          <w:i/>
          <w:sz w:val="24"/>
        </w:rPr>
        <w:t xml:space="preserve">, dan R&amp;D. </w:t>
      </w:r>
      <w:proofErr w:type="spellStart"/>
      <w:r>
        <w:rPr>
          <w:sz w:val="24"/>
        </w:rPr>
        <w:t>Alfabeta</w:t>
      </w:r>
      <w:proofErr w:type="spellEnd"/>
      <w:r>
        <w:rPr>
          <w:sz w:val="24"/>
        </w:rPr>
        <w:t>.</w:t>
      </w:r>
    </w:p>
    <w:p w14:paraId="62E9C92B" w14:textId="77777777" w:rsidR="006B192E" w:rsidRDefault="006B192E" w:rsidP="008B4723">
      <w:pPr>
        <w:ind w:left="1420" w:right="422" w:hanging="720"/>
        <w:jc w:val="both"/>
        <w:rPr>
          <w:sz w:val="24"/>
        </w:rPr>
      </w:pPr>
    </w:p>
    <w:p w14:paraId="35A2CAE0" w14:textId="6C539B85" w:rsidR="008B4723" w:rsidRDefault="008B4723" w:rsidP="008B4723">
      <w:pPr>
        <w:ind w:left="1420" w:right="422" w:hanging="720"/>
        <w:jc w:val="both"/>
        <w:rPr>
          <w:sz w:val="24"/>
        </w:rPr>
      </w:pPr>
      <w:r>
        <w:rPr>
          <w:sz w:val="24"/>
        </w:rPr>
        <w:t xml:space="preserve">Sun, Y. (2009). Voice </w:t>
      </w:r>
      <w:r w:rsidR="006B192E">
        <w:rPr>
          <w:sz w:val="24"/>
        </w:rPr>
        <w:t>b</w:t>
      </w:r>
      <w:r>
        <w:rPr>
          <w:sz w:val="24"/>
        </w:rPr>
        <w:t>log</w:t>
      </w:r>
      <w:r w:rsidR="006B192E">
        <w:rPr>
          <w:sz w:val="24"/>
        </w:rPr>
        <w:t xml:space="preserve">: An exploratory study of language learning. </w:t>
      </w:r>
      <w:r w:rsidR="006B192E" w:rsidRPr="006B192E">
        <w:rPr>
          <w:i/>
          <w:iCs/>
          <w:sz w:val="24"/>
        </w:rPr>
        <w:t xml:space="preserve">Language Learning &amp; </w:t>
      </w:r>
      <w:proofErr w:type="spellStart"/>
      <w:r w:rsidR="006B192E" w:rsidRPr="006B192E">
        <w:rPr>
          <w:i/>
          <w:iCs/>
          <w:sz w:val="24"/>
        </w:rPr>
        <w:t>Tecnology</w:t>
      </w:r>
      <w:proofErr w:type="spellEnd"/>
      <w:r w:rsidR="006B192E" w:rsidRPr="006B192E">
        <w:rPr>
          <w:i/>
          <w:iCs/>
          <w:sz w:val="24"/>
        </w:rPr>
        <w:t xml:space="preserve"> Journal, 13</w:t>
      </w:r>
      <w:r w:rsidR="006B192E">
        <w:rPr>
          <w:sz w:val="24"/>
        </w:rPr>
        <w:t>(2), pp. 88-103.</w:t>
      </w:r>
    </w:p>
    <w:p w14:paraId="0B446D5E" w14:textId="77777777" w:rsidR="006B192E" w:rsidRDefault="006B192E" w:rsidP="008B4723">
      <w:pPr>
        <w:ind w:left="1420" w:right="422" w:hanging="720"/>
        <w:jc w:val="both"/>
        <w:rPr>
          <w:sz w:val="24"/>
        </w:rPr>
      </w:pPr>
    </w:p>
    <w:p w14:paraId="4C78B31A" w14:textId="5B2459C8" w:rsidR="0098029C" w:rsidRDefault="00341337" w:rsidP="008B4723">
      <w:pPr>
        <w:ind w:left="700"/>
        <w:rPr>
          <w:spacing w:val="-2"/>
          <w:sz w:val="24"/>
        </w:rPr>
      </w:pPr>
      <w:proofErr w:type="spellStart"/>
      <w:r>
        <w:rPr>
          <w:sz w:val="24"/>
        </w:rPr>
        <w:t>Thonbury</w:t>
      </w:r>
      <w:proofErr w:type="spellEnd"/>
      <w:r>
        <w:rPr>
          <w:sz w:val="24"/>
        </w:rPr>
        <w:t>,</w:t>
      </w:r>
      <w:r>
        <w:rPr>
          <w:spacing w:val="-3"/>
          <w:sz w:val="24"/>
        </w:rPr>
        <w:t xml:space="preserve"> </w:t>
      </w:r>
      <w:r>
        <w:rPr>
          <w:sz w:val="24"/>
        </w:rPr>
        <w:t>S.</w:t>
      </w:r>
      <w:r>
        <w:rPr>
          <w:spacing w:val="-1"/>
          <w:sz w:val="24"/>
        </w:rPr>
        <w:t xml:space="preserve"> </w:t>
      </w:r>
      <w:r>
        <w:rPr>
          <w:sz w:val="24"/>
        </w:rPr>
        <w:t>(2002).</w:t>
      </w:r>
      <w:r>
        <w:rPr>
          <w:spacing w:val="-1"/>
          <w:sz w:val="24"/>
        </w:rPr>
        <w:t xml:space="preserve"> </w:t>
      </w:r>
      <w:r>
        <w:rPr>
          <w:i/>
          <w:sz w:val="24"/>
        </w:rPr>
        <w:t>How</w:t>
      </w:r>
      <w:r>
        <w:rPr>
          <w:i/>
          <w:spacing w:val="-1"/>
          <w:sz w:val="24"/>
        </w:rPr>
        <w:t xml:space="preserve"> </w:t>
      </w:r>
      <w:r>
        <w:rPr>
          <w:i/>
          <w:sz w:val="24"/>
        </w:rPr>
        <w:t>to teach</w:t>
      </w:r>
      <w:r>
        <w:rPr>
          <w:i/>
          <w:spacing w:val="-1"/>
          <w:sz w:val="24"/>
        </w:rPr>
        <w:t xml:space="preserve"> </w:t>
      </w:r>
      <w:r>
        <w:rPr>
          <w:i/>
          <w:sz w:val="24"/>
        </w:rPr>
        <w:t>vocabulary.</w:t>
      </w:r>
      <w:r>
        <w:rPr>
          <w:i/>
          <w:spacing w:val="-1"/>
          <w:sz w:val="24"/>
        </w:rPr>
        <w:t xml:space="preserve"> </w:t>
      </w:r>
      <w:r>
        <w:rPr>
          <w:sz w:val="24"/>
        </w:rPr>
        <w:t>England:</w:t>
      </w:r>
      <w:r>
        <w:rPr>
          <w:spacing w:val="-1"/>
          <w:sz w:val="24"/>
        </w:rPr>
        <w:t xml:space="preserve"> </w:t>
      </w:r>
      <w:r>
        <w:rPr>
          <w:sz w:val="24"/>
        </w:rPr>
        <w:t xml:space="preserve">Pearson </w:t>
      </w:r>
      <w:r>
        <w:rPr>
          <w:spacing w:val="-2"/>
          <w:sz w:val="24"/>
        </w:rPr>
        <w:t>Educational.</w:t>
      </w:r>
    </w:p>
    <w:p w14:paraId="1C95350F" w14:textId="77777777" w:rsidR="006B192E" w:rsidRDefault="006B192E" w:rsidP="008B4723">
      <w:pPr>
        <w:ind w:left="700"/>
        <w:rPr>
          <w:spacing w:val="-2"/>
          <w:sz w:val="24"/>
        </w:rPr>
      </w:pPr>
    </w:p>
    <w:p w14:paraId="0A46FC56" w14:textId="1F7505C2" w:rsidR="005F589B" w:rsidRDefault="005F589B" w:rsidP="008B4723">
      <w:pPr>
        <w:ind w:left="1418" w:hanging="709"/>
        <w:rPr>
          <w:spacing w:val="-2"/>
          <w:sz w:val="24"/>
        </w:rPr>
      </w:pPr>
      <w:r>
        <w:rPr>
          <w:spacing w:val="-2"/>
          <w:sz w:val="24"/>
        </w:rPr>
        <w:t>Watkins</w:t>
      </w:r>
      <w:r w:rsidR="00050659">
        <w:rPr>
          <w:spacing w:val="-2"/>
          <w:sz w:val="24"/>
        </w:rPr>
        <w:t xml:space="preserve">, J., &amp; Wilkins, M. (2011). Using YouTube in the EFL classroom. </w:t>
      </w:r>
      <w:r w:rsidR="00050659" w:rsidRPr="00050659">
        <w:rPr>
          <w:i/>
          <w:iCs/>
          <w:spacing w:val="-2"/>
          <w:sz w:val="24"/>
        </w:rPr>
        <w:t>Language in Education in Asia, 2</w:t>
      </w:r>
      <w:r w:rsidR="00050659" w:rsidRPr="00050659">
        <w:rPr>
          <w:spacing w:val="-2"/>
          <w:sz w:val="24"/>
        </w:rPr>
        <w:t>(</w:t>
      </w:r>
      <w:r w:rsidR="00050659">
        <w:rPr>
          <w:spacing w:val="-2"/>
          <w:sz w:val="24"/>
        </w:rPr>
        <w:t>1), 113-119.</w:t>
      </w:r>
    </w:p>
    <w:p w14:paraId="676AA3D6" w14:textId="011C4A13" w:rsidR="00424A43" w:rsidRDefault="00424A43" w:rsidP="008B4723">
      <w:pPr>
        <w:ind w:left="1418" w:hanging="709"/>
        <w:rPr>
          <w:spacing w:val="-2"/>
          <w:sz w:val="24"/>
        </w:rPr>
      </w:pPr>
    </w:p>
    <w:p w14:paraId="1DA676DF" w14:textId="162B14F4" w:rsidR="00424A43" w:rsidRDefault="00424A43" w:rsidP="008B4723">
      <w:pPr>
        <w:ind w:left="1418" w:hanging="709"/>
        <w:rPr>
          <w:spacing w:val="-2"/>
          <w:sz w:val="24"/>
        </w:rPr>
      </w:pPr>
    </w:p>
    <w:p w14:paraId="0DCF9EDC" w14:textId="710E2151" w:rsidR="00424A43" w:rsidRDefault="00424A43" w:rsidP="008B4723">
      <w:pPr>
        <w:ind w:left="1418" w:hanging="709"/>
        <w:rPr>
          <w:spacing w:val="-2"/>
          <w:sz w:val="24"/>
        </w:rPr>
      </w:pPr>
    </w:p>
    <w:sectPr w:rsidR="00424A43">
      <w:pgSz w:w="11910" w:h="16840"/>
      <w:pgMar w:top="1040" w:right="708" w:bottom="280"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Asus" w:date="2025-05-19T15:06:00Z" w:initials="A">
    <w:p w14:paraId="40A2C6BB" w14:textId="3CE936EF" w:rsidR="003E61E7" w:rsidRDefault="003E61E7">
      <w:pPr>
        <w:pStyle w:val="CommentText"/>
      </w:pPr>
      <w:r>
        <w:rPr>
          <w:rStyle w:val="CommentReference"/>
        </w:rPr>
        <w:annotationRef/>
      </w:r>
      <w:r>
        <w:t>Please explain the research results and do not explain about the hypotheses.</w:t>
      </w:r>
    </w:p>
  </w:comment>
  <w:comment w:id="0" w:author="Asus" w:date="2025-05-19T14:45:00Z" w:initials="A">
    <w:p w14:paraId="5B27F93B" w14:textId="7F5E95ED" w:rsidR="006F19AD" w:rsidRDefault="006F19AD">
      <w:pPr>
        <w:pStyle w:val="CommentText"/>
      </w:pPr>
      <w:r>
        <w:rPr>
          <w:rStyle w:val="CommentReference"/>
        </w:rPr>
        <w:annotationRef/>
      </w:r>
      <w:r>
        <w:t xml:space="preserve">Please follow the requirements of </w:t>
      </w:r>
      <w:proofErr w:type="spellStart"/>
      <w:r>
        <w:t>Didascein</w:t>
      </w:r>
      <w:proofErr w:type="spellEnd"/>
      <w:r>
        <w:t xml:space="preserve"> journal template. The abstract should consist of 200 up to 250 words.</w:t>
      </w:r>
    </w:p>
  </w:comment>
  <w:comment w:id="33" w:author="Asus" w:date="2025-05-19T15:07:00Z" w:initials="A">
    <w:p w14:paraId="5DDE38B3" w14:textId="028C0144" w:rsidR="003E61E7" w:rsidRDefault="003E61E7">
      <w:pPr>
        <w:pStyle w:val="CommentText"/>
      </w:pPr>
      <w:r>
        <w:rPr>
          <w:rStyle w:val="CommentReference"/>
        </w:rPr>
        <w:annotationRef/>
      </w:r>
      <w:r>
        <w:t>Please revise the suggestion. Use a formal way to restate the suggestion or implications because it is academic writing.</w:t>
      </w:r>
    </w:p>
  </w:comment>
  <w:comment w:id="34" w:author="Asus" w:date="2025-05-19T14:46:00Z" w:initials="A">
    <w:p w14:paraId="57D721A3" w14:textId="65771FF2" w:rsidR="006F19AD" w:rsidRDefault="006F19AD">
      <w:pPr>
        <w:pStyle w:val="CommentText"/>
      </w:pPr>
      <w:r>
        <w:rPr>
          <w:rStyle w:val="CommentReference"/>
        </w:rPr>
        <w:annotationRef/>
      </w:r>
      <w:r>
        <w:t>Add more keywords. It should be at least 3 keywords.</w:t>
      </w:r>
    </w:p>
  </w:comment>
  <w:comment w:id="35" w:author="Asus" w:date="2025-05-19T14:47:00Z" w:initials="A">
    <w:p w14:paraId="306253B0" w14:textId="3F072113" w:rsidR="006F19AD" w:rsidRDefault="006F19AD">
      <w:pPr>
        <w:pStyle w:val="CommentText"/>
      </w:pPr>
      <w:r>
        <w:rPr>
          <w:rStyle w:val="CommentReference"/>
        </w:rPr>
        <w:annotationRef/>
      </w:r>
      <w:r>
        <w:t xml:space="preserve">Follow the template of </w:t>
      </w:r>
      <w:proofErr w:type="spellStart"/>
      <w:r>
        <w:t>Didascein</w:t>
      </w:r>
      <w:proofErr w:type="spellEnd"/>
      <w:r>
        <w:t xml:space="preserve"> journals</w:t>
      </w:r>
    </w:p>
  </w:comment>
  <w:comment w:id="36" w:author="Asus" w:date="2025-05-19T14:47:00Z" w:initials="A">
    <w:p w14:paraId="1672E097" w14:textId="1388BAAE" w:rsidR="006F19AD" w:rsidRDefault="006F19AD">
      <w:pPr>
        <w:pStyle w:val="CommentText"/>
      </w:pPr>
      <w:r>
        <w:rPr>
          <w:rStyle w:val="CommentReference"/>
        </w:rPr>
        <w:annotationRef/>
      </w:r>
      <w:r>
        <w:t>Add more introduction, and you can add some literature review describing your research variables. The pages of the manuscript should be at least 9 pages including references.</w:t>
      </w:r>
    </w:p>
  </w:comment>
  <w:comment w:id="62" w:author="Asus" w:date="2025-05-19T14:55:00Z" w:initials="A">
    <w:p w14:paraId="431F1AE0" w14:textId="7EA7EB9C" w:rsidR="0037044A" w:rsidRDefault="0037044A">
      <w:pPr>
        <w:pStyle w:val="CommentText"/>
      </w:pPr>
      <w:r>
        <w:rPr>
          <w:rStyle w:val="CommentReference"/>
        </w:rPr>
        <w:annotationRef/>
      </w:r>
      <w:r>
        <w:t>Please explain clearly the teacher’s rationale for suggesting Class D to be the experimental group. You did not provide with teachers’ rationale to support the choice.</w:t>
      </w:r>
    </w:p>
  </w:comment>
  <w:comment w:id="80" w:author="Asus" w:date="2025-05-19T15:09:00Z" w:initials="A">
    <w:p w14:paraId="051D052C" w14:textId="7E03FEBF" w:rsidR="003E61E7" w:rsidRDefault="003E61E7">
      <w:pPr>
        <w:pStyle w:val="CommentText"/>
      </w:pPr>
      <w:r>
        <w:rPr>
          <w:rStyle w:val="CommentReference"/>
        </w:rPr>
        <w:annotationRef/>
      </w:r>
      <w:r>
        <w:t>Please specify which t-test you applied to analyze the data. Consider the research questions of your research.</w:t>
      </w:r>
    </w:p>
  </w:comment>
  <w:comment w:id="81" w:author="Asus" w:date="2025-05-19T15:10:00Z" w:initials="A">
    <w:p w14:paraId="73EA4AFC" w14:textId="0F41F4BD" w:rsidR="003E61E7" w:rsidRDefault="003E61E7">
      <w:pPr>
        <w:pStyle w:val="CommentText"/>
      </w:pPr>
      <w:r>
        <w:rPr>
          <w:rStyle w:val="CommentReference"/>
        </w:rPr>
        <w:annotationRef/>
      </w:r>
      <w:r>
        <w:t>Omit this. It does not have to be explained in the article.</w:t>
      </w:r>
    </w:p>
  </w:comment>
  <w:comment w:id="82" w:author="Asus" w:date="2025-05-19T15:11:00Z" w:initials="A">
    <w:p w14:paraId="69D7E33D" w14:textId="46250C75" w:rsidR="003E61E7" w:rsidRDefault="003E61E7" w:rsidP="003E61E7">
      <w:pPr>
        <w:pStyle w:val="CommentText"/>
        <w:numPr>
          <w:ilvl w:val="0"/>
          <w:numId w:val="2"/>
        </w:numPr>
      </w:pPr>
      <w:r>
        <w:t xml:space="preserve"> Give a brief explanation to introduce the findings section. What information is served by Table 1? Explain first. </w:t>
      </w:r>
    </w:p>
    <w:p w14:paraId="504B72F0" w14:textId="31E64453" w:rsidR="003E61E7" w:rsidRDefault="003E61E7" w:rsidP="003E61E7">
      <w:pPr>
        <w:pStyle w:val="CommentText"/>
        <w:numPr>
          <w:ilvl w:val="0"/>
          <w:numId w:val="2"/>
        </w:numPr>
      </w:pPr>
      <w:r>
        <w:rPr>
          <w:rStyle w:val="CommentReference"/>
        </w:rPr>
        <w:annotationRef/>
      </w:r>
      <w:r>
        <w:t xml:space="preserve">Reformat the table. See the template of the journal. </w:t>
      </w:r>
    </w:p>
  </w:comment>
  <w:comment w:id="83" w:author="Asus" w:date="2025-05-19T15:14:00Z" w:initials="A">
    <w:p w14:paraId="6679FBDF" w14:textId="6B947FC6" w:rsidR="000533C6" w:rsidRDefault="000533C6">
      <w:pPr>
        <w:pStyle w:val="CommentText"/>
      </w:pPr>
      <w:r>
        <w:rPr>
          <w:rStyle w:val="CommentReference"/>
        </w:rPr>
        <w:annotationRef/>
      </w:r>
      <w:r>
        <w:t>Please group the explanation of the statistical analysis results. Initially, you explain the descriptive statistical analysis result from the experimental group, followed by the control group.</w:t>
      </w:r>
    </w:p>
  </w:comment>
  <w:comment w:id="100" w:author="Asus" w:date="2025-05-19T15:38:00Z" w:initials="A">
    <w:p w14:paraId="4304FB4F" w14:textId="77B6AA2F" w:rsidR="005976D6" w:rsidRDefault="005976D6">
      <w:pPr>
        <w:pStyle w:val="CommentText"/>
      </w:pPr>
      <w:r>
        <w:rPr>
          <w:rStyle w:val="CommentReference"/>
        </w:rPr>
        <w:annotationRef/>
      </w:r>
      <w:r>
        <w:t>Omit this point. If you intend to highlight that the students had problems in mastering the vocabulary, you can emphasize the students’ skills who were categorized as weak or poor in vocabulary mastery.</w:t>
      </w:r>
      <w:r>
        <w:br/>
      </w:r>
      <w:r>
        <w:br/>
        <w:t>You can add a conclusion about a comparison of students’ achievement levels based on pretest and posttest results for the two groups.</w:t>
      </w:r>
    </w:p>
  </w:comment>
  <w:comment w:id="101" w:author="Asus" w:date="2025-05-19T15:50:00Z" w:initials="A">
    <w:p w14:paraId="1E9B5C9A" w14:textId="1542E3D7" w:rsidR="000A5F66" w:rsidRDefault="000A5F66">
      <w:pPr>
        <w:pStyle w:val="CommentText"/>
      </w:pPr>
      <w:r>
        <w:rPr>
          <w:rStyle w:val="CommentReference"/>
        </w:rPr>
        <w:annotationRef/>
      </w:r>
      <w:r>
        <w:t>Reformat the table. See the template of the journal.</w:t>
      </w:r>
    </w:p>
  </w:comment>
  <w:comment w:id="102" w:author="Asus" w:date="2025-05-19T15:47:00Z" w:initials="A">
    <w:p w14:paraId="58961A4B" w14:textId="64AA69FE" w:rsidR="005976D6" w:rsidRDefault="005976D6">
      <w:pPr>
        <w:pStyle w:val="CommentText"/>
      </w:pPr>
      <w:r>
        <w:rPr>
          <w:rStyle w:val="CommentReference"/>
        </w:rPr>
        <w:annotationRef/>
      </w:r>
      <w:r>
        <w:t xml:space="preserve">Please organize the explanation by the group. </w:t>
      </w:r>
      <w:r w:rsidR="000A5F66">
        <w:t xml:space="preserve">See the </w:t>
      </w:r>
    </w:p>
  </w:comment>
  <w:comment w:id="119" w:author="Asus" w:date="2025-05-19T15:51:00Z" w:initials="A">
    <w:p w14:paraId="1006ED7A" w14:textId="41A5B1ED" w:rsidR="000A5F66" w:rsidRDefault="000A5F66">
      <w:pPr>
        <w:pStyle w:val="CommentText"/>
      </w:pPr>
      <w:r>
        <w:rPr>
          <w:rStyle w:val="CommentReference"/>
        </w:rPr>
        <w:annotationRef/>
      </w:r>
      <w:r>
        <w:t>You still need to measure the normality. Use Kolmogorov-Smirnov using SPSS.  Provide and elaborate on the data of the normality test results here. If you find that the data was not normal, use non-parametric data analysis to substitute Paired sample t-test or independent sample t-test.</w:t>
      </w:r>
    </w:p>
  </w:comment>
  <w:comment w:id="122" w:author="Asus" w:date="2025-05-19T16:02:00Z" w:initials="A">
    <w:p w14:paraId="0647CE1E" w14:textId="5C01174C" w:rsidR="00EA6D5E" w:rsidRDefault="00EA6D5E">
      <w:pPr>
        <w:pStyle w:val="CommentText"/>
      </w:pPr>
      <w:r>
        <w:rPr>
          <w:rStyle w:val="CommentReference"/>
        </w:rPr>
        <w:annotationRef/>
      </w:r>
      <w:r>
        <w:t>Provide the data of analysis results here to support your elaboration.</w:t>
      </w:r>
    </w:p>
  </w:comment>
  <w:comment w:id="123" w:author="Asus" w:date="2025-05-19T16:05:00Z" w:initials="A">
    <w:p w14:paraId="3EABC784" w14:textId="6C4BBAC5" w:rsidR="00EA6D5E" w:rsidRDefault="00EA6D5E">
      <w:pPr>
        <w:pStyle w:val="CommentText"/>
      </w:pPr>
      <w:r>
        <w:rPr>
          <w:rStyle w:val="CommentReference"/>
        </w:rPr>
        <w:annotationRef/>
      </w:r>
      <w:r>
        <w:t>Please provide and elaborate on the data analysis results of the Paired sample t-test, too. In the abstract, you mention that there was significant improvement in students’ vocabulary mastery for the experimental group, which indicates that you measured the students’ improvement using the paired sample t-test.</w:t>
      </w:r>
      <w:r w:rsidR="000355EE">
        <w:br/>
      </w:r>
      <w:r w:rsidR="000355EE">
        <w:br/>
        <w:t xml:space="preserve">If the data was not normal, please change to non-parametric analysis data for both Paired sample t-test and </w:t>
      </w:r>
      <w:proofErr w:type="gramStart"/>
      <w:r w:rsidR="000355EE">
        <w:t>Independent</w:t>
      </w:r>
      <w:proofErr w:type="gramEnd"/>
      <w:r w:rsidR="000355EE">
        <w:t xml:space="preserve"> sample t-test</w:t>
      </w:r>
    </w:p>
  </w:comment>
  <w:comment w:id="124" w:author="Asus" w:date="2025-05-19T16:09:00Z" w:initials="A">
    <w:p w14:paraId="54D6D2B6" w14:textId="6A99F967" w:rsidR="000355EE" w:rsidRDefault="000355EE">
      <w:pPr>
        <w:pStyle w:val="CommentText"/>
      </w:pPr>
      <w:r>
        <w:rPr>
          <w:rStyle w:val="CommentReference"/>
        </w:rPr>
        <w:annotationRef/>
      </w:r>
      <w:r>
        <w:t>Reformat the table. See the journal’s template.</w:t>
      </w:r>
    </w:p>
  </w:comment>
  <w:comment w:id="127" w:author="Asus" w:date="2025-05-19T16:11:00Z" w:initials="A">
    <w:p w14:paraId="1E7F7D34" w14:textId="25243E6B" w:rsidR="000355EE" w:rsidRDefault="000355EE">
      <w:pPr>
        <w:pStyle w:val="CommentText"/>
      </w:pPr>
      <w:r>
        <w:rPr>
          <w:rStyle w:val="CommentReference"/>
        </w:rPr>
        <w:annotationRef/>
      </w:r>
      <w:r>
        <w:t>Please omit this point, you can conclude the results of the study and explain or elaborate on the conclusion section.</w:t>
      </w:r>
    </w:p>
  </w:comment>
  <w:comment w:id="145" w:author="Asus" w:date="2025-05-19T16:31:00Z" w:initials="A">
    <w:p w14:paraId="7D83BB21" w14:textId="578CC7D0" w:rsidR="00A0484F" w:rsidRDefault="00A0484F">
      <w:pPr>
        <w:pStyle w:val="CommentText"/>
      </w:pPr>
      <w:r>
        <w:rPr>
          <w:rStyle w:val="CommentReference"/>
        </w:rPr>
        <w:annotationRef/>
      </w:r>
      <w:r>
        <w:t>Please avoid discussing the hypotheses in the article. Focus on emphasizing or describing the research results based on the research problems or questions.</w:t>
      </w:r>
    </w:p>
  </w:comment>
  <w:comment w:id="128" w:author="Asus" w:date="2025-05-19T16:33:00Z" w:initials="A">
    <w:p w14:paraId="11AC1262" w14:textId="2CB030C9" w:rsidR="00A0484F" w:rsidRDefault="00A0484F">
      <w:pPr>
        <w:pStyle w:val="CommentText"/>
      </w:pPr>
      <w:r>
        <w:rPr>
          <w:rStyle w:val="CommentReference"/>
        </w:rPr>
        <w:annotationRef/>
      </w:r>
      <w:r>
        <w:t>To strengthen your interpretations, please add more previous studies that are closely related with your research. Add more evidences that YouTube video can strengthen students’ language proficiency in general and can specifically help the students improve their vocabulary mastery.</w:t>
      </w:r>
    </w:p>
  </w:comment>
  <w:comment w:id="181" w:author="Asus" w:date="2025-05-19T16:30:00Z" w:initials="A">
    <w:p w14:paraId="2E583A97" w14:textId="2ACC8038" w:rsidR="00A0484F" w:rsidRDefault="00A0484F">
      <w:pPr>
        <w:pStyle w:val="CommentText"/>
      </w:pPr>
      <w:r>
        <w:rPr>
          <w:rStyle w:val="CommentReference"/>
        </w:rPr>
        <w:annotationRef/>
      </w:r>
      <w:r>
        <w:t>Omit them</w:t>
      </w:r>
    </w:p>
  </w:comment>
  <w:comment w:id="182" w:author="Asus" w:date="2025-05-19T16:15:00Z" w:initials="A">
    <w:p w14:paraId="1816967A" w14:textId="699145FF" w:rsidR="000355EE" w:rsidRDefault="000355EE">
      <w:pPr>
        <w:pStyle w:val="CommentText"/>
      </w:pPr>
      <w:r>
        <w:rPr>
          <w:rStyle w:val="CommentReference"/>
        </w:rPr>
        <w:annotationRef/>
      </w:r>
      <w:r>
        <w:t xml:space="preserve">Please add two or more sources from </w:t>
      </w:r>
      <w:proofErr w:type="spellStart"/>
      <w:r>
        <w:t>Didascein</w:t>
      </w:r>
      <w:proofErr w:type="spellEnd"/>
      <w:r>
        <w:t xml:space="preserve"> Journal.</w:t>
      </w:r>
    </w:p>
  </w:comment>
  <w:comment w:id="183" w:author="Asus" w:date="2025-05-19T16:14:00Z" w:initials="A">
    <w:p w14:paraId="0B9DEB3D" w14:textId="66CD7A62" w:rsidR="000355EE" w:rsidRDefault="000355EE">
      <w:pPr>
        <w:pStyle w:val="CommentText"/>
      </w:pPr>
      <w:r>
        <w:rPr>
          <w:rStyle w:val="CommentReference"/>
        </w:rPr>
        <w:annotationRef/>
      </w:r>
      <w:r>
        <w:t>Please change to the most updated sources. It is very outdated.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A2C6BB" w15:done="0"/>
  <w15:commentEx w15:paraId="5B27F93B" w15:done="0"/>
  <w15:commentEx w15:paraId="5DDE38B3" w15:done="0"/>
  <w15:commentEx w15:paraId="57D721A3" w15:done="0"/>
  <w15:commentEx w15:paraId="306253B0" w15:done="0"/>
  <w15:commentEx w15:paraId="1672E097" w15:done="0"/>
  <w15:commentEx w15:paraId="431F1AE0" w15:done="0"/>
  <w15:commentEx w15:paraId="051D052C" w15:done="0"/>
  <w15:commentEx w15:paraId="73EA4AFC" w15:done="0"/>
  <w15:commentEx w15:paraId="504B72F0" w15:done="0"/>
  <w15:commentEx w15:paraId="6679FBDF" w15:done="0"/>
  <w15:commentEx w15:paraId="4304FB4F" w15:done="0"/>
  <w15:commentEx w15:paraId="1E9B5C9A" w15:done="0"/>
  <w15:commentEx w15:paraId="58961A4B" w15:done="0"/>
  <w15:commentEx w15:paraId="1006ED7A" w15:done="0"/>
  <w15:commentEx w15:paraId="0647CE1E" w15:done="0"/>
  <w15:commentEx w15:paraId="3EABC784" w15:done="0"/>
  <w15:commentEx w15:paraId="54D6D2B6" w15:done="0"/>
  <w15:commentEx w15:paraId="1E7F7D34" w15:done="0"/>
  <w15:commentEx w15:paraId="7D83BB21" w15:done="0"/>
  <w15:commentEx w15:paraId="11AC1262" w15:done="0"/>
  <w15:commentEx w15:paraId="2E583A97" w15:done="0"/>
  <w15:commentEx w15:paraId="1816967A" w15:done="0"/>
  <w15:commentEx w15:paraId="0B9DEB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BD4A4A" w16cex:dateUtc="2025-05-19T08:06:00Z"/>
  <w16cex:commentExtensible w16cex:durableId="6858F6FE" w16cex:dateUtc="2025-05-19T07:45:00Z"/>
  <w16cex:commentExtensible w16cex:durableId="5B5667E4" w16cex:dateUtc="2025-05-19T08:07:00Z"/>
  <w16cex:commentExtensible w16cex:durableId="33413A38" w16cex:dateUtc="2025-05-19T07:46:00Z"/>
  <w16cex:commentExtensible w16cex:durableId="760AB34A" w16cex:dateUtc="2025-05-19T07:47:00Z"/>
  <w16cex:commentExtensible w16cex:durableId="2515F7E5" w16cex:dateUtc="2025-05-19T07:47:00Z"/>
  <w16cex:commentExtensible w16cex:durableId="1F4644F9" w16cex:dateUtc="2025-05-19T07:55:00Z"/>
  <w16cex:commentExtensible w16cex:durableId="231EA665" w16cex:dateUtc="2025-05-19T08:09:00Z"/>
  <w16cex:commentExtensible w16cex:durableId="657B3A8E" w16cex:dateUtc="2025-05-19T08:10:00Z"/>
  <w16cex:commentExtensible w16cex:durableId="2C89D42A" w16cex:dateUtc="2025-05-19T08:11:00Z"/>
  <w16cex:commentExtensible w16cex:durableId="36DD48C3" w16cex:dateUtc="2025-05-19T08:14:00Z"/>
  <w16cex:commentExtensible w16cex:durableId="2DC4C191" w16cex:dateUtc="2025-05-19T08:38:00Z"/>
  <w16cex:commentExtensible w16cex:durableId="37CE6B36" w16cex:dateUtc="2025-05-19T08:50:00Z"/>
  <w16cex:commentExtensible w16cex:durableId="51CDF932" w16cex:dateUtc="2025-05-19T08:47:00Z"/>
  <w16cex:commentExtensible w16cex:durableId="17B3EB42" w16cex:dateUtc="2025-05-19T08:51:00Z"/>
  <w16cex:commentExtensible w16cex:durableId="087348E6" w16cex:dateUtc="2025-05-19T09:02:00Z"/>
  <w16cex:commentExtensible w16cex:durableId="7D71B295" w16cex:dateUtc="2025-05-19T09:05:00Z"/>
  <w16cex:commentExtensible w16cex:durableId="3A65B93C" w16cex:dateUtc="2025-05-19T09:09:00Z"/>
  <w16cex:commentExtensible w16cex:durableId="0D592539" w16cex:dateUtc="2025-05-19T09:11:00Z"/>
  <w16cex:commentExtensible w16cex:durableId="1AC96F21" w16cex:dateUtc="2025-05-19T09:31:00Z"/>
  <w16cex:commentExtensible w16cex:durableId="5D0A1B45" w16cex:dateUtc="2025-05-19T09:33:00Z"/>
  <w16cex:commentExtensible w16cex:durableId="0CC888A9" w16cex:dateUtc="2025-05-19T09:30:00Z"/>
  <w16cex:commentExtensible w16cex:durableId="12B54A02" w16cex:dateUtc="2025-05-19T09:15:00Z"/>
  <w16cex:commentExtensible w16cex:durableId="20E52DA3" w16cex:dateUtc="2025-05-19T0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A2C6BB" w16cid:durableId="4EBD4A4A"/>
  <w16cid:commentId w16cid:paraId="5B27F93B" w16cid:durableId="6858F6FE"/>
  <w16cid:commentId w16cid:paraId="5DDE38B3" w16cid:durableId="5B5667E4"/>
  <w16cid:commentId w16cid:paraId="57D721A3" w16cid:durableId="33413A38"/>
  <w16cid:commentId w16cid:paraId="306253B0" w16cid:durableId="760AB34A"/>
  <w16cid:commentId w16cid:paraId="1672E097" w16cid:durableId="2515F7E5"/>
  <w16cid:commentId w16cid:paraId="431F1AE0" w16cid:durableId="1F4644F9"/>
  <w16cid:commentId w16cid:paraId="051D052C" w16cid:durableId="231EA665"/>
  <w16cid:commentId w16cid:paraId="73EA4AFC" w16cid:durableId="657B3A8E"/>
  <w16cid:commentId w16cid:paraId="504B72F0" w16cid:durableId="2C89D42A"/>
  <w16cid:commentId w16cid:paraId="6679FBDF" w16cid:durableId="36DD48C3"/>
  <w16cid:commentId w16cid:paraId="4304FB4F" w16cid:durableId="2DC4C191"/>
  <w16cid:commentId w16cid:paraId="1E9B5C9A" w16cid:durableId="37CE6B36"/>
  <w16cid:commentId w16cid:paraId="58961A4B" w16cid:durableId="51CDF932"/>
  <w16cid:commentId w16cid:paraId="1006ED7A" w16cid:durableId="17B3EB42"/>
  <w16cid:commentId w16cid:paraId="0647CE1E" w16cid:durableId="087348E6"/>
  <w16cid:commentId w16cid:paraId="3EABC784" w16cid:durableId="7D71B295"/>
  <w16cid:commentId w16cid:paraId="54D6D2B6" w16cid:durableId="3A65B93C"/>
  <w16cid:commentId w16cid:paraId="1E7F7D34" w16cid:durableId="0D592539"/>
  <w16cid:commentId w16cid:paraId="7D83BB21" w16cid:durableId="1AC96F21"/>
  <w16cid:commentId w16cid:paraId="11AC1262" w16cid:durableId="5D0A1B45"/>
  <w16cid:commentId w16cid:paraId="2E583A97" w16cid:durableId="0CC888A9"/>
  <w16cid:commentId w16cid:paraId="1816967A" w16cid:durableId="12B54A02"/>
  <w16cid:commentId w16cid:paraId="0B9DEB3D" w16cid:durableId="20E52D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4445D"/>
    <w:multiLevelType w:val="multilevel"/>
    <w:tmpl w:val="90408856"/>
    <w:lvl w:ilvl="0">
      <w:start w:val="1"/>
      <w:numFmt w:val="decimal"/>
      <w:lvlText w:val="%1."/>
      <w:lvlJc w:val="left"/>
      <w:pPr>
        <w:ind w:left="1081" w:hanging="360"/>
        <w:jc w:val="left"/>
      </w:pPr>
      <w:rPr>
        <w:rFonts w:hint="default"/>
        <w:spacing w:val="0"/>
        <w:w w:val="100"/>
        <w:lang w:val="en-US" w:eastAsia="en-US" w:bidi="ar-SA"/>
      </w:rPr>
    </w:lvl>
    <w:lvl w:ilvl="1">
      <w:start w:val="1"/>
      <w:numFmt w:val="decimal"/>
      <w:lvlText w:val="%1.%2"/>
      <w:lvlJc w:val="left"/>
      <w:pPr>
        <w:ind w:left="1081" w:hanging="360"/>
        <w:jc w:val="left"/>
      </w:pPr>
      <w:rPr>
        <w:rFonts w:hint="default"/>
        <w:spacing w:val="0"/>
        <w:w w:val="100"/>
        <w:lang w:val="en-US" w:eastAsia="en-US" w:bidi="ar-SA"/>
      </w:rPr>
    </w:lvl>
    <w:lvl w:ilvl="2">
      <w:start w:val="1"/>
      <w:numFmt w:val="decimal"/>
      <w:lvlText w:val="%1.%2.%3"/>
      <w:lvlJc w:val="left"/>
      <w:pPr>
        <w:ind w:left="720" w:hanging="720"/>
        <w:jc w:val="left"/>
      </w:pPr>
      <w:rPr>
        <w:rFonts w:hint="default"/>
        <w:spacing w:val="0"/>
        <w:w w:val="100"/>
        <w:lang w:val="en-US" w:eastAsia="en-US" w:bidi="ar-SA"/>
      </w:rPr>
    </w:lvl>
    <w:lvl w:ilvl="3">
      <w:numFmt w:val="bullet"/>
      <w:lvlText w:val="•"/>
      <w:lvlJc w:val="left"/>
      <w:pPr>
        <w:ind w:left="3293" w:hanging="720"/>
      </w:pPr>
      <w:rPr>
        <w:rFonts w:hint="default"/>
        <w:lang w:val="en-US" w:eastAsia="en-US" w:bidi="ar-SA"/>
      </w:rPr>
    </w:lvl>
    <w:lvl w:ilvl="4">
      <w:numFmt w:val="bullet"/>
      <w:lvlText w:val="•"/>
      <w:lvlJc w:val="left"/>
      <w:pPr>
        <w:ind w:left="4220" w:hanging="720"/>
      </w:pPr>
      <w:rPr>
        <w:rFonts w:hint="default"/>
        <w:lang w:val="en-US" w:eastAsia="en-US" w:bidi="ar-SA"/>
      </w:rPr>
    </w:lvl>
    <w:lvl w:ilvl="5">
      <w:numFmt w:val="bullet"/>
      <w:lvlText w:val="•"/>
      <w:lvlJc w:val="left"/>
      <w:pPr>
        <w:ind w:left="5147" w:hanging="720"/>
      </w:pPr>
      <w:rPr>
        <w:rFonts w:hint="default"/>
        <w:lang w:val="en-US" w:eastAsia="en-US" w:bidi="ar-SA"/>
      </w:rPr>
    </w:lvl>
    <w:lvl w:ilvl="6">
      <w:numFmt w:val="bullet"/>
      <w:lvlText w:val="•"/>
      <w:lvlJc w:val="left"/>
      <w:pPr>
        <w:ind w:left="6074" w:hanging="720"/>
      </w:pPr>
      <w:rPr>
        <w:rFonts w:hint="default"/>
        <w:lang w:val="en-US" w:eastAsia="en-US" w:bidi="ar-SA"/>
      </w:rPr>
    </w:lvl>
    <w:lvl w:ilvl="7">
      <w:numFmt w:val="bullet"/>
      <w:lvlText w:val="•"/>
      <w:lvlJc w:val="left"/>
      <w:pPr>
        <w:ind w:left="7000" w:hanging="720"/>
      </w:pPr>
      <w:rPr>
        <w:rFonts w:hint="default"/>
        <w:lang w:val="en-US" w:eastAsia="en-US" w:bidi="ar-SA"/>
      </w:rPr>
    </w:lvl>
    <w:lvl w:ilvl="8">
      <w:numFmt w:val="bullet"/>
      <w:lvlText w:val="•"/>
      <w:lvlJc w:val="left"/>
      <w:pPr>
        <w:ind w:left="7927" w:hanging="720"/>
      </w:pPr>
      <w:rPr>
        <w:rFonts w:hint="default"/>
        <w:lang w:val="en-US" w:eastAsia="en-US" w:bidi="ar-SA"/>
      </w:rPr>
    </w:lvl>
  </w:abstractNum>
  <w:abstractNum w:abstractNumId="1" w15:restartNumberingAfterBreak="0">
    <w:nsid w:val="739D1EE3"/>
    <w:multiLevelType w:val="hybridMultilevel"/>
    <w:tmpl w:val="321E28E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18513897">
    <w:abstractNumId w:val="0"/>
  </w:num>
  <w:num w:numId="2" w16cid:durableId="13176878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29C"/>
    <w:rsid w:val="00020290"/>
    <w:rsid w:val="00026ED9"/>
    <w:rsid w:val="000355EE"/>
    <w:rsid w:val="00041179"/>
    <w:rsid w:val="00050659"/>
    <w:rsid w:val="000533C6"/>
    <w:rsid w:val="00054AE3"/>
    <w:rsid w:val="00073FEF"/>
    <w:rsid w:val="000A5F66"/>
    <w:rsid w:val="000D6CCB"/>
    <w:rsid w:val="00155FC4"/>
    <w:rsid w:val="001C0C41"/>
    <w:rsid w:val="001E17A4"/>
    <w:rsid w:val="001F1E37"/>
    <w:rsid w:val="00205E94"/>
    <w:rsid w:val="002452DB"/>
    <w:rsid w:val="002C2AA0"/>
    <w:rsid w:val="002F3B94"/>
    <w:rsid w:val="00315408"/>
    <w:rsid w:val="00341337"/>
    <w:rsid w:val="0037044A"/>
    <w:rsid w:val="00383F7E"/>
    <w:rsid w:val="003C2B68"/>
    <w:rsid w:val="003E0D20"/>
    <w:rsid w:val="003E61E7"/>
    <w:rsid w:val="00424A43"/>
    <w:rsid w:val="00473575"/>
    <w:rsid w:val="004B5DA5"/>
    <w:rsid w:val="00511CAA"/>
    <w:rsid w:val="005822B0"/>
    <w:rsid w:val="00587E6B"/>
    <w:rsid w:val="005976D6"/>
    <w:rsid w:val="005B6D4A"/>
    <w:rsid w:val="005D51BD"/>
    <w:rsid w:val="005F589B"/>
    <w:rsid w:val="005F7CCA"/>
    <w:rsid w:val="00655C18"/>
    <w:rsid w:val="006664A4"/>
    <w:rsid w:val="006744D0"/>
    <w:rsid w:val="006B192E"/>
    <w:rsid w:val="006B3A25"/>
    <w:rsid w:val="006E4828"/>
    <w:rsid w:val="006F19AD"/>
    <w:rsid w:val="00720649"/>
    <w:rsid w:val="00721004"/>
    <w:rsid w:val="00730CE7"/>
    <w:rsid w:val="00745473"/>
    <w:rsid w:val="00760A52"/>
    <w:rsid w:val="007A3276"/>
    <w:rsid w:val="007A7FAD"/>
    <w:rsid w:val="008B4723"/>
    <w:rsid w:val="008D012B"/>
    <w:rsid w:val="008D242C"/>
    <w:rsid w:val="008F32B9"/>
    <w:rsid w:val="0095597F"/>
    <w:rsid w:val="0096768F"/>
    <w:rsid w:val="0098029C"/>
    <w:rsid w:val="00997F28"/>
    <w:rsid w:val="009A7005"/>
    <w:rsid w:val="00A0484F"/>
    <w:rsid w:val="00A130A0"/>
    <w:rsid w:val="00A34C22"/>
    <w:rsid w:val="00A56A1E"/>
    <w:rsid w:val="00AC4724"/>
    <w:rsid w:val="00AE3BE2"/>
    <w:rsid w:val="00B44917"/>
    <w:rsid w:val="00B92530"/>
    <w:rsid w:val="00BE5523"/>
    <w:rsid w:val="00C05E87"/>
    <w:rsid w:val="00C45135"/>
    <w:rsid w:val="00CA2FB4"/>
    <w:rsid w:val="00CD4654"/>
    <w:rsid w:val="00D1746B"/>
    <w:rsid w:val="00D21086"/>
    <w:rsid w:val="00DB75D0"/>
    <w:rsid w:val="00DC57DE"/>
    <w:rsid w:val="00DE566C"/>
    <w:rsid w:val="00E25EC3"/>
    <w:rsid w:val="00E9332D"/>
    <w:rsid w:val="00EA6D5E"/>
    <w:rsid w:val="00F07B79"/>
    <w:rsid w:val="00F223BE"/>
    <w:rsid w:val="00FB404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4A9D84"/>
  <w15:docId w15:val="{B222A50C-9F1C-4C33-897D-B019862D5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81"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spacing w:before="160"/>
      <w:ind w:left="1081" w:hanging="360"/>
    </w:pPr>
  </w:style>
  <w:style w:type="paragraph" w:customStyle="1" w:styleId="TableParagraph">
    <w:name w:val="Table Paragraph"/>
    <w:basedOn w:val="Normal"/>
    <w:uiPriority w:val="1"/>
    <w:qFormat/>
    <w:pPr>
      <w:ind w:left="9"/>
      <w:jc w:val="center"/>
    </w:pPr>
  </w:style>
  <w:style w:type="character" w:styleId="CommentReference">
    <w:name w:val="annotation reference"/>
    <w:basedOn w:val="DefaultParagraphFont"/>
    <w:uiPriority w:val="99"/>
    <w:semiHidden/>
    <w:unhideWhenUsed/>
    <w:rsid w:val="00A130A0"/>
    <w:rPr>
      <w:sz w:val="16"/>
      <w:szCs w:val="16"/>
    </w:rPr>
  </w:style>
  <w:style w:type="paragraph" w:styleId="CommentText">
    <w:name w:val="annotation text"/>
    <w:basedOn w:val="Normal"/>
    <w:link w:val="CommentTextChar"/>
    <w:uiPriority w:val="99"/>
    <w:semiHidden/>
    <w:unhideWhenUsed/>
    <w:rsid w:val="00A130A0"/>
    <w:rPr>
      <w:sz w:val="20"/>
      <w:szCs w:val="20"/>
    </w:rPr>
  </w:style>
  <w:style w:type="character" w:customStyle="1" w:styleId="CommentTextChar">
    <w:name w:val="Comment Text Char"/>
    <w:basedOn w:val="DefaultParagraphFont"/>
    <w:link w:val="CommentText"/>
    <w:uiPriority w:val="99"/>
    <w:semiHidden/>
    <w:rsid w:val="00A130A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130A0"/>
    <w:rPr>
      <w:b/>
      <w:bCs/>
    </w:rPr>
  </w:style>
  <w:style w:type="character" w:customStyle="1" w:styleId="CommentSubjectChar">
    <w:name w:val="Comment Subject Char"/>
    <w:basedOn w:val="CommentTextChar"/>
    <w:link w:val="CommentSubject"/>
    <w:uiPriority w:val="99"/>
    <w:semiHidden/>
    <w:rsid w:val="00A130A0"/>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130A0"/>
    <w:rPr>
      <w:rFonts w:ascii="Tahoma" w:hAnsi="Tahoma" w:cs="Tahoma"/>
      <w:sz w:val="16"/>
      <w:szCs w:val="16"/>
    </w:rPr>
  </w:style>
  <w:style w:type="character" w:customStyle="1" w:styleId="BalloonTextChar">
    <w:name w:val="Balloon Text Char"/>
    <w:basedOn w:val="DefaultParagraphFont"/>
    <w:link w:val="BalloonText"/>
    <w:uiPriority w:val="99"/>
    <w:semiHidden/>
    <w:rsid w:val="00A130A0"/>
    <w:rPr>
      <w:rFonts w:ascii="Tahoma" w:eastAsia="Times New Roman" w:hAnsi="Tahoma" w:cs="Tahoma"/>
      <w:sz w:val="16"/>
      <w:szCs w:val="16"/>
    </w:rPr>
  </w:style>
  <w:style w:type="paragraph" w:styleId="Revision">
    <w:name w:val="Revision"/>
    <w:hidden/>
    <w:uiPriority w:val="99"/>
    <w:semiHidden/>
    <w:rsid w:val="006F19AD"/>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B159880-1966-4A3D-8FD7-02AF21DDD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3151</Words>
  <Characters>17302</Characters>
  <Application>Microsoft Office Word</Application>
  <DocSecurity>0</DocSecurity>
  <Lines>402</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 A514</dc:creator>
  <cp:lastModifiedBy>Asus</cp:lastModifiedBy>
  <cp:revision>2</cp:revision>
  <dcterms:created xsi:type="dcterms:W3CDTF">2025-05-19T09:40:00Z</dcterms:created>
  <dcterms:modified xsi:type="dcterms:W3CDTF">2025-05-19T09:40:00Z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2023-11-08T00:00:00Z</vt:filetime>
  </property>
  <property fmtid="{D5CDD505-2E9C-101B-9397-08002B2CF9AE}" pid="3" name="Creator">
    <vt:lpwstr>Microsoft® Word 2021</vt:lpwstr>
  </property>
  <property fmtid="{D5CDD505-2E9C-101B-9397-08002B2CF9AE}" pid="4" name="LastSaved">
    <vt:filetime>2025-03-18T00:00:00Z</vt:filetime>
  </property>
  <property fmtid="{D5CDD505-2E9C-101B-9397-08002B2CF9AE}" pid="5" name="Producer">
    <vt:lpwstr>Microsoft® Word 2021</vt:lpwstr>
  </property>
  <property fmtid="{D5CDD505-2E9C-101B-9397-08002B2CF9AE}" pid="6" name="GrammarlyDocumentId">
    <vt:lpwstr>b4bfa565-ae88-443d-b695-6cab01a77bf5</vt:lpwstr>
  </property>
</Properties>
</file>