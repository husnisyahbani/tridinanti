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463A" w14:textId="77777777" w:rsidR="00107C21" w:rsidRDefault="00000000" w:rsidP="007B76C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TEACHING READING COMPREHENSION USING NEUROLOGICAL IMPRESS METHOD AT </w:t>
      </w:r>
      <w:r w:rsidR="00AA6961">
        <w:rPr>
          <w:rFonts w:ascii="Times New Roman" w:eastAsia="Times New Roman" w:hAnsi="Times New Roman" w:cs="Times New Roman"/>
          <w:b/>
          <w:sz w:val="24"/>
          <w:szCs w:val="24"/>
        </w:rPr>
        <w:t>JUNIOR HIGH SCHOOL</w:t>
      </w:r>
    </w:p>
    <w:p w14:paraId="1050FA56" w14:textId="77777777" w:rsidR="00107C21" w:rsidRDefault="00107C21">
      <w:pPr>
        <w:jc w:val="center"/>
        <w:rPr>
          <w:rFonts w:ascii="Times New Roman" w:eastAsia="Times New Roman" w:hAnsi="Times New Roman" w:cs="Times New Roman"/>
          <w:b/>
          <w:sz w:val="24"/>
          <w:szCs w:val="24"/>
        </w:rPr>
      </w:pPr>
    </w:p>
    <w:p w14:paraId="0DA071DD" w14:textId="77777777" w:rsidR="00493CDC" w:rsidRDefault="00493CDC">
      <w:pPr>
        <w:jc w:val="center"/>
        <w:rPr>
          <w:rFonts w:ascii="Times New Roman" w:eastAsia="Times New Roman" w:hAnsi="Times New Roman" w:cs="Times New Roman"/>
          <w:b/>
          <w:sz w:val="24"/>
          <w:szCs w:val="24"/>
        </w:rPr>
      </w:pPr>
    </w:p>
    <w:p w14:paraId="6E253FEE" w14:textId="3CA55732" w:rsidR="00107C21" w:rsidRDefault="00107C21">
      <w:pPr>
        <w:ind w:right="283"/>
        <w:jc w:val="center"/>
        <w:rPr>
          <w:rFonts w:ascii="Times New Roman" w:eastAsia="Times New Roman" w:hAnsi="Times New Roman" w:cs="Times New Roman"/>
          <w:b/>
        </w:rPr>
      </w:pPr>
    </w:p>
    <w:p w14:paraId="261277F0" w14:textId="77777777" w:rsidR="00493CDC" w:rsidRDefault="00493CDC">
      <w:pPr>
        <w:ind w:right="283"/>
        <w:jc w:val="center"/>
        <w:rPr>
          <w:rFonts w:ascii="Times New Roman" w:eastAsia="Times New Roman" w:hAnsi="Times New Roman" w:cs="Times New Roman"/>
          <w:b/>
        </w:rPr>
      </w:pPr>
    </w:p>
    <w:p w14:paraId="2D8FEA03" w14:textId="2148F296" w:rsidR="00107C21" w:rsidRDefault="00000000">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 xml:space="preserve">ABSTRACT: </w:t>
      </w:r>
      <w:r>
        <w:rPr>
          <w:rFonts w:ascii="Times New Roman" w:eastAsia="Times New Roman" w:hAnsi="Times New Roman" w:cs="Times New Roman"/>
        </w:rPr>
        <w:t xml:space="preserve">Reading is a fundamental skill </w:t>
      </w:r>
      <w:del w:id="0" w:author="Asus" w:date="2025-05-08T11:46:00Z" w16du:dateUtc="2025-05-08T04:46:00Z">
        <w:r w:rsidDel="0000049D">
          <w:rPr>
            <w:rFonts w:ascii="Times New Roman" w:eastAsia="Times New Roman" w:hAnsi="Times New Roman" w:cs="Times New Roman"/>
          </w:rPr>
          <w:delText>in</w:delText>
        </w:r>
      </w:del>
      <w:ins w:id="1" w:author="Asus" w:date="2025-05-08T11:46:00Z" w16du:dateUtc="2025-05-08T04:46:00Z">
        <w:r w:rsidR="0000049D">
          <w:rPr>
            <w:rFonts w:ascii="Times New Roman" w:eastAsia="Times New Roman" w:hAnsi="Times New Roman" w:cs="Times New Roman"/>
          </w:rPr>
          <w:t>for</w:t>
        </w:r>
      </w:ins>
      <w:r>
        <w:rPr>
          <w:rFonts w:ascii="Times New Roman" w:eastAsia="Times New Roman" w:hAnsi="Times New Roman" w:cs="Times New Roman"/>
        </w:rPr>
        <w:t xml:space="preserve"> education, and its importance cannot be overstated. It plays a crucial role in language learning and academic success.</w:t>
      </w:r>
      <w:r>
        <w:rPr>
          <w:rFonts w:ascii="Times New Roman" w:eastAsia="Times New Roman" w:hAnsi="Times New Roman" w:cs="Times New Roman"/>
          <w:b/>
        </w:rPr>
        <w:t xml:space="preserve"> </w:t>
      </w:r>
      <w:r>
        <w:rPr>
          <w:rFonts w:ascii="Times New Roman" w:eastAsia="Times New Roman" w:hAnsi="Times New Roman" w:cs="Times New Roman"/>
        </w:rPr>
        <w:t xml:space="preserve">The goal of this study was to determine whether there was a significant improvement and difference in the students' reading comprehension achievement before and after using the Neurological Impress Method </w:t>
      </w:r>
      <w:del w:id="2" w:author="Asus" w:date="2025-05-08T10:53:00Z" w16du:dateUtc="2025-05-08T03:53:00Z">
        <w:r w:rsidDel="00F760B7">
          <w:rPr>
            <w:rFonts w:ascii="Times New Roman" w:eastAsia="Times New Roman" w:hAnsi="Times New Roman" w:cs="Times New Roman"/>
          </w:rPr>
          <w:delText xml:space="preserve">to </w:delText>
        </w:r>
      </w:del>
      <w:ins w:id="3" w:author="Asus" w:date="2025-05-08T10:53:00Z" w16du:dateUtc="2025-05-08T03:53:00Z">
        <w:r w:rsidR="00F760B7">
          <w:rPr>
            <w:rFonts w:ascii="Times New Roman" w:eastAsia="Times New Roman" w:hAnsi="Times New Roman" w:cs="Times New Roman"/>
          </w:rPr>
          <w:t xml:space="preserve">with </w:t>
        </w:r>
      </w:ins>
      <w:r>
        <w:rPr>
          <w:rFonts w:ascii="Times New Roman" w:eastAsia="Times New Roman" w:hAnsi="Times New Roman" w:cs="Times New Roman"/>
        </w:rPr>
        <w:t xml:space="preserve">eighth-grade students at SMPN 7 Palembang. This study was completed over 12 meetings using a quasi-experimental methodology. 68 students were selected as a sample using the convenience sampling technique. There were two groups: control (VIII.9) and experimental (VIII.10). Pre-test and post-test were administered to both groups during data collection. The researcher analyzed the data using SPSS version 26. Based on the outcome of the Paired Sample T-Test, the </w:t>
      </w:r>
      <w:del w:id="4" w:author="Asus" w:date="2025-05-08T10:53:00Z" w16du:dateUtc="2025-05-08T03:53:00Z">
        <w:r w:rsidDel="00F760B7">
          <w:rPr>
            <w:rFonts w:ascii="Times New Roman" w:eastAsia="Times New Roman" w:hAnsi="Times New Roman" w:cs="Times New Roman"/>
          </w:rPr>
          <w:delText>p-output</w:delText>
        </w:r>
      </w:del>
      <w:ins w:id="5" w:author="Asus" w:date="2025-05-08T10:53:00Z" w16du:dateUtc="2025-05-08T03:53:00Z">
        <w:r w:rsidR="00F760B7">
          <w:rPr>
            <w:rFonts w:ascii="Times New Roman" w:eastAsia="Times New Roman" w:hAnsi="Times New Roman" w:cs="Times New Roman"/>
          </w:rPr>
          <w:t>p-value</w:t>
        </w:r>
      </w:ins>
      <w:r>
        <w:rPr>
          <w:rFonts w:ascii="Times New Roman" w:eastAsia="Times New Roman" w:hAnsi="Times New Roman" w:cs="Times New Roman"/>
        </w:rPr>
        <w:t xml:space="preserve"> was 0.000, which was less than 0.05, and </w:t>
      </w:r>
      <w:ins w:id="6" w:author="Asus" w:date="2025-05-08T10:53:00Z" w16du:dateUtc="2025-05-08T03:53:00Z">
        <w:r w:rsidR="00F760B7">
          <w:rPr>
            <w:rFonts w:ascii="Times New Roman" w:eastAsia="Times New Roman" w:hAnsi="Times New Roman" w:cs="Times New Roman"/>
          </w:rPr>
          <w:t xml:space="preserve">the </w:t>
        </w:r>
      </w:ins>
      <w:r>
        <w:rPr>
          <w:rFonts w:ascii="Times New Roman" w:eastAsia="Times New Roman" w:hAnsi="Times New Roman" w:cs="Times New Roman"/>
        </w:rPr>
        <w:t>t-value was 8.308</w:t>
      </w:r>
      <w:ins w:id="7" w:author="Asus" w:date="2025-05-08T10:53:00Z" w16du:dateUtc="2025-05-08T03:53:00Z">
        <w:r w:rsidR="00F760B7">
          <w:rPr>
            <w:rFonts w:ascii="Times New Roman" w:eastAsia="Times New Roman" w:hAnsi="Times New Roman" w:cs="Times New Roman"/>
          </w:rPr>
          <w:t>,</w:t>
        </w:r>
      </w:ins>
      <w:r>
        <w:rPr>
          <w:rFonts w:ascii="Times New Roman" w:eastAsia="Times New Roman" w:hAnsi="Times New Roman" w:cs="Times New Roman"/>
        </w:rPr>
        <w:t xml:space="preserve"> which was higher than the t-table df=33 (2.035). Therefore, it is possible to conclude that students' pre-test and post-test scores improved significantly in the experimental group taught using the Neurological Impress Method. Following the results of the Independent Sample T-Test, the </w:t>
      </w:r>
      <w:del w:id="8" w:author="Asus" w:date="2025-05-08T10:53:00Z" w16du:dateUtc="2025-05-08T03:53:00Z">
        <w:r w:rsidDel="00F760B7">
          <w:rPr>
            <w:rFonts w:ascii="Times New Roman" w:eastAsia="Times New Roman" w:hAnsi="Times New Roman" w:cs="Times New Roman"/>
          </w:rPr>
          <w:delText>p-output</w:delText>
        </w:r>
      </w:del>
      <w:ins w:id="9" w:author="Asus" w:date="2025-05-08T10:53:00Z" w16du:dateUtc="2025-05-08T03:53:00Z">
        <w:r w:rsidR="00F760B7">
          <w:rPr>
            <w:rFonts w:ascii="Times New Roman" w:eastAsia="Times New Roman" w:hAnsi="Times New Roman" w:cs="Times New Roman"/>
          </w:rPr>
          <w:t>p-value</w:t>
        </w:r>
      </w:ins>
      <w:r>
        <w:rPr>
          <w:rFonts w:ascii="Times New Roman" w:eastAsia="Times New Roman" w:hAnsi="Times New Roman" w:cs="Times New Roman"/>
        </w:rPr>
        <w:t xml:space="preserve"> was 0.004, which was less than 0.05, and the t-value was 2.984</w:t>
      </w:r>
      <w:ins w:id="10" w:author="Asus" w:date="2025-05-08T10:53:00Z" w16du:dateUtc="2025-05-08T03:53:00Z">
        <w:r w:rsidR="00F760B7">
          <w:rPr>
            <w:rFonts w:ascii="Times New Roman" w:eastAsia="Times New Roman" w:hAnsi="Times New Roman" w:cs="Times New Roman"/>
          </w:rPr>
          <w:t>,</w:t>
        </w:r>
      </w:ins>
      <w:r>
        <w:rPr>
          <w:rFonts w:ascii="Times New Roman" w:eastAsia="Times New Roman" w:hAnsi="Times New Roman" w:cs="Times New Roman"/>
        </w:rPr>
        <w:t xml:space="preserve"> which was higher than the t-table df=66 (1.997). </w:t>
      </w:r>
      <w:del w:id="11" w:author="Asus" w:date="2025-05-08T10:54:00Z" w16du:dateUtc="2025-05-08T03:54:00Z">
        <w:r w:rsidDel="00F760B7">
          <w:rPr>
            <w:rFonts w:ascii="Times New Roman" w:eastAsia="Times New Roman" w:hAnsi="Times New Roman" w:cs="Times New Roman"/>
          </w:rPr>
          <w:delText xml:space="preserve">As a result, </w:delText>
        </w:r>
      </w:del>
      <w:r>
        <w:rPr>
          <w:rFonts w:ascii="Times New Roman" w:eastAsia="Times New Roman" w:hAnsi="Times New Roman" w:cs="Times New Roman"/>
        </w:rPr>
        <w:t xml:space="preserve">students' pre-test scores differed significantly between the control and experimental groups. </w:t>
      </w:r>
      <w:del w:id="12" w:author="Asus" w:date="2025-05-08T10:54:00Z" w16du:dateUtc="2025-05-08T03:54:00Z">
        <w:r w:rsidDel="00F760B7">
          <w:rPr>
            <w:rFonts w:ascii="Times New Roman" w:eastAsia="Times New Roman" w:hAnsi="Times New Roman" w:cs="Times New Roman"/>
          </w:rPr>
          <w:delText xml:space="preserve">Accordingly, </w:delText>
        </w:r>
      </w:del>
      <w:r>
        <w:rPr>
          <w:rFonts w:ascii="Times New Roman" w:eastAsia="Times New Roman" w:hAnsi="Times New Roman" w:cs="Times New Roman"/>
        </w:rPr>
        <w:t>the findings of this study demonstrated that the Neurological Impress Method improved students' reading comprehension and could be used as an alternate method for teaching reading comprehension.</w:t>
      </w:r>
    </w:p>
    <w:p w14:paraId="051134EF" w14:textId="77777777" w:rsidR="00107C21" w:rsidRDefault="00000000" w:rsidP="00AA6961">
      <w:pPr>
        <w:tabs>
          <w:tab w:val="left" w:pos="8647"/>
        </w:tabs>
        <w:spacing w:before="240"/>
        <w:ind w:left="540" w:right="429"/>
        <w:jc w:val="both"/>
        <w:rPr>
          <w:rFonts w:ascii="Times New Roman" w:eastAsia="Times New Roman" w:hAnsi="Times New Roman" w:cs="Times New Roman"/>
          <w:i/>
        </w:rPr>
      </w:pPr>
      <w:r>
        <w:rPr>
          <w:rFonts w:ascii="Times New Roman" w:eastAsia="Times New Roman" w:hAnsi="Times New Roman" w:cs="Times New Roman"/>
          <w:b/>
        </w:rPr>
        <w:t>Keywords:</w:t>
      </w:r>
      <w:r>
        <w:rPr>
          <w:rFonts w:ascii="Times New Roman" w:eastAsia="Times New Roman" w:hAnsi="Times New Roman" w:cs="Times New Roman"/>
        </w:rPr>
        <w:t xml:space="preserve"> </w:t>
      </w:r>
      <w:r>
        <w:rPr>
          <w:rFonts w:ascii="Times New Roman" w:eastAsia="Times New Roman" w:hAnsi="Times New Roman" w:cs="Times New Roman"/>
          <w:i/>
        </w:rPr>
        <w:t>Neurological Impress Method, reading comprehension, teaching</w:t>
      </w:r>
    </w:p>
    <w:p w14:paraId="00285F03" w14:textId="77777777" w:rsidR="007B76CD" w:rsidRDefault="00000000" w:rsidP="00493CDC">
      <w:pPr>
        <w:rPr>
          <w:rFonts w:ascii="Times New Roman" w:eastAsia="Times New Roman" w:hAnsi="Times New Roman" w:cs="Times New Roman"/>
          <w:color w:val="FF0000"/>
        </w:rPr>
      </w:pPr>
      <w:r>
        <w:rPr>
          <w:noProof/>
        </w:rPr>
        <mc:AlternateContent>
          <mc:Choice Requires="wpg">
            <w:drawing>
              <wp:anchor distT="0" distB="0" distL="114300" distR="114300" simplePos="0" relativeHeight="251658240" behindDoc="0" locked="0" layoutInCell="1" hidden="0" allowOverlap="1" wp14:anchorId="0A298648" wp14:editId="7611208A">
                <wp:simplePos x="0" y="0"/>
                <wp:positionH relativeFrom="column">
                  <wp:posOffset>0</wp:posOffset>
                </wp:positionH>
                <wp:positionV relativeFrom="paragraph">
                  <wp:posOffset>25400</wp:posOffset>
                </wp:positionV>
                <wp:extent cx="5467350" cy="28575"/>
                <wp:effectExtent l="0" t="0" r="0" b="0"/>
                <wp:wrapNone/>
                <wp:docPr id="25" name="Group 25"/>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1" name="Group 1"/>
                        <wpg:cNvGrpSpPr/>
                        <wpg:grpSpPr>
                          <a:xfrm>
                            <a:off x="2612325" y="3765713"/>
                            <a:ext cx="5467350" cy="28575"/>
                            <a:chOff x="0" y="0"/>
                            <a:chExt cx="5467350" cy="28575"/>
                          </a:xfrm>
                        </wpg:grpSpPr>
                        <wps:wsp>
                          <wps:cNvPr id="2" name="Rectangle 2"/>
                          <wps:cNvSpPr/>
                          <wps:spPr>
                            <a:xfrm>
                              <a:off x="0" y="0"/>
                              <a:ext cx="5467350" cy="28575"/>
                            </a:xfrm>
                            <a:prstGeom prst="rect">
                              <a:avLst/>
                            </a:prstGeom>
                            <a:noFill/>
                            <a:ln>
                              <a:noFill/>
                            </a:ln>
                          </wps:spPr>
                          <wps:txbx>
                            <w:txbxContent>
                              <w:p w14:paraId="0AB247B2" w14:textId="77777777" w:rsidR="00107C21" w:rsidRDefault="00107C21">
                                <w:pPr>
                                  <w:textDirection w:val="btLr"/>
                                </w:pPr>
                              </w:p>
                            </w:txbxContent>
                          </wps:txbx>
                          <wps:bodyPr spcFirstLastPara="1" wrap="square" lIns="91425" tIns="91425" rIns="91425" bIns="91425" anchor="ctr" anchorCtr="0">
                            <a:noAutofit/>
                          </wps:bodyPr>
                        </wps:wsp>
                        <wps:wsp>
                          <wps:cNvPr id="3" name="Straight Arrow Connector 3"/>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4" name="Straight Arrow Connector 4"/>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w14:anchorId="0A298648" id="Group 25" o:spid="_x0000_s1026" style="position:absolute;margin-left:0;margin-top:2pt;width:430.5pt;height:2.25pt;z-index:251658240"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">
                <v:group id="Group 1" o:spid="_x0000_s1027"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AB247B2" w14:textId="77777777" w:rsidR="00107C21" w:rsidRDefault="00107C21">
                          <w:pPr>
                            <w:textDirection w:val="btLr"/>
                          </w:pPr>
                        </w:p>
                      </w:txbxContent>
                    </v:textbox>
                  </v:rect>
                  <v:shapetype id="_x0000_t32" coordsize="21600,21600" o:spt="32" o:oned="t" path="m,l21600,21600e" filled="f">
                    <v:path arrowok="t" fillok="f" o:connecttype="none"/>
                    <o:lock v:ext="edit" shapetype="t"/>
                  </v:shapetype>
                  <v:shape id="Straight Arrow Connector 3" o:spid="_x0000_s1029"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" strokecolor="black [3200]" strokeweight="1.5pt">
                    <v:stroke startarrowwidth="narrow" startarrowlength="short" endarrowwidth="narrow" endarrowlength="short" joinstyle="miter"/>
                  </v:shape>
                  <v:shape id="Straight Arrow Connector 4" o:spid="_x0000_s1030"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" strokecolor="black [3200]">
                    <v:stroke startarrowwidth="narrow" startarrowlength="short" endarrowwidth="narrow" endarrowlength="short" joinstyle="miter"/>
                  </v:shape>
                </v:group>
              </v:group>
            </w:pict>
          </mc:Fallback>
        </mc:AlternateContent>
      </w:r>
    </w:p>
    <w:p w14:paraId="27D1B3AF" w14:textId="77777777" w:rsidR="00493CDC" w:rsidRPr="00493CDC" w:rsidRDefault="00493CDC" w:rsidP="00493CDC">
      <w:pPr>
        <w:rPr>
          <w:rFonts w:ascii="Times New Roman" w:eastAsia="Times New Roman" w:hAnsi="Times New Roman" w:cs="Times New Roman"/>
          <w:color w:val="FF0000"/>
        </w:rPr>
      </w:pPr>
    </w:p>
    <w:p w14:paraId="32E6FFE4" w14:textId="77777777" w:rsidR="00107C21" w:rsidRDefault="0054026D" w:rsidP="00493CDC">
      <w:pPr>
        <w:jc w:val="center"/>
        <w:rPr>
          <w:rFonts w:ascii="Times New Roman" w:eastAsia="Times New Roman" w:hAnsi="Times New Roman" w:cs="Times New Roman"/>
          <w:b/>
          <w:sz w:val="24"/>
          <w:szCs w:val="24"/>
        </w:rPr>
      </w:pPr>
      <w:r>
        <w:rPr>
          <w:rFonts w:ascii="Times New Roman" w:eastAsia="Times New Roman" w:hAnsi="Times New Roman" w:cs="Times New Roman"/>
          <w:b/>
        </w:rPr>
        <w:t xml:space="preserve">MENGAJARKAN </w:t>
      </w:r>
      <w:r w:rsidR="0053168F">
        <w:rPr>
          <w:rFonts w:ascii="Times New Roman" w:eastAsia="Times New Roman" w:hAnsi="Times New Roman" w:cs="Times New Roman"/>
          <w:b/>
        </w:rPr>
        <w:t xml:space="preserve">PEMAHAMAN MEMBACA </w:t>
      </w:r>
      <w:r w:rsidR="00AA6961">
        <w:rPr>
          <w:rFonts w:ascii="Times New Roman" w:eastAsia="Times New Roman" w:hAnsi="Times New Roman" w:cs="Times New Roman"/>
          <w:b/>
        </w:rPr>
        <w:t xml:space="preserve">MENGGUNAKAN METODE NEUROLOGICAL IMPRESS DI </w:t>
      </w:r>
      <w:r w:rsidR="0053168F">
        <w:rPr>
          <w:rFonts w:ascii="Times New Roman" w:eastAsia="Times New Roman" w:hAnsi="Times New Roman" w:cs="Times New Roman"/>
          <w:b/>
        </w:rPr>
        <w:t>SEKOLAH MENENGAH PERTAMA</w:t>
      </w:r>
    </w:p>
    <w:p w14:paraId="62F3A258" w14:textId="77777777" w:rsidR="00AA6961" w:rsidRDefault="00000000" w:rsidP="007B76CD">
      <w:pPr>
        <w:tabs>
          <w:tab w:val="left" w:pos="8647"/>
        </w:tabs>
        <w:spacing w:before="240"/>
        <w:ind w:left="540" w:right="429"/>
        <w:jc w:val="both"/>
        <w:rPr>
          <w:rFonts w:ascii="Times New Roman" w:eastAsia="Times New Roman" w:hAnsi="Times New Roman" w:cs="Times New Roman"/>
          <w:b/>
        </w:rPr>
      </w:pPr>
      <w:r>
        <w:rPr>
          <w:rFonts w:ascii="Times New Roman" w:eastAsia="Times New Roman" w:hAnsi="Times New Roman" w:cs="Times New Roman"/>
          <w:b/>
        </w:rPr>
        <w:t xml:space="preserve">ABSTRAK: </w:t>
      </w:r>
      <w:r w:rsidR="0053168F">
        <w:rPr>
          <w:rFonts w:ascii="Times New Roman" w:eastAsia="Times New Roman" w:hAnsi="Times New Roman" w:cs="Times New Roman"/>
          <w:bCs/>
        </w:rPr>
        <w:t>Membaca merupakan keterampilan dasar dalam pendidikan dan tidak dapat diabaikan. Keterampilan ini mem</w:t>
      </w:r>
      <w:r w:rsidR="000806FF">
        <w:rPr>
          <w:rFonts w:ascii="Times New Roman" w:eastAsia="Times New Roman" w:hAnsi="Times New Roman" w:cs="Times New Roman"/>
          <w:bCs/>
        </w:rPr>
        <w:t>e</w:t>
      </w:r>
      <w:r w:rsidR="0053168F">
        <w:rPr>
          <w:rFonts w:ascii="Times New Roman" w:eastAsia="Times New Roman" w:hAnsi="Times New Roman" w:cs="Times New Roman"/>
          <w:bCs/>
        </w:rPr>
        <w:t xml:space="preserve">gang peranan penting dalam pembelajaran bahasa dan keberhasilan akademik. </w:t>
      </w:r>
      <w:r>
        <w:rPr>
          <w:rFonts w:ascii="Times New Roman" w:eastAsia="Times New Roman" w:hAnsi="Times New Roman" w:cs="Times New Roman"/>
        </w:rPr>
        <w:t xml:space="preserve">Tujuan dari penelitian ini adalah untuk mengetahui apakah ada peningkatan dan perbedaan yang signifikan dalam pencapaian pemahaman membaca siswa sebelum dan sesudah menggunakan </w:t>
      </w:r>
      <w:r w:rsidRPr="00AA6961">
        <w:rPr>
          <w:rFonts w:ascii="Times New Roman" w:eastAsia="Times New Roman" w:hAnsi="Times New Roman" w:cs="Times New Roman"/>
          <w:i/>
          <w:iCs/>
        </w:rPr>
        <w:t>Neurological Impress Method</w:t>
      </w:r>
      <w:r>
        <w:rPr>
          <w:rFonts w:ascii="Times New Roman" w:eastAsia="Times New Roman" w:hAnsi="Times New Roman" w:cs="Times New Roman"/>
        </w:rPr>
        <w:t xml:space="preserve"> pada siswa kelas delapan di SMPN 7 Palembang. Penelitian ini dilakukan selama 12 kali pertemuan dengan menggunakan metod</w:t>
      </w:r>
      <w:r w:rsidR="00AA6961">
        <w:rPr>
          <w:rFonts w:ascii="Times New Roman" w:eastAsia="Times New Roman" w:hAnsi="Times New Roman" w:cs="Times New Roman"/>
        </w:rPr>
        <w:t>e</w:t>
      </w:r>
      <w:r>
        <w:rPr>
          <w:rFonts w:ascii="Times New Roman" w:eastAsia="Times New Roman" w:hAnsi="Times New Roman" w:cs="Times New Roman"/>
        </w:rPr>
        <w:t xml:space="preserve"> kuasi-eksperimen. Sebanyak 68 siswa dipilih sebagai sampel dengan menggunakan teknik convenience sampling. Terdapat dua kelompok yaitu: kelompok kontrol (VIII.9) dan kelompok eksperimen (VIII.10). Pre-test dan post-test diberikan kepada kedua kelompok selama pengumpulan data. Peneliti menganalisis data dengan menggunakan SPSS versi 26. Berdasarkan hasil Paired Sample T-Test, p-output</w:t>
      </w:r>
      <w:r w:rsidR="00AA6961">
        <w:rPr>
          <w:rFonts w:ascii="Times New Roman" w:eastAsia="Times New Roman" w:hAnsi="Times New Roman" w:cs="Times New Roman"/>
        </w:rPr>
        <w:t>=</w:t>
      </w:r>
      <w:r>
        <w:rPr>
          <w:rFonts w:ascii="Times New Roman" w:eastAsia="Times New Roman" w:hAnsi="Times New Roman" w:cs="Times New Roman"/>
        </w:rPr>
        <w:t xml:space="preserve"> 0,000</w:t>
      </w:r>
      <w:r w:rsidR="00AA6961">
        <w:rPr>
          <w:rFonts w:ascii="Times New Roman" w:eastAsia="Times New Roman" w:hAnsi="Times New Roman" w:cs="Times New Roman"/>
        </w:rPr>
        <w:t xml:space="preserve"> &lt; </w:t>
      </w:r>
      <w:r>
        <w:rPr>
          <w:rFonts w:ascii="Times New Roman" w:eastAsia="Times New Roman" w:hAnsi="Times New Roman" w:cs="Times New Roman"/>
        </w:rPr>
        <w:t>0,05, dan t-value</w:t>
      </w:r>
      <w:r w:rsidR="00AA6961">
        <w:rPr>
          <w:rFonts w:ascii="Times New Roman" w:eastAsia="Times New Roman" w:hAnsi="Times New Roman" w:cs="Times New Roman"/>
        </w:rPr>
        <w:t xml:space="preserve">= </w:t>
      </w:r>
      <w:r>
        <w:rPr>
          <w:rFonts w:ascii="Times New Roman" w:eastAsia="Times New Roman" w:hAnsi="Times New Roman" w:cs="Times New Roman"/>
        </w:rPr>
        <w:t>8,308</w:t>
      </w:r>
      <w:r w:rsidR="00AA6961">
        <w:rPr>
          <w:rFonts w:ascii="Times New Roman" w:eastAsia="Times New Roman" w:hAnsi="Times New Roman" w:cs="Times New Roman"/>
        </w:rPr>
        <w:t xml:space="preserve"> &gt;</w:t>
      </w:r>
      <w:r>
        <w:rPr>
          <w:rFonts w:ascii="Times New Roman" w:eastAsia="Times New Roman" w:hAnsi="Times New Roman" w:cs="Times New Roman"/>
        </w:rPr>
        <w:t xml:space="preserve"> t-tabel df=33 (2,035). Oleh karena itu, dapat disimpulkan bahwa nilai pre-test dan post-test siswa meningkat secara signifikan pada kelompok eksperimen yang diajar dengan menggunakan Metode </w:t>
      </w:r>
      <w:r w:rsidRPr="00AA6961">
        <w:rPr>
          <w:rFonts w:ascii="Times New Roman" w:eastAsia="Times New Roman" w:hAnsi="Times New Roman" w:cs="Times New Roman"/>
          <w:i/>
          <w:iCs/>
        </w:rPr>
        <w:t>Neurological Impress</w:t>
      </w:r>
      <w:r>
        <w:rPr>
          <w:rFonts w:ascii="Times New Roman" w:eastAsia="Times New Roman" w:hAnsi="Times New Roman" w:cs="Times New Roman"/>
        </w:rPr>
        <w:t xml:space="preserve">. </w:t>
      </w:r>
      <w:r w:rsidR="00AA6961">
        <w:rPr>
          <w:rFonts w:ascii="Times New Roman" w:eastAsia="Times New Roman" w:hAnsi="Times New Roman" w:cs="Times New Roman"/>
        </w:rPr>
        <w:t>Berdasarkan</w:t>
      </w:r>
      <w:r>
        <w:rPr>
          <w:rFonts w:ascii="Times New Roman" w:eastAsia="Times New Roman" w:hAnsi="Times New Roman" w:cs="Times New Roman"/>
        </w:rPr>
        <w:t xml:space="preserve"> hasil Independent Sample T-Test, p-output</w:t>
      </w:r>
      <w:r w:rsidR="00AA6961">
        <w:rPr>
          <w:rFonts w:ascii="Times New Roman" w:eastAsia="Times New Roman" w:hAnsi="Times New Roman" w:cs="Times New Roman"/>
        </w:rPr>
        <w:t>=</w:t>
      </w:r>
      <w:r>
        <w:rPr>
          <w:rFonts w:ascii="Times New Roman" w:eastAsia="Times New Roman" w:hAnsi="Times New Roman" w:cs="Times New Roman"/>
        </w:rPr>
        <w:t xml:space="preserve"> 0.004</w:t>
      </w:r>
      <w:r w:rsidR="00AA6961">
        <w:rPr>
          <w:rFonts w:ascii="Times New Roman" w:eastAsia="Times New Roman" w:hAnsi="Times New Roman" w:cs="Times New Roman"/>
        </w:rPr>
        <w:t xml:space="preserve"> &lt; </w:t>
      </w:r>
      <w:r>
        <w:rPr>
          <w:rFonts w:ascii="Times New Roman" w:eastAsia="Times New Roman" w:hAnsi="Times New Roman" w:cs="Times New Roman"/>
        </w:rPr>
        <w:t>0.05, dan nilai t-value</w:t>
      </w:r>
      <w:r w:rsidR="00AA6961">
        <w:rPr>
          <w:rFonts w:ascii="Times New Roman" w:eastAsia="Times New Roman" w:hAnsi="Times New Roman" w:cs="Times New Roman"/>
        </w:rPr>
        <w:t xml:space="preserve">= </w:t>
      </w:r>
      <w:r>
        <w:rPr>
          <w:rFonts w:ascii="Times New Roman" w:eastAsia="Times New Roman" w:hAnsi="Times New Roman" w:cs="Times New Roman"/>
        </w:rPr>
        <w:t xml:space="preserve">2.984 </w:t>
      </w:r>
      <w:r w:rsidR="00AA6961">
        <w:rPr>
          <w:rFonts w:ascii="Times New Roman" w:eastAsia="Times New Roman" w:hAnsi="Times New Roman" w:cs="Times New Roman"/>
        </w:rPr>
        <w:t xml:space="preserve">&gt; </w:t>
      </w:r>
      <w:r>
        <w:rPr>
          <w:rFonts w:ascii="Times New Roman" w:eastAsia="Times New Roman" w:hAnsi="Times New Roman" w:cs="Times New Roman"/>
        </w:rPr>
        <w:t xml:space="preserve">t-tabel df=66 (1.997). Hasilnya, nilai pre-test siswa berbeda secara signifikan antara kelompok kontrol dan </w:t>
      </w:r>
      <w:r>
        <w:rPr>
          <w:rFonts w:ascii="Times New Roman" w:eastAsia="Times New Roman" w:hAnsi="Times New Roman" w:cs="Times New Roman"/>
        </w:rPr>
        <w:lastRenderedPageBreak/>
        <w:t>kelompok eksperimen. Dengan demikian, temuan dari penelitian ini menunjukkan bahwa Metode Impresi Neurologis meningkatkan pemahaman membaca siswa dan dapat digunakan sebagai metode alternatif untuk mengajarkan pemahaman membaca.</w:t>
      </w:r>
    </w:p>
    <w:p w14:paraId="37A805FA" w14:textId="77777777" w:rsidR="00107C21" w:rsidRPr="00AA6961" w:rsidRDefault="00000000" w:rsidP="00AA6961">
      <w:pPr>
        <w:tabs>
          <w:tab w:val="left" w:pos="8647"/>
        </w:tabs>
        <w:spacing w:before="240"/>
        <w:ind w:left="540" w:right="429"/>
        <w:jc w:val="both"/>
        <w:rPr>
          <w:rFonts w:ascii="Times New Roman" w:eastAsia="Times New Roman" w:hAnsi="Times New Roman" w:cs="Times New Roman"/>
          <w:b/>
        </w:rPr>
      </w:pPr>
      <w:r>
        <w:rPr>
          <w:rFonts w:ascii="Times New Roman" w:eastAsia="Times New Roman" w:hAnsi="Times New Roman" w:cs="Times New Roman"/>
          <w:b/>
        </w:rPr>
        <w:t>Kata kunci:</w:t>
      </w:r>
      <w:r>
        <w:rPr>
          <w:rFonts w:ascii="Times New Roman" w:eastAsia="Times New Roman" w:hAnsi="Times New Roman" w:cs="Times New Roman"/>
        </w:rPr>
        <w:t xml:space="preserve"> </w:t>
      </w:r>
      <w:r>
        <w:rPr>
          <w:rFonts w:ascii="Times New Roman" w:eastAsia="Times New Roman" w:hAnsi="Times New Roman" w:cs="Times New Roman"/>
          <w:i/>
        </w:rPr>
        <w:t xml:space="preserve">Neurological Impress Method, pemahaman bacaan, </w:t>
      </w:r>
      <w:r w:rsidR="0053168F">
        <w:rPr>
          <w:rFonts w:ascii="Times New Roman" w:eastAsia="Times New Roman" w:hAnsi="Times New Roman" w:cs="Times New Roman"/>
          <w:i/>
        </w:rPr>
        <w:t>mengajar</w:t>
      </w:r>
      <w:r>
        <w:rPr>
          <w:rFonts w:ascii="Times New Roman" w:eastAsia="Times New Roman" w:hAnsi="Times New Roman" w:cs="Times New Roman"/>
          <w:i/>
        </w:rPr>
        <w:t xml:space="preserve"> </w:t>
      </w:r>
    </w:p>
    <w:p w14:paraId="43FA12E6" w14:textId="77777777" w:rsidR="00107C21" w:rsidRPr="00AA6961" w:rsidRDefault="00000000" w:rsidP="00AA6961">
      <w:pPr>
        <w:tabs>
          <w:tab w:val="left" w:pos="8647"/>
        </w:tabs>
        <w:spacing w:before="240"/>
        <w:ind w:right="429"/>
        <w:jc w:val="both"/>
        <w:rPr>
          <w:rFonts w:ascii="Times New Roman" w:eastAsia="Times New Roman" w:hAnsi="Times New Roman" w:cs="Times New Roman"/>
        </w:rPr>
        <w:sectPr w:rsidR="00107C21" w:rsidRPr="00AA6961">
          <w:headerReference w:type="default" r:id="rId9"/>
          <w:footerReference w:type="default" r:id="rId10"/>
          <w:pgSz w:w="11907" w:h="16840"/>
          <w:pgMar w:top="1701" w:right="1701" w:bottom="1701" w:left="1701" w:header="720" w:footer="720" w:gutter="0"/>
          <w:pgNumType w:start="1"/>
          <w:cols w:space="720"/>
        </w:sectPr>
      </w:pPr>
      <w:r>
        <w:rPr>
          <w:noProof/>
        </w:rPr>
        <mc:AlternateContent>
          <mc:Choice Requires="wpg">
            <w:drawing>
              <wp:anchor distT="0" distB="0" distL="114300" distR="114300" simplePos="0" relativeHeight="251659264" behindDoc="0" locked="0" layoutInCell="1" hidden="0" allowOverlap="1" wp14:anchorId="0A1A4AAB" wp14:editId="2DAF3167">
                <wp:simplePos x="0" y="0"/>
                <wp:positionH relativeFrom="column">
                  <wp:posOffset>38100</wp:posOffset>
                </wp:positionH>
                <wp:positionV relativeFrom="paragraph">
                  <wp:posOffset>111125</wp:posOffset>
                </wp:positionV>
                <wp:extent cx="5467350" cy="28575"/>
                <wp:effectExtent l="0" t="0" r="0" b="0"/>
                <wp:wrapNone/>
                <wp:docPr id="23" name="Group 23"/>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5" name="Group 5"/>
                        <wpg:cNvGrpSpPr/>
                        <wpg:grpSpPr>
                          <a:xfrm>
                            <a:off x="2612325" y="3765713"/>
                            <a:ext cx="5467350" cy="28575"/>
                            <a:chOff x="0" y="0"/>
                            <a:chExt cx="5467350" cy="28575"/>
                          </a:xfrm>
                        </wpg:grpSpPr>
                        <wps:wsp>
                          <wps:cNvPr id="6" name="Rectangle 6"/>
                          <wps:cNvSpPr/>
                          <wps:spPr>
                            <a:xfrm>
                              <a:off x="0" y="0"/>
                              <a:ext cx="5467350" cy="28575"/>
                            </a:xfrm>
                            <a:prstGeom prst="rect">
                              <a:avLst/>
                            </a:prstGeom>
                            <a:noFill/>
                            <a:ln>
                              <a:noFill/>
                            </a:ln>
                          </wps:spPr>
                          <wps:txbx>
                            <w:txbxContent>
                              <w:p w14:paraId="5029DD0C" w14:textId="77777777" w:rsidR="00107C21" w:rsidRDefault="00107C21">
                                <w:pPr>
                                  <w:textDirection w:val="btLr"/>
                                </w:pPr>
                              </w:p>
                            </w:txbxContent>
                          </wps:txbx>
                          <wps:bodyPr spcFirstLastPara="1" wrap="square" lIns="91425" tIns="91425" rIns="91425" bIns="91425" anchor="ctr" anchorCtr="0">
                            <a:noAutofit/>
                          </wps:bodyPr>
                        </wps:wsp>
                        <wps:wsp>
                          <wps:cNvPr id="7" name="Straight Arrow Connector 7"/>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8" name="Straight Arrow Connector 8"/>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w14:anchorId="0A1A4AAB" id="Group 23" o:spid="_x0000_s1031" style="position:absolute;left:0;text-align:left;margin-left:3pt;margin-top:8.75pt;width:430.5pt;height:2.25pt;z-index:251659264"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">
                <v:group id="Group 5" o:spid="_x0000_s1032"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3"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5029DD0C" w14:textId="77777777" w:rsidR="00107C21" w:rsidRDefault="00107C21">
                          <w:pPr>
                            <w:textDirection w:val="btLr"/>
                          </w:pPr>
                        </w:p>
                      </w:txbxContent>
                    </v:textbox>
                  </v:rect>
                  <v:shape id="Straight Arrow Connector 7" o:spid="_x0000_s1034"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" strokecolor="black [3200]" strokeweight="1.5pt">
                    <v:stroke startarrowwidth="narrow" startarrowlength="short" endarrowwidth="narrow" endarrowlength="short" joinstyle="miter"/>
                  </v:shape>
                  <v:shape id="Straight Arrow Connector 8" o:spid="_x0000_s1035"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" strokecolor="black [3200]">
                    <v:stroke startarrowwidth="narrow" startarrowlength="short" endarrowwidth="narrow" endarrowlength="short" joinstyle="miter"/>
                  </v:shape>
                </v:group>
              </v:group>
            </w:pict>
          </mc:Fallback>
        </mc:AlternateContent>
      </w:r>
    </w:p>
    <w:p w14:paraId="6BB3DB8B" w14:textId="77777777" w:rsidR="009A1BE0" w:rsidRDefault="00000000" w:rsidP="007B76CD">
      <w:pPr>
        <w:spacing w:line="360" w:lineRule="auto"/>
        <w:ind w:right="-4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6DFA431A" w14:textId="77777777" w:rsidR="009A1BE0" w:rsidRPr="009A1BE0" w:rsidRDefault="009A1BE0" w:rsidP="00A102AC">
      <w:pPr>
        <w:keepNext/>
        <w:framePr w:dropCap="drop" w:lines="2" w:h="676" w:hRule="exact" w:wrap="around" w:vAnchor="text" w:hAnchor="page" w:x="1561" w:y="256"/>
        <w:spacing w:line="676" w:lineRule="exact"/>
        <w:ind w:firstLine="720"/>
        <w:jc w:val="both"/>
        <w:textAlignment w:val="baseline"/>
        <w:rPr>
          <w:rFonts w:ascii="Times New Roman" w:eastAsia="Times New Roman" w:hAnsi="Times New Roman" w:cs="Times New Roman"/>
          <w:position w:val="5"/>
          <w:sz w:val="116"/>
          <w:szCs w:val="116"/>
          <w:vertAlign w:val="subscript"/>
        </w:rPr>
      </w:pPr>
      <w:r w:rsidRPr="009A1BE0">
        <w:rPr>
          <w:rFonts w:ascii="Times New Roman" w:eastAsia="Times New Roman" w:hAnsi="Times New Roman" w:cs="Times New Roman"/>
          <w:position w:val="5"/>
          <w:sz w:val="116"/>
          <w:szCs w:val="116"/>
          <w:vertAlign w:val="subscript"/>
        </w:rPr>
        <w:t>A</w:t>
      </w:r>
    </w:p>
    <w:p w14:paraId="34ED33F5" w14:textId="77777777" w:rsidR="009A1BE0" w:rsidRDefault="009A1BE0" w:rsidP="007B76CD">
      <w:pPr>
        <w:spacing w:line="360" w:lineRule="auto"/>
        <w:ind w:right="-46"/>
        <w:jc w:val="both"/>
        <w:rPr>
          <w:rFonts w:ascii="Times New Roman" w:eastAsia="Times New Roman" w:hAnsi="Times New Roman" w:cs="Times New Roman"/>
          <w:b/>
          <w:sz w:val="24"/>
          <w:szCs w:val="24"/>
        </w:rPr>
      </w:pPr>
    </w:p>
    <w:p w14:paraId="0AEF0D0F" w14:textId="77777777" w:rsidR="00107C21" w:rsidRPr="007B76CD" w:rsidRDefault="00000000" w:rsidP="007B76CD">
      <w:pPr>
        <w:ind w:right="-46"/>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fundamental skill in education and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its importance could not be overstated is reading.</w:t>
      </w:r>
      <w:r w:rsidR="007B76C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As stated by Harmer (2007), reading is beneficial for language learning that if students comprehend what they read, the more they read, the more proficient they will become. Palani (2012) as cited in Zuhro et al. (2022) argues that the reading comprehension is a crucial linguistic ability that enables readers to access information on a worldwide scale at any given time. In Indonesia, reading becomes one of the crucial aspects in the educational curriculum. However, Indonesian students’ reading skills still experience difficulties in comprehending texts.</w:t>
      </w:r>
    </w:p>
    <w:p w14:paraId="0FD49DC4" w14:textId="154E3CFB"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on the data revealed by PISA in 2022, Indonesian </w:t>
      </w:r>
      <w:r>
        <w:rPr>
          <w:rFonts w:ascii="Times New Roman" w:eastAsia="Times New Roman" w:hAnsi="Times New Roman" w:cs="Times New Roman"/>
          <w:sz w:val="24"/>
          <w:szCs w:val="24"/>
        </w:rPr>
        <w:t>students' reading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competence is still</w:t>
      </w:r>
      <w:r>
        <w:rPr>
          <w:rFonts w:ascii="Times New Roman" w:eastAsia="Times New Roman" w:hAnsi="Times New Roman" w:cs="Times New Roman"/>
          <w:color w:val="000000"/>
          <w:sz w:val="24"/>
          <w:szCs w:val="24"/>
        </w:rPr>
        <w:t xml:space="preserve"> low, with poor national average reading literacy compared to neighboring Malaysia (Taipei &amp; Authority, 2019). The results show that Indonesian students still face difficulties in reading skill. In addition, teachers still struggle to find teaching approaches that are flexible and responsive to meet students’ diverse needs in reading comprehension (Hidayat et al., 2024). Thus, that </w:t>
      </w:r>
      <w:del w:id="13" w:author="Asus" w:date="2025-05-08T11:48:00Z" w16du:dateUtc="2025-05-08T04:48:00Z">
        <w:r w:rsidDel="0000049D">
          <w:rPr>
            <w:rFonts w:ascii="Times New Roman" w:eastAsia="Times New Roman" w:hAnsi="Times New Roman" w:cs="Times New Roman"/>
            <w:color w:val="000000"/>
            <w:sz w:val="24"/>
            <w:szCs w:val="24"/>
          </w:rPr>
          <w:delText xml:space="preserve">concerning </w:delText>
        </w:r>
      </w:del>
      <w:r>
        <w:rPr>
          <w:rFonts w:ascii="Times New Roman" w:eastAsia="Times New Roman" w:hAnsi="Times New Roman" w:cs="Times New Roman"/>
          <w:color w:val="000000"/>
          <w:sz w:val="24"/>
          <w:szCs w:val="24"/>
        </w:rPr>
        <w:t>situation may arise due to the difficulty faced by teachers in finding effective methods for reading comprehension.</w:t>
      </w:r>
    </w:p>
    <w:p w14:paraId="6AB52D36" w14:textId="39060218"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lack of effective </w:t>
      </w:r>
      <w:r>
        <w:rPr>
          <w:rFonts w:ascii="Times New Roman" w:eastAsia="Times New Roman" w:hAnsi="Times New Roman" w:cs="Times New Roman"/>
          <w:sz w:val="24"/>
          <w:szCs w:val="24"/>
        </w:rPr>
        <w:t>methods</w:t>
      </w:r>
      <w:r>
        <w:rPr>
          <w:rFonts w:ascii="Times New Roman" w:eastAsia="Times New Roman" w:hAnsi="Times New Roman" w:cs="Times New Roman"/>
          <w:color w:val="000000"/>
          <w:sz w:val="24"/>
          <w:szCs w:val="24"/>
        </w:rPr>
        <w:t xml:space="preserve"> is one </w:t>
      </w:r>
      <w:r>
        <w:rPr>
          <w:rFonts w:ascii="Times New Roman" w:eastAsia="Times New Roman" w:hAnsi="Times New Roman" w:cs="Times New Roman"/>
          <w:sz w:val="24"/>
          <w:szCs w:val="24"/>
        </w:rPr>
        <w:t>of the causes</w:t>
      </w:r>
      <w:r>
        <w:rPr>
          <w:rFonts w:ascii="Times New Roman" w:eastAsia="Times New Roman" w:hAnsi="Times New Roman" w:cs="Times New Roman"/>
          <w:color w:val="000000"/>
          <w:sz w:val="24"/>
          <w:szCs w:val="24"/>
        </w:rPr>
        <w:t xml:space="preserve"> of </w:t>
      </w:r>
      <w:del w:id="14" w:author="Asus" w:date="2025-05-08T11:47:00Z" w16du:dateUtc="2025-05-08T04:47:00Z">
        <w:r w:rsidDel="0000049D">
          <w:rPr>
            <w:rFonts w:ascii="Times New Roman" w:eastAsia="Times New Roman" w:hAnsi="Times New Roman" w:cs="Times New Roman"/>
            <w:color w:val="000000"/>
            <w:sz w:val="24"/>
            <w:szCs w:val="24"/>
          </w:rPr>
          <w:delText xml:space="preserve">the </w:delText>
        </w:r>
      </w:del>
      <w:r>
        <w:rPr>
          <w:rFonts w:ascii="Times New Roman" w:eastAsia="Times New Roman" w:hAnsi="Times New Roman" w:cs="Times New Roman"/>
          <w:color w:val="000000"/>
          <w:sz w:val="24"/>
          <w:szCs w:val="24"/>
        </w:rPr>
        <w:t xml:space="preserve">reading difficulties. Westwood (2004) asserts that the majority of students struggle because they </w:t>
      </w:r>
      <w:r>
        <w:rPr>
          <w:rFonts w:ascii="Times New Roman" w:eastAsia="Times New Roman" w:hAnsi="Times New Roman" w:cs="Times New Roman"/>
          <w:sz w:val="24"/>
          <w:szCs w:val="24"/>
        </w:rPr>
        <w:t>lack efficient</w:t>
      </w:r>
      <w:r>
        <w:rPr>
          <w:rFonts w:ascii="Times New Roman" w:eastAsia="Times New Roman" w:hAnsi="Times New Roman" w:cs="Times New Roman"/>
          <w:color w:val="000000"/>
          <w:sz w:val="24"/>
          <w:szCs w:val="24"/>
        </w:rPr>
        <w:t xml:space="preserve"> methods to aid students in grasping the content of passages. Additionally, lack of </w:t>
      </w:r>
      <w:r>
        <w:rPr>
          <w:rFonts w:ascii="Times New Roman" w:eastAsia="Times New Roman" w:hAnsi="Times New Roman" w:cs="Times New Roman"/>
          <w:sz w:val="24"/>
          <w:szCs w:val="24"/>
        </w:rPr>
        <w:t>identifying the main</w:t>
      </w:r>
      <w:r>
        <w:rPr>
          <w:rFonts w:ascii="Times New Roman" w:eastAsia="Times New Roman" w:hAnsi="Times New Roman" w:cs="Times New Roman"/>
          <w:color w:val="000000"/>
          <w:sz w:val="24"/>
          <w:szCs w:val="24"/>
        </w:rPr>
        <w:t xml:space="preserve"> idea in a text, poor knowledge of </w:t>
      </w:r>
      <w:del w:id="15" w:author="Asus" w:date="2025-05-08T11:47:00Z" w16du:dateUtc="2025-05-08T04:47:00Z">
        <w:r w:rsidDel="0000049D">
          <w:rPr>
            <w:rFonts w:ascii="Times New Roman" w:eastAsia="Times New Roman" w:hAnsi="Times New Roman" w:cs="Times New Roman"/>
            <w:color w:val="000000"/>
            <w:sz w:val="24"/>
            <w:szCs w:val="24"/>
          </w:rPr>
          <w:delText>vocabularies</w:delText>
        </w:r>
      </w:del>
      <w:ins w:id="16" w:author="Asus" w:date="2025-05-08T11:47:00Z" w16du:dateUtc="2025-05-08T04:47:00Z">
        <w:r w:rsidR="0000049D">
          <w:rPr>
            <w:rFonts w:ascii="Times New Roman" w:eastAsia="Times New Roman" w:hAnsi="Times New Roman" w:cs="Times New Roman"/>
            <w:color w:val="000000"/>
            <w:sz w:val="24"/>
            <w:szCs w:val="24"/>
          </w:rPr>
          <w:t>vocabulary</w:t>
        </w:r>
      </w:ins>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failing</w:t>
      </w:r>
      <w:r>
        <w:rPr>
          <w:rFonts w:ascii="Times New Roman" w:eastAsia="Times New Roman" w:hAnsi="Times New Roman" w:cs="Times New Roman"/>
          <w:color w:val="000000"/>
          <w:sz w:val="24"/>
          <w:szCs w:val="24"/>
        </w:rPr>
        <w:t xml:space="preserve"> to comprehend the content’s meaning of texts, </w:t>
      </w:r>
      <w:r>
        <w:rPr>
          <w:rFonts w:ascii="Times New Roman" w:eastAsia="Times New Roman" w:hAnsi="Times New Roman" w:cs="Times New Roman"/>
          <w:sz w:val="24"/>
          <w:szCs w:val="24"/>
        </w:rPr>
        <w:t>and not</w:t>
      </w:r>
      <w:r>
        <w:rPr>
          <w:rFonts w:ascii="Times New Roman" w:eastAsia="Times New Roman" w:hAnsi="Times New Roman" w:cs="Times New Roman"/>
          <w:color w:val="000000"/>
          <w:sz w:val="24"/>
          <w:szCs w:val="24"/>
        </w:rPr>
        <w:t xml:space="preserve"> recognizing important details are also </w:t>
      </w:r>
      <w:r>
        <w:rPr>
          <w:rFonts w:ascii="Times New Roman" w:eastAsia="Times New Roman" w:hAnsi="Times New Roman" w:cs="Times New Roman"/>
          <w:sz w:val="24"/>
          <w:szCs w:val="24"/>
        </w:rPr>
        <w:t>influencing</w:t>
      </w:r>
      <w:r>
        <w:rPr>
          <w:rFonts w:ascii="Times New Roman" w:eastAsia="Times New Roman" w:hAnsi="Times New Roman" w:cs="Times New Roman"/>
          <w:color w:val="000000"/>
          <w:sz w:val="24"/>
          <w:szCs w:val="24"/>
        </w:rPr>
        <w:t xml:space="preserve"> students’ reading difficulties (Yanti, 2021). Ibrahim et al. (2024) argues that students’ factors that </w:t>
      </w:r>
      <w:del w:id="17" w:author="Asus" w:date="2025-05-08T11:47:00Z" w16du:dateUtc="2025-05-08T04:47:00Z">
        <w:r w:rsidDel="0000049D">
          <w:rPr>
            <w:rFonts w:ascii="Times New Roman" w:eastAsia="Times New Roman" w:hAnsi="Times New Roman" w:cs="Times New Roman"/>
            <w:color w:val="000000"/>
            <w:sz w:val="24"/>
            <w:szCs w:val="24"/>
          </w:rPr>
          <w:delText xml:space="preserve">influenced </w:delText>
        </w:r>
      </w:del>
      <w:ins w:id="18" w:author="Asus" w:date="2025-05-08T11:47:00Z" w16du:dateUtc="2025-05-08T04:47:00Z">
        <w:r w:rsidR="0000049D">
          <w:rPr>
            <w:rFonts w:ascii="Times New Roman" w:eastAsia="Times New Roman" w:hAnsi="Times New Roman" w:cs="Times New Roman"/>
            <w:color w:val="000000"/>
            <w:sz w:val="24"/>
            <w:szCs w:val="24"/>
          </w:rPr>
          <w:t xml:space="preserve">influence </w:t>
        </w:r>
      </w:ins>
      <w:r>
        <w:rPr>
          <w:rFonts w:ascii="Times New Roman" w:eastAsia="Times New Roman" w:hAnsi="Times New Roman" w:cs="Times New Roman"/>
          <w:color w:val="000000"/>
          <w:sz w:val="24"/>
          <w:szCs w:val="24"/>
        </w:rPr>
        <w:t xml:space="preserve">their reading comprehension are </w:t>
      </w:r>
      <w:ins w:id="19" w:author="Asus" w:date="2025-05-08T11:48:00Z" w16du:dateUtc="2025-05-08T04:48:00Z">
        <w:r w:rsidR="0000049D">
          <w:rPr>
            <w:rFonts w:ascii="Times New Roman" w:eastAsia="Times New Roman" w:hAnsi="Times New Roman" w:cs="Times New Roman"/>
            <w:color w:val="000000"/>
            <w:sz w:val="24"/>
            <w:szCs w:val="24"/>
          </w:rPr>
          <w:t xml:space="preserve">a </w:t>
        </w:r>
      </w:ins>
      <w:r>
        <w:rPr>
          <w:rFonts w:ascii="Times New Roman" w:eastAsia="Times New Roman" w:hAnsi="Times New Roman" w:cs="Times New Roman"/>
          <w:sz w:val="24"/>
          <w:szCs w:val="24"/>
        </w:rPr>
        <w:t>lack of understanding</w:t>
      </w:r>
      <w:r>
        <w:rPr>
          <w:rFonts w:ascii="Times New Roman" w:eastAsia="Times New Roman" w:hAnsi="Times New Roman" w:cs="Times New Roman"/>
          <w:color w:val="000000"/>
          <w:sz w:val="24"/>
          <w:szCs w:val="24"/>
        </w:rPr>
        <w:t xml:space="preserve"> </w:t>
      </w:r>
      <w:ins w:id="20" w:author="Asus" w:date="2025-05-08T11:48:00Z" w16du:dateUtc="2025-05-08T04:48:00Z">
        <w:r w:rsidR="0000049D">
          <w:rPr>
            <w:rFonts w:ascii="Times New Roman" w:eastAsia="Times New Roman" w:hAnsi="Times New Roman" w:cs="Times New Roman"/>
            <w:color w:val="000000"/>
            <w:sz w:val="24"/>
            <w:szCs w:val="24"/>
          </w:rPr>
          <w:t xml:space="preserve">of </w:t>
        </w:r>
      </w:ins>
      <w:r>
        <w:rPr>
          <w:rFonts w:ascii="Times New Roman" w:eastAsia="Times New Roman" w:hAnsi="Times New Roman" w:cs="Times New Roman"/>
          <w:color w:val="000000"/>
          <w:sz w:val="24"/>
          <w:szCs w:val="24"/>
        </w:rPr>
        <w:t xml:space="preserve">long sentences, poor reading strategies, and </w:t>
      </w:r>
      <w:ins w:id="21" w:author="Asus" w:date="2025-05-08T11:48:00Z" w16du:dateUtc="2025-05-08T04:48:00Z">
        <w:r w:rsidR="0000049D">
          <w:rPr>
            <w:rFonts w:ascii="Times New Roman" w:eastAsia="Times New Roman" w:hAnsi="Times New Roman" w:cs="Times New Roman"/>
            <w:color w:val="000000"/>
            <w:sz w:val="24"/>
            <w:szCs w:val="24"/>
          </w:rPr>
          <w:t xml:space="preserve">a </w:t>
        </w:r>
      </w:ins>
      <w:r>
        <w:rPr>
          <w:rFonts w:ascii="Times New Roman" w:eastAsia="Times New Roman" w:hAnsi="Times New Roman" w:cs="Times New Roman"/>
          <w:color w:val="000000"/>
          <w:sz w:val="24"/>
          <w:szCs w:val="24"/>
        </w:rPr>
        <w:t>lack of students’ concentration.  Moreover, Ranico et al. (2023) added the students’ factors</w:t>
      </w:r>
      <w:ins w:id="22" w:author="Asus" w:date="2025-05-08T11:48:00Z" w16du:dateUtc="2025-05-08T04:48:00Z">
        <w:r w:rsidR="0000049D">
          <w:rPr>
            <w:rFonts w:ascii="Times New Roman" w:eastAsia="Times New Roman" w:hAnsi="Times New Roman" w:cs="Times New Roman"/>
            <w:color w:val="000000"/>
            <w:sz w:val="24"/>
            <w:szCs w:val="24"/>
          </w:rPr>
          <w:t>,</w:t>
        </w:r>
      </w:ins>
      <w:r>
        <w:rPr>
          <w:rFonts w:ascii="Times New Roman" w:eastAsia="Times New Roman" w:hAnsi="Times New Roman" w:cs="Times New Roman"/>
          <w:color w:val="000000"/>
          <w:sz w:val="24"/>
          <w:szCs w:val="24"/>
        </w:rPr>
        <w:t xml:space="preserve"> such as lack of motivation, </w:t>
      </w:r>
      <w:r>
        <w:rPr>
          <w:rFonts w:ascii="Times New Roman" w:eastAsia="Times New Roman" w:hAnsi="Times New Roman" w:cs="Times New Roman"/>
          <w:sz w:val="24"/>
          <w:szCs w:val="24"/>
        </w:rPr>
        <w:t>limited instructional</w:t>
      </w:r>
      <w:r>
        <w:rPr>
          <w:rFonts w:ascii="Times New Roman" w:eastAsia="Times New Roman" w:hAnsi="Times New Roman" w:cs="Times New Roman"/>
          <w:color w:val="000000"/>
          <w:sz w:val="24"/>
          <w:szCs w:val="24"/>
        </w:rPr>
        <w:t xml:space="preserve"> time, lack of background knowledge, and limited vocabulary. In conclusion, with the existence of </w:t>
      </w:r>
      <w:r>
        <w:rPr>
          <w:rFonts w:ascii="Times New Roman" w:eastAsia="Times New Roman" w:hAnsi="Times New Roman" w:cs="Times New Roman"/>
          <w:sz w:val="24"/>
          <w:szCs w:val="24"/>
        </w:rPr>
        <w:t>these</w:t>
      </w:r>
      <w:r>
        <w:rPr>
          <w:rFonts w:ascii="Times New Roman" w:eastAsia="Times New Roman" w:hAnsi="Times New Roman" w:cs="Times New Roman"/>
          <w:color w:val="000000"/>
          <w:sz w:val="24"/>
          <w:szCs w:val="24"/>
        </w:rPr>
        <w:t xml:space="preserve"> factors, the students </w:t>
      </w:r>
      <w:del w:id="23" w:author="Asus" w:date="2025-05-08T11:48:00Z" w16du:dateUtc="2025-05-08T04:48:00Z">
        <w:r w:rsidDel="0000049D">
          <w:rPr>
            <w:rFonts w:ascii="Times New Roman" w:eastAsia="Times New Roman" w:hAnsi="Times New Roman" w:cs="Times New Roman"/>
            <w:color w:val="000000"/>
            <w:sz w:val="24"/>
            <w:szCs w:val="24"/>
          </w:rPr>
          <w:delText xml:space="preserve">really </w:delText>
        </w:r>
      </w:del>
      <w:r>
        <w:rPr>
          <w:rFonts w:ascii="Times New Roman" w:eastAsia="Times New Roman" w:hAnsi="Times New Roman" w:cs="Times New Roman"/>
          <w:color w:val="000000"/>
          <w:sz w:val="24"/>
          <w:szCs w:val="24"/>
        </w:rPr>
        <w:t xml:space="preserve">struggle when </w:t>
      </w:r>
      <w:r>
        <w:rPr>
          <w:rFonts w:ascii="Times New Roman" w:eastAsia="Times New Roman" w:hAnsi="Times New Roman" w:cs="Times New Roman"/>
          <w:sz w:val="24"/>
          <w:szCs w:val="24"/>
        </w:rPr>
        <w:t>doing the</w:t>
      </w:r>
      <w:r>
        <w:rPr>
          <w:rFonts w:ascii="Times New Roman" w:eastAsia="Times New Roman" w:hAnsi="Times New Roman" w:cs="Times New Roman"/>
          <w:color w:val="000000"/>
          <w:sz w:val="24"/>
          <w:szCs w:val="24"/>
        </w:rPr>
        <w:t xml:space="preserve"> tasks and exams. Therefore, to overcome the difficulties, an efficient method in teaching reading is required.</w:t>
      </w:r>
    </w:p>
    <w:p w14:paraId="4394559F" w14:textId="2B12DC1A"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teaching and learning reading comprehension, there are various methods applied. The examples of teaching reading comprehension such as P2R, Jigsaw, Index Card Match, PQ4R, etc. The Neurological Impress Method</w:t>
      </w:r>
      <w:ins w:id="24" w:author="Asus" w:date="2025-05-08T11:48:00Z" w16du:dateUtc="2025-05-08T04:48:00Z">
        <w:r w:rsidR="0000049D">
          <w:rPr>
            <w:rFonts w:ascii="Times New Roman" w:eastAsia="Times New Roman" w:hAnsi="Times New Roman" w:cs="Times New Roman"/>
            <w:color w:val="000000"/>
            <w:sz w:val="24"/>
            <w:szCs w:val="24"/>
          </w:rPr>
          <w:t>,</w:t>
        </w:r>
      </w:ins>
      <w:r>
        <w:rPr>
          <w:rFonts w:ascii="Times New Roman" w:eastAsia="Times New Roman" w:hAnsi="Times New Roman" w:cs="Times New Roman"/>
          <w:color w:val="000000"/>
          <w:sz w:val="24"/>
          <w:szCs w:val="24"/>
        </w:rPr>
        <w:t xml:space="preserve"> or known as NIM is one among them. Calder (2000) assumed that the NIM </w:t>
      </w:r>
      <w:r>
        <w:rPr>
          <w:rFonts w:ascii="Times New Roman" w:eastAsia="Times New Roman" w:hAnsi="Times New Roman" w:cs="Times New Roman"/>
          <w:sz w:val="24"/>
          <w:szCs w:val="24"/>
        </w:rPr>
        <w:t>uses sight</w:t>
      </w:r>
      <w:r>
        <w:rPr>
          <w:rFonts w:ascii="Times New Roman" w:eastAsia="Times New Roman" w:hAnsi="Times New Roman" w:cs="Times New Roman"/>
          <w:color w:val="000000"/>
          <w:sz w:val="24"/>
          <w:szCs w:val="24"/>
        </w:rPr>
        <w:t>, hearing</w:t>
      </w:r>
      <w:ins w:id="25" w:author="Asus" w:date="2025-05-08T11:48:00Z" w16du:dateUtc="2025-05-08T04:48:00Z">
        <w:r w:rsidR="0000049D">
          <w:rPr>
            <w:rFonts w:ascii="Times New Roman" w:eastAsia="Times New Roman" w:hAnsi="Times New Roman" w:cs="Times New Roman"/>
            <w:color w:val="000000"/>
            <w:sz w:val="24"/>
            <w:szCs w:val="24"/>
          </w:rPr>
          <w:t>,</w:t>
        </w:r>
      </w:ins>
      <w:r>
        <w:rPr>
          <w:rFonts w:ascii="Times New Roman" w:eastAsia="Times New Roman" w:hAnsi="Times New Roman" w:cs="Times New Roman"/>
          <w:color w:val="000000"/>
          <w:sz w:val="24"/>
          <w:szCs w:val="24"/>
        </w:rPr>
        <w:t xml:space="preserve"> and speech in a multisensory learning environment. Consequently, it requires the teacher </w:t>
      </w:r>
      <w:del w:id="26" w:author="Asus" w:date="2025-05-08T11:48:00Z" w16du:dateUtc="2025-05-08T04:48:00Z">
        <w:r w:rsidDel="0000049D">
          <w:rPr>
            <w:rFonts w:ascii="Times New Roman" w:eastAsia="Times New Roman" w:hAnsi="Times New Roman" w:cs="Times New Roman"/>
            <w:color w:val="000000"/>
            <w:sz w:val="24"/>
            <w:szCs w:val="24"/>
          </w:rPr>
          <w:delText xml:space="preserve">ang </w:delText>
        </w:r>
      </w:del>
      <w:ins w:id="27" w:author="Asus" w:date="2025-05-08T11:48:00Z" w16du:dateUtc="2025-05-08T04:48:00Z">
        <w:r w:rsidR="0000049D">
          <w:rPr>
            <w:rFonts w:ascii="Times New Roman" w:eastAsia="Times New Roman" w:hAnsi="Times New Roman" w:cs="Times New Roman"/>
            <w:color w:val="000000"/>
            <w:sz w:val="24"/>
            <w:szCs w:val="24"/>
          </w:rPr>
          <w:t xml:space="preserve">and </w:t>
        </w:r>
      </w:ins>
      <w:r>
        <w:rPr>
          <w:rFonts w:ascii="Times New Roman" w:eastAsia="Times New Roman" w:hAnsi="Times New Roman" w:cs="Times New Roman"/>
          <w:color w:val="000000"/>
          <w:sz w:val="24"/>
          <w:szCs w:val="24"/>
        </w:rPr>
        <w:t xml:space="preserve">students </w:t>
      </w:r>
      <w:del w:id="28" w:author="Asus" w:date="2025-05-08T11:48:00Z" w16du:dateUtc="2025-05-08T04:48:00Z">
        <w:r w:rsidDel="0000049D">
          <w:rPr>
            <w:rFonts w:ascii="Times New Roman" w:eastAsia="Times New Roman" w:hAnsi="Times New Roman" w:cs="Times New Roman"/>
            <w:color w:val="000000"/>
            <w:sz w:val="24"/>
            <w:szCs w:val="24"/>
          </w:rPr>
          <w:delText xml:space="preserve">reading </w:delText>
        </w:r>
      </w:del>
      <w:ins w:id="29" w:author="Asus" w:date="2025-05-08T11:48:00Z" w16du:dateUtc="2025-05-08T04:48:00Z">
        <w:r w:rsidR="0000049D">
          <w:rPr>
            <w:rFonts w:ascii="Times New Roman" w:eastAsia="Times New Roman" w:hAnsi="Times New Roman" w:cs="Times New Roman"/>
            <w:color w:val="000000"/>
            <w:sz w:val="24"/>
            <w:szCs w:val="24"/>
          </w:rPr>
          <w:t xml:space="preserve">read </w:t>
        </w:r>
      </w:ins>
      <w:r>
        <w:rPr>
          <w:rFonts w:ascii="Times New Roman" w:eastAsia="Times New Roman" w:hAnsi="Times New Roman" w:cs="Times New Roman"/>
          <w:color w:val="000000"/>
          <w:sz w:val="24"/>
          <w:szCs w:val="24"/>
        </w:rPr>
        <w:t xml:space="preserve">aloud from the same book while the students are listening with the teacher's </w:t>
      </w:r>
      <w:r>
        <w:rPr>
          <w:rFonts w:ascii="Times New Roman" w:eastAsia="Times New Roman" w:hAnsi="Times New Roman" w:cs="Times New Roman"/>
          <w:sz w:val="24"/>
          <w:szCs w:val="24"/>
        </w:rPr>
        <w:t>voice slightly</w:t>
      </w:r>
      <w:r>
        <w:rPr>
          <w:rFonts w:ascii="Times New Roman" w:eastAsia="Times New Roman" w:hAnsi="Times New Roman" w:cs="Times New Roman"/>
          <w:color w:val="000000"/>
          <w:sz w:val="24"/>
          <w:szCs w:val="24"/>
        </w:rPr>
        <w:t xml:space="preserve"> faster than </w:t>
      </w:r>
      <w:ins w:id="30" w:author="Asus" w:date="2025-05-08T11:48:00Z" w16du:dateUtc="2025-05-08T04:48:00Z">
        <w:r w:rsidR="0000049D">
          <w:rPr>
            <w:rFonts w:ascii="Times New Roman" w:eastAsia="Times New Roman" w:hAnsi="Times New Roman" w:cs="Times New Roman"/>
            <w:color w:val="000000"/>
            <w:sz w:val="24"/>
            <w:szCs w:val="24"/>
          </w:rPr>
          <w:t xml:space="preserve">the </w:t>
        </w:r>
      </w:ins>
      <w:r>
        <w:rPr>
          <w:rFonts w:ascii="Times New Roman" w:eastAsia="Times New Roman" w:hAnsi="Times New Roman" w:cs="Times New Roman"/>
          <w:color w:val="000000"/>
          <w:sz w:val="24"/>
          <w:szCs w:val="24"/>
        </w:rPr>
        <w:t xml:space="preserve">students. Typically, the teacher takes a seat next to the students and focuses on </w:t>
      </w:r>
      <w:ins w:id="31" w:author="Asus" w:date="2025-05-08T11:48:00Z" w16du:dateUtc="2025-05-08T04:48:00Z">
        <w:r w:rsidR="0000049D">
          <w:rPr>
            <w:rFonts w:ascii="Times New Roman" w:eastAsia="Times New Roman" w:hAnsi="Times New Roman" w:cs="Times New Roman"/>
            <w:color w:val="000000"/>
            <w:sz w:val="24"/>
            <w:szCs w:val="24"/>
          </w:rPr>
          <w:t xml:space="preserve">the </w:t>
        </w:r>
      </w:ins>
      <w:r>
        <w:rPr>
          <w:rFonts w:ascii="Times New Roman" w:eastAsia="Times New Roman" w:hAnsi="Times New Roman" w:cs="Times New Roman"/>
          <w:sz w:val="24"/>
          <w:szCs w:val="24"/>
        </w:rPr>
        <w:t>students' reading</w:t>
      </w:r>
      <w:r>
        <w:rPr>
          <w:rFonts w:ascii="Times New Roman" w:eastAsia="Times New Roman" w:hAnsi="Times New Roman" w:cs="Times New Roman"/>
          <w:color w:val="000000"/>
          <w:sz w:val="24"/>
          <w:szCs w:val="24"/>
        </w:rPr>
        <w:t xml:space="preserve"> manner  (Khatimah, 2019). </w:t>
      </w:r>
      <w:del w:id="32" w:author="Asus" w:date="2025-05-08T11:49:00Z" w16du:dateUtc="2025-05-08T04:49:00Z">
        <w:r w:rsidDel="0000049D">
          <w:rPr>
            <w:rFonts w:ascii="Times New Roman" w:eastAsia="Times New Roman" w:hAnsi="Times New Roman" w:cs="Times New Roman"/>
            <w:color w:val="000000"/>
            <w:sz w:val="24"/>
            <w:szCs w:val="24"/>
          </w:rPr>
          <w:delText>The aim of NIM is</w:delText>
        </w:r>
      </w:del>
      <w:ins w:id="33" w:author="Asus" w:date="2025-05-08T11:49:00Z" w16du:dateUtc="2025-05-08T04:49:00Z">
        <w:r w:rsidR="0000049D">
          <w:rPr>
            <w:rFonts w:ascii="Times New Roman" w:eastAsia="Times New Roman" w:hAnsi="Times New Roman" w:cs="Times New Roman"/>
            <w:color w:val="000000"/>
            <w:sz w:val="24"/>
            <w:szCs w:val="24"/>
          </w:rPr>
          <w:t>NIM aims</w:t>
        </w:r>
      </w:ins>
      <w:r>
        <w:rPr>
          <w:rFonts w:ascii="Times New Roman" w:eastAsia="Times New Roman" w:hAnsi="Times New Roman" w:cs="Times New Roman"/>
          <w:color w:val="000000"/>
          <w:sz w:val="24"/>
          <w:szCs w:val="24"/>
        </w:rPr>
        <w:t xml:space="preserve"> to develop reading and text comprehension skills by modeling oral reading that is equally performed by </w:t>
      </w:r>
      <w:ins w:id="34" w:author="Asus" w:date="2025-05-08T11:48:00Z" w16du:dateUtc="2025-05-08T04:48:00Z">
        <w:r w:rsidR="0000049D">
          <w:rPr>
            <w:rFonts w:ascii="Times New Roman" w:eastAsia="Times New Roman" w:hAnsi="Times New Roman" w:cs="Times New Roman"/>
            <w:color w:val="000000"/>
            <w:sz w:val="24"/>
            <w:szCs w:val="24"/>
          </w:rPr>
          <w:t xml:space="preserve">the </w:t>
        </w:r>
      </w:ins>
      <w:r>
        <w:rPr>
          <w:rFonts w:ascii="Times New Roman" w:eastAsia="Times New Roman" w:hAnsi="Times New Roman" w:cs="Times New Roman"/>
          <w:color w:val="000000"/>
          <w:sz w:val="24"/>
          <w:szCs w:val="24"/>
        </w:rPr>
        <w:t xml:space="preserve">teacher and students. Subsequently, students could read more fluently and understand the content of texts. Hence, this method is </w:t>
      </w:r>
      <w:del w:id="35" w:author="Asus" w:date="2025-05-08T11:48:00Z" w16du:dateUtc="2025-05-08T04:48:00Z">
        <w:r w:rsidDel="0000049D">
          <w:rPr>
            <w:rFonts w:ascii="Times New Roman" w:eastAsia="Times New Roman" w:hAnsi="Times New Roman" w:cs="Times New Roman"/>
            <w:color w:val="000000"/>
            <w:sz w:val="24"/>
            <w:szCs w:val="24"/>
          </w:rPr>
          <w:delText>very beneficial and helpful</w:delText>
        </w:r>
      </w:del>
      <w:ins w:id="36" w:author="Asus" w:date="2025-05-08T11:48:00Z" w16du:dateUtc="2025-05-08T04:48:00Z">
        <w:r w:rsidR="0000049D">
          <w:rPr>
            <w:rFonts w:ascii="Times New Roman" w:eastAsia="Times New Roman" w:hAnsi="Times New Roman" w:cs="Times New Roman"/>
            <w:color w:val="000000"/>
            <w:sz w:val="24"/>
            <w:szCs w:val="24"/>
          </w:rPr>
          <w:t>beneficial</w:t>
        </w:r>
      </w:ins>
      <w:r>
        <w:rPr>
          <w:rFonts w:ascii="Times New Roman" w:eastAsia="Times New Roman" w:hAnsi="Times New Roman" w:cs="Times New Roman"/>
          <w:color w:val="000000"/>
          <w:sz w:val="24"/>
          <w:szCs w:val="24"/>
        </w:rPr>
        <w:t xml:space="preserve"> in enhancing and developing reading comprehension.</w:t>
      </w:r>
    </w:p>
    <w:p w14:paraId="2CA588E8" w14:textId="07EC481A"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Based on the researcher’s preliminary study</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the researcher conducted a personal communication with an English teacher at SMPN 7 Palembang. The teacher explained that students still struggle to comprehend the texts’ meaning and content. Consequently, they are unable to understand it. Factors that influence the students are </w:t>
      </w:r>
      <w:ins w:id="37" w:author="Asus" w:date="2025-05-08T11:49:00Z" w16du:dateUtc="2025-05-08T04:49:00Z">
        <w:r w:rsidR="0000049D">
          <w:rPr>
            <w:rFonts w:ascii="Times New Roman" w:eastAsia="Times New Roman" w:hAnsi="Times New Roman" w:cs="Times New Roman"/>
            <w:color w:val="000000"/>
            <w:sz w:val="24"/>
            <w:szCs w:val="24"/>
          </w:rPr>
          <w:t xml:space="preserve">a </w:t>
        </w:r>
      </w:ins>
      <w:r>
        <w:rPr>
          <w:rFonts w:ascii="Times New Roman" w:eastAsia="Times New Roman" w:hAnsi="Times New Roman" w:cs="Times New Roman"/>
          <w:color w:val="000000"/>
          <w:sz w:val="24"/>
          <w:szCs w:val="24"/>
        </w:rPr>
        <w:t xml:space="preserve">lack of mastery </w:t>
      </w:r>
      <w:r>
        <w:rPr>
          <w:rFonts w:ascii="Times New Roman" w:eastAsia="Times New Roman" w:hAnsi="Times New Roman" w:cs="Times New Roman"/>
          <w:color w:val="000000"/>
          <w:sz w:val="24"/>
          <w:szCs w:val="24"/>
        </w:rPr>
        <w:lastRenderedPageBreak/>
        <w:t xml:space="preserve">and understanding </w:t>
      </w:r>
      <w:ins w:id="38" w:author="Asus" w:date="2025-05-08T11:49:00Z" w16du:dateUtc="2025-05-08T04:49:00Z">
        <w:r w:rsidR="0000049D">
          <w:rPr>
            <w:rFonts w:ascii="Times New Roman" w:eastAsia="Times New Roman" w:hAnsi="Times New Roman" w:cs="Times New Roman"/>
            <w:color w:val="000000"/>
            <w:sz w:val="24"/>
            <w:szCs w:val="24"/>
          </w:rPr>
          <w:t xml:space="preserve">of </w:t>
        </w:r>
      </w:ins>
      <w:r>
        <w:rPr>
          <w:rFonts w:ascii="Times New Roman" w:eastAsia="Times New Roman" w:hAnsi="Times New Roman" w:cs="Times New Roman"/>
          <w:color w:val="000000"/>
          <w:sz w:val="24"/>
          <w:szCs w:val="24"/>
        </w:rPr>
        <w:t>vocabularies and pronunciation that is still inaccurate. Moreover, they are also not equipped to learn English from elementary school since</w:t>
      </w:r>
      <w:ins w:id="39" w:author="Asus" w:date="2025-05-08T11:49:00Z" w16du:dateUtc="2025-05-08T04:49:00Z">
        <w:r w:rsidR="0000049D">
          <w:rPr>
            <w:rFonts w:ascii="Times New Roman" w:eastAsia="Times New Roman" w:hAnsi="Times New Roman" w:cs="Times New Roman"/>
            <w:color w:val="000000"/>
            <w:sz w:val="24"/>
            <w:szCs w:val="24"/>
          </w:rPr>
          <w:t>,</w:t>
        </w:r>
      </w:ins>
      <w:r>
        <w:rPr>
          <w:rFonts w:ascii="Times New Roman" w:eastAsia="Times New Roman" w:hAnsi="Times New Roman" w:cs="Times New Roman"/>
          <w:color w:val="000000"/>
          <w:sz w:val="24"/>
          <w:szCs w:val="24"/>
        </w:rPr>
        <w:t xml:space="preserve"> in this new curriculum, they do not take a course, </w:t>
      </w:r>
      <w:r>
        <w:rPr>
          <w:rFonts w:ascii="Times New Roman" w:eastAsia="Times New Roman" w:hAnsi="Times New Roman" w:cs="Times New Roman"/>
          <w:sz w:val="24"/>
          <w:szCs w:val="24"/>
        </w:rPr>
        <w:t>are too lazy</w:t>
      </w:r>
      <w:r>
        <w:rPr>
          <w:rFonts w:ascii="Times New Roman" w:eastAsia="Times New Roman" w:hAnsi="Times New Roman" w:cs="Times New Roman"/>
          <w:color w:val="000000"/>
          <w:sz w:val="24"/>
          <w:szCs w:val="24"/>
        </w:rPr>
        <w:t xml:space="preserve"> to bring a dictionary, </w:t>
      </w:r>
      <w:r>
        <w:rPr>
          <w:rFonts w:ascii="Times New Roman" w:eastAsia="Times New Roman" w:hAnsi="Times New Roman" w:cs="Times New Roman"/>
          <w:sz w:val="24"/>
          <w:szCs w:val="24"/>
        </w:rPr>
        <w:t>and lack interest</w:t>
      </w:r>
      <w:r>
        <w:rPr>
          <w:rFonts w:ascii="Times New Roman" w:eastAsia="Times New Roman" w:hAnsi="Times New Roman" w:cs="Times New Roman"/>
          <w:color w:val="000000"/>
          <w:sz w:val="24"/>
          <w:szCs w:val="24"/>
        </w:rPr>
        <w:t xml:space="preserve"> in translating and </w:t>
      </w:r>
      <w:r>
        <w:rPr>
          <w:rFonts w:ascii="Times New Roman" w:eastAsia="Times New Roman" w:hAnsi="Times New Roman" w:cs="Times New Roman"/>
          <w:sz w:val="24"/>
          <w:szCs w:val="24"/>
        </w:rPr>
        <w:t>comprehending.</w:t>
      </w:r>
      <w:r>
        <w:rPr>
          <w:rFonts w:ascii="Times New Roman" w:eastAsia="Times New Roman" w:hAnsi="Times New Roman" w:cs="Times New Roman"/>
          <w:color w:val="000000"/>
          <w:sz w:val="24"/>
          <w:szCs w:val="24"/>
        </w:rPr>
        <w:t xml:space="preserve"> Subsequently, when the teacher gave 5W+1H questions, they </w:t>
      </w:r>
      <w:del w:id="40" w:author="Asus" w:date="2025-05-08T11:49:00Z" w16du:dateUtc="2025-05-08T04:49:00Z">
        <w:r w:rsidDel="0000049D">
          <w:rPr>
            <w:rFonts w:ascii="Times New Roman" w:eastAsia="Times New Roman" w:hAnsi="Times New Roman" w:cs="Times New Roman"/>
            <w:color w:val="000000"/>
            <w:sz w:val="24"/>
            <w:szCs w:val="24"/>
          </w:rPr>
          <w:delText>even could not</w:delText>
        </w:r>
      </w:del>
      <w:ins w:id="41" w:author="Asus" w:date="2025-05-08T11:49:00Z" w16du:dateUtc="2025-05-08T04:49:00Z">
        <w:r w:rsidR="0000049D">
          <w:rPr>
            <w:rFonts w:ascii="Times New Roman" w:eastAsia="Times New Roman" w:hAnsi="Times New Roman" w:cs="Times New Roman"/>
            <w:color w:val="000000"/>
            <w:sz w:val="24"/>
            <w:szCs w:val="24"/>
          </w:rPr>
          <w:t>could not even</w:t>
        </w:r>
      </w:ins>
      <w:r>
        <w:rPr>
          <w:rFonts w:ascii="Times New Roman" w:eastAsia="Times New Roman" w:hAnsi="Times New Roman" w:cs="Times New Roman"/>
          <w:color w:val="000000"/>
          <w:sz w:val="24"/>
          <w:szCs w:val="24"/>
        </w:rPr>
        <w:t xml:space="preserve"> answer it, especially when answering more complex questions such as determining the main idea and so forth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Hence, </w:t>
      </w:r>
      <w:r>
        <w:rPr>
          <w:rFonts w:ascii="Times New Roman" w:eastAsia="Times New Roman" w:hAnsi="Times New Roman" w:cs="Times New Roman"/>
          <w:sz w:val="24"/>
          <w:szCs w:val="24"/>
        </w:rPr>
        <w:t xml:space="preserve">they are </w:t>
      </w:r>
      <w:del w:id="42" w:author="Asus" w:date="2025-05-08T11:49:00Z" w16du:dateUtc="2025-05-08T04:49:00Z">
        <w:r w:rsidDel="0000049D">
          <w:rPr>
            <w:rFonts w:ascii="Times New Roman" w:eastAsia="Times New Roman" w:hAnsi="Times New Roman" w:cs="Times New Roman"/>
            <w:sz w:val="24"/>
            <w:szCs w:val="24"/>
          </w:rPr>
          <w:delText>really</w:delText>
        </w:r>
        <w:r w:rsidDel="0000049D">
          <w:rPr>
            <w:rFonts w:ascii="Times New Roman" w:eastAsia="Times New Roman" w:hAnsi="Times New Roman" w:cs="Times New Roman"/>
            <w:color w:val="000000"/>
            <w:sz w:val="24"/>
            <w:szCs w:val="24"/>
          </w:rPr>
          <w:delText xml:space="preserve"> </w:delText>
        </w:r>
      </w:del>
      <w:r>
        <w:rPr>
          <w:rFonts w:ascii="Times New Roman" w:eastAsia="Times New Roman" w:hAnsi="Times New Roman" w:cs="Times New Roman"/>
          <w:color w:val="000000"/>
          <w:sz w:val="24"/>
          <w:szCs w:val="24"/>
        </w:rPr>
        <w:t xml:space="preserve">confused and have difficulty </w:t>
      </w:r>
      <w:r>
        <w:rPr>
          <w:rFonts w:ascii="Times New Roman" w:eastAsia="Times New Roman" w:hAnsi="Times New Roman" w:cs="Times New Roman"/>
          <w:sz w:val="24"/>
          <w:szCs w:val="24"/>
        </w:rPr>
        <w:t>doing</w:t>
      </w:r>
      <w:r>
        <w:rPr>
          <w:rFonts w:ascii="Times New Roman" w:eastAsia="Times New Roman" w:hAnsi="Times New Roman" w:cs="Times New Roman"/>
          <w:color w:val="000000"/>
          <w:sz w:val="24"/>
          <w:szCs w:val="24"/>
        </w:rPr>
        <w:t xml:space="preserve"> the tasks and exams that could impact </w:t>
      </w:r>
      <w:del w:id="43" w:author="Asus" w:date="2025-05-08T11:49:00Z" w16du:dateUtc="2025-05-08T04:49:00Z">
        <w:r w:rsidDel="0000049D">
          <w:rPr>
            <w:rFonts w:ascii="Times New Roman" w:eastAsia="Times New Roman" w:hAnsi="Times New Roman" w:cs="Times New Roman"/>
            <w:color w:val="000000"/>
            <w:sz w:val="24"/>
            <w:szCs w:val="24"/>
          </w:rPr>
          <w:delText xml:space="preserve">on </w:delText>
        </w:r>
      </w:del>
      <w:r>
        <w:rPr>
          <w:rFonts w:ascii="Times New Roman" w:eastAsia="Times New Roman" w:hAnsi="Times New Roman" w:cs="Times New Roman"/>
          <w:color w:val="000000"/>
          <w:sz w:val="24"/>
          <w:szCs w:val="24"/>
        </w:rPr>
        <w:t xml:space="preserve">their academic achievement. </w:t>
      </w:r>
    </w:p>
    <w:p w14:paraId="65820572" w14:textId="7AAAF2B2"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seeks to address the challenges in teaching methods by employing the Neurological Impress Method (NIM) as a solution. Through this method, the researcher introduced students to the NIM</w:t>
      </w:r>
      <w:ins w:id="44" w:author="Asus" w:date="2025-05-08T11:49:00Z" w16du:dateUtc="2025-05-08T04:49:00Z">
        <w:r w:rsidR="0000049D">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encouraging them to read confidently without fear of making a mistake. In the application of NIM, it requires the teacher and students </w:t>
      </w:r>
      <w:del w:id="45" w:author="Asus" w:date="2025-05-08T11:50:00Z" w16du:dateUtc="2025-05-08T04:50:00Z">
        <w:r w:rsidDel="0000049D">
          <w:rPr>
            <w:rFonts w:ascii="Times New Roman" w:eastAsia="Times New Roman" w:hAnsi="Times New Roman" w:cs="Times New Roman"/>
            <w:sz w:val="24"/>
            <w:szCs w:val="24"/>
          </w:rPr>
          <w:delText xml:space="preserve">reading </w:delText>
        </w:r>
      </w:del>
      <w:ins w:id="46" w:author="Asus" w:date="2025-05-08T11:50:00Z" w16du:dateUtc="2025-05-08T04:50:00Z">
        <w:r w:rsidR="0000049D">
          <w:rPr>
            <w:rFonts w:ascii="Times New Roman" w:eastAsia="Times New Roman" w:hAnsi="Times New Roman" w:cs="Times New Roman"/>
            <w:sz w:val="24"/>
            <w:szCs w:val="24"/>
          </w:rPr>
          <w:t xml:space="preserve">to read </w:t>
        </w:r>
      </w:ins>
      <w:r>
        <w:rPr>
          <w:rFonts w:ascii="Times New Roman" w:eastAsia="Times New Roman" w:hAnsi="Times New Roman" w:cs="Times New Roman"/>
          <w:sz w:val="24"/>
          <w:szCs w:val="24"/>
        </w:rPr>
        <w:t xml:space="preserve">aloud from the same book while the students </w:t>
      </w:r>
      <w:del w:id="47" w:author="Asus" w:date="2025-05-08T11:50:00Z" w16du:dateUtc="2025-05-08T04:50:00Z">
        <w:r w:rsidDel="0000049D">
          <w:rPr>
            <w:rFonts w:ascii="Times New Roman" w:eastAsia="Times New Roman" w:hAnsi="Times New Roman" w:cs="Times New Roman"/>
            <w:sz w:val="24"/>
            <w:szCs w:val="24"/>
          </w:rPr>
          <w:delText>are listening</w:delText>
        </w:r>
      </w:del>
      <w:ins w:id="48" w:author="Asus" w:date="2025-05-08T11:50:00Z" w16du:dateUtc="2025-05-08T04:50:00Z">
        <w:r w:rsidR="0000049D">
          <w:rPr>
            <w:rFonts w:ascii="Times New Roman" w:eastAsia="Times New Roman" w:hAnsi="Times New Roman" w:cs="Times New Roman"/>
            <w:sz w:val="24"/>
            <w:szCs w:val="24"/>
          </w:rPr>
          <w:t>listen</w:t>
        </w:r>
      </w:ins>
      <w:r>
        <w:rPr>
          <w:rFonts w:ascii="Times New Roman" w:eastAsia="Times New Roman" w:hAnsi="Times New Roman" w:cs="Times New Roman"/>
          <w:sz w:val="24"/>
          <w:szCs w:val="24"/>
        </w:rPr>
        <w:t xml:space="preserve"> with the teacher's voice slightly faster than </w:t>
      </w:r>
      <w:ins w:id="49" w:author="Asus" w:date="2025-05-08T11:50:00Z" w16du:dateUtc="2025-05-08T04:50:00Z">
        <w:r w:rsidR="0000049D">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students. Typically, the teacher takes a seat next to the students and focuses on </w:t>
      </w:r>
      <w:ins w:id="50" w:author="Asus" w:date="2025-05-08T11:50:00Z" w16du:dateUtc="2025-05-08T04:50:00Z">
        <w:r w:rsidR="0000049D">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students' reading manner  (Khatimah, 2019). </w:t>
      </w:r>
    </w:p>
    <w:p w14:paraId="4817C619" w14:textId="0EDE3B3E"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del w:id="51" w:author="Asus" w:date="2025-05-08T11:50:00Z" w16du:dateUtc="2025-05-08T04:50:00Z">
        <w:r w:rsidDel="0000049D">
          <w:rPr>
            <w:rFonts w:ascii="Times New Roman" w:eastAsia="Times New Roman" w:hAnsi="Times New Roman" w:cs="Times New Roman"/>
            <w:sz w:val="24"/>
            <w:szCs w:val="24"/>
          </w:rPr>
          <w:delText>The aim of NIM is</w:delText>
        </w:r>
      </w:del>
      <w:ins w:id="52" w:author="Asus" w:date="2025-05-08T11:50:00Z" w16du:dateUtc="2025-05-08T04:50:00Z">
        <w:r w:rsidR="0000049D">
          <w:rPr>
            <w:rFonts w:ascii="Times New Roman" w:eastAsia="Times New Roman" w:hAnsi="Times New Roman" w:cs="Times New Roman"/>
            <w:sz w:val="24"/>
            <w:szCs w:val="24"/>
          </w:rPr>
          <w:t>NIM aims</w:t>
        </w:r>
      </w:ins>
      <w:r>
        <w:rPr>
          <w:rFonts w:ascii="Times New Roman" w:eastAsia="Times New Roman" w:hAnsi="Times New Roman" w:cs="Times New Roman"/>
          <w:sz w:val="24"/>
          <w:szCs w:val="24"/>
        </w:rPr>
        <w:t xml:space="preserve"> to develop reading and text comprehension skills by modeling oral reading that is equally performed by </w:t>
      </w:r>
      <w:ins w:id="53" w:author="Asus" w:date="2025-05-08T11:50:00Z" w16du:dateUtc="2025-05-08T04:50:00Z">
        <w:r w:rsidR="0000049D">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teacher and students. Subsequently, students could read more fluently and understand the content of texts. Hence, this method is </w:t>
      </w:r>
      <w:del w:id="54" w:author="Asus" w:date="2025-05-08T11:50:00Z" w16du:dateUtc="2025-05-08T04:50:00Z">
        <w:r w:rsidDel="0000049D">
          <w:rPr>
            <w:rFonts w:ascii="Times New Roman" w:eastAsia="Times New Roman" w:hAnsi="Times New Roman" w:cs="Times New Roman"/>
            <w:sz w:val="24"/>
            <w:szCs w:val="24"/>
          </w:rPr>
          <w:delText>very beneficial and helpful</w:delText>
        </w:r>
      </w:del>
      <w:ins w:id="55" w:author="Asus" w:date="2025-05-08T11:50:00Z" w16du:dateUtc="2025-05-08T04:50:00Z">
        <w:r w:rsidR="0000049D">
          <w:rPr>
            <w:rFonts w:ascii="Times New Roman" w:eastAsia="Times New Roman" w:hAnsi="Times New Roman" w:cs="Times New Roman"/>
            <w:sz w:val="24"/>
            <w:szCs w:val="24"/>
          </w:rPr>
          <w:t>beneficial</w:t>
        </w:r>
      </w:ins>
      <w:r>
        <w:rPr>
          <w:rFonts w:ascii="Times New Roman" w:eastAsia="Times New Roman" w:hAnsi="Times New Roman" w:cs="Times New Roman"/>
          <w:sz w:val="24"/>
          <w:szCs w:val="24"/>
        </w:rPr>
        <w:t xml:space="preserve"> in enhancing and developing reading comprehension.</w:t>
      </w:r>
    </w:p>
    <w:p w14:paraId="53178532" w14:textId="77777777" w:rsidR="00107C21" w:rsidRDefault="00107C21">
      <w:pPr>
        <w:keepNext/>
        <w:pBdr>
          <w:top w:val="nil"/>
          <w:left w:val="nil"/>
          <w:bottom w:val="nil"/>
          <w:right w:val="nil"/>
          <w:between w:val="nil"/>
        </w:pBdr>
        <w:jc w:val="both"/>
        <w:rPr>
          <w:rFonts w:ascii="Times New Roman" w:eastAsia="Times New Roman" w:hAnsi="Times New Roman" w:cs="Times New Roman"/>
          <w:sz w:val="24"/>
          <w:szCs w:val="24"/>
        </w:rPr>
      </w:pPr>
    </w:p>
    <w:p w14:paraId="485DC061" w14:textId="77777777" w:rsidR="00107C21" w:rsidRDefault="00000000">
      <w:pPr>
        <w:keepNext/>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Concept of Teaching Reading Comprehension</w:t>
      </w:r>
    </w:p>
    <w:p w14:paraId="4FAA34AF" w14:textId="77777777"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Teaching is offering directions, assisting with the study of a subject, imparting knowledge, and leading someone to understand are all examples of imparting or helping someone to do something (Brown, 2000). Teaching provides a complex process and activity in which a teacher acts as a facilitator and guide to help students acquire new knowledge and skills. </w:t>
      </w:r>
    </w:p>
    <w:p w14:paraId="4FB4098C" w14:textId="00FC798E"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Johnson (2008) claims that reading is the act of applying our critical thinking skills to textual material for the purpose of ascertaining the conveyed message.  Additionally, through reading, someone could become </w:t>
      </w:r>
      <w:ins w:id="56" w:author="Asus" w:date="2025-05-08T11:51:00Z" w16du:dateUtc="2025-05-08T04:51:00Z">
        <w:r w:rsidR="0000049D">
          <w:rPr>
            <w:rFonts w:ascii="Times New Roman" w:eastAsia="Times New Roman" w:hAnsi="Times New Roman" w:cs="Times New Roman"/>
            <w:sz w:val="24"/>
            <w:szCs w:val="24"/>
          </w:rPr>
          <w:t>good readers</w:t>
        </w:r>
      </w:ins>
      <w:del w:id="57" w:author="Asus" w:date="2025-05-08T11:51:00Z" w16du:dateUtc="2025-05-08T04:51:00Z">
        <w:r w:rsidDel="0000049D">
          <w:rPr>
            <w:rFonts w:ascii="Times New Roman" w:eastAsia="Times New Roman" w:hAnsi="Times New Roman" w:cs="Times New Roman"/>
            <w:sz w:val="24"/>
            <w:szCs w:val="24"/>
          </w:rPr>
          <w:delText>good readers</w:delText>
        </w:r>
      </w:del>
      <w:r>
        <w:rPr>
          <w:rFonts w:ascii="Times New Roman" w:eastAsia="Times New Roman" w:hAnsi="Times New Roman" w:cs="Times New Roman"/>
          <w:sz w:val="24"/>
          <w:szCs w:val="24"/>
        </w:rPr>
        <w:t xml:space="preserve">, enhance writing </w:t>
      </w:r>
      <w:del w:id="58" w:author="Asus" w:date="2025-05-08T11:51:00Z" w16du:dateUtc="2025-05-08T04:51:00Z">
        <w:r w:rsidDel="0000049D">
          <w:rPr>
            <w:rFonts w:ascii="Times New Roman" w:eastAsia="Times New Roman" w:hAnsi="Times New Roman" w:cs="Times New Roman"/>
            <w:sz w:val="24"/>
            <w:szCs w:val="24"/>
          </w:rPr>
          <w:delText>skill</w:delText>
        </w:r>
      </w:del>
      <w:ins w:id="59" w:author="Asus" w:date="2025-05-08T11:51:00Z" w16du:dateUtc="2025-05-08T04:51:00Z">
        <w:r w:rsidR="0000049D">
          <w:rPr>
            <w:rFonts w:ascii="Times New Roman" w:eastAsia="Times New Roman" w:hAnsi="Times New Roman" w:cs="Times New Roman"/>
            <w:sz w:val="24"/>
            <w:szCs w:val="24"/>
          </w:rPr>
          <w:t>skills</w:t>
        </w:r>
      </w:ins>
      <w:r>
        <w:rPr>
          <w:rFonts w:ascii="Times New Roman" w:eastAsia="Times New Roman" w:hAnsi="Times New Roman" w:cs="Times New Roman"/>
          <w:sz w:val="24"/>
          <w:szCs w:val="24"/>
        </w:rPr>
        <w:t xml:space="preserve">, develop sufficient vocabulary, become proficient in complex grammatical constructs, and become </w:t>
      </w:r>
      <w:ins w:id="60" w:author="Asus" w:date="2025-05-08T11:51:00Z" w16du:dateUtc="2025-05-08T04:51:00Z">
        <w:r w:rsidR="0000049D">
          <w:rPr>
            <w:rFonts w:ascii="Times New Roman" w:eastAsia="Times New Roman" w:hAnsi="Times New Roman" w:cs="Times New Roman"/>
            <w:sz w:val="24"/>
            <w:szCs w:val="24"/>
          </w:rPr>
          <w:t xml:space="preserve">a </w:t>
        </w:r>
      </w:ins>
      <w:r>
        <w:rPr>
          <w:rFonts w:ascii="Times New Roman" w:eastAsia="Times New Roman" w:hAnsi="Times New Roman" w:cs="Times New Roman"/>
          <w:sz w:val="24"/>
          <w:szCs w:val="24"/>
        </w:rPr>
        <w:t xml:space="preserve">good </w:t>
      </w:r>
      <w:del w:id="61" w:author="Asus" w:date="2025-05-08T11:51:00Z" w16du:dateUtc="2025-05-08T04:51:00Z">
        <w:r w:rsidDel="0000049D">
          <w:rPr>
            <w:rFonts w:ascii="Times New Roman" w:eastAsia="Times New Roman" w:hAnsi="Times New Roman" w:cs="Times New Roman"/>
            <w:sz w:val="24"/>
            <w:szCs w:val="24"/>
          </w:rPr>
          <w:delText xml:space="preserve">readers </w:delText>
        </w:r>
      </w:del>
      <w:ins w:id="62" w:author="Asus" w:date="2025-05-08T11:51:00Z" w16du:dateUtc="2025-05-08T04:51:00Z">
        <w:r w:rsidR="0000049D">
          <w:rPr>
            <w:rFonts w:ascii="Times New Roman" w:eastAsia="Times New Roman" w:hAnsi="Times New Roman" w:cs="Times New Roman"/>
            <w:sz w:val="24"/>
            <w:szCs w:val="24"/>
          </w:rPr>
          <w:t xml:space="preserve">reader </w:t>
        </w:r>
      </w:ins>
      <w:r>
        <w:rPr>
          <w:rFonts w:ascii="Times New Roman" w:eastAsia="Times New Roman" w:hAnsi="Times New Roman" w:cs="Times New Roman"/>
          <w:sz w:val="24"/>
          <w:szCs w:val="24"/>
        </w:rPr>
        <w:t>(Krashen, 2004). Thus, reading allows individuals to obtain information and build their knowledge.</w:t>
      </w:r>
    </w:p>
    <w:p w14:paraId="48DF0FE2" w14:textId="59C8D363"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Comprehension shows the capability of readers to understand something completely and the information obtained as </w:t>
      </w:r>
      <w:del w:id="63" w:author="Asus" w:date="2025-05-08T11:51:00Z" w16du:dateUtc="2025-05-08T04:51:00Z">
        <w:r w:rsidDel="0000049D">
          <w:rPr>
            <w:rFonts w:ascii="Times New Roman" w:eastAsia="Times New Roman" w:hAnsi="Times New Roman" w:cs="Times New Roman"/>
            <w:sz w:val="24"/>
            <w:szCs w:val="24"/>
          </w:rPr>
          <w:delText xml:space="preserve">the </w:delText>
        </w:r>
      </w:del>
      <w:ins w:id="64" w:author="Asus" w:date="2025-05-08T11:51:00Z" w16du:dateUtc="2025-05-08T04:51:00Z">
        <w:r w:rsidR="0000049D">
          <w:rPr>
            <w:rFonts w:ascii="Times New Roman" w:eastAsia="Times New Roman" w:hAnsi="Times New Roman" w:cs="Times New Roman"/>
            <w:sz w:val="24"/>
            <w:szCs w:val="24"/>
          </w:rPr>
          <w:t xml:space="preserve">a </w:t>
        </w:r>
      </w:ins>
      <w:r>
        <w:rPr>
          <w:rFonts w:ascii="Times New Roman" w:eastAsia="Times New Roman" w:hAnsi="Times New Roman" w:cs="Times New Roman"/>
          <w:sz w:val="24"/>
          <w:szCs w:val="24"/>
        </w:rPr>
        <w:t xml:space="preserve">result. (Elbro et al., 2014) proposed that reading comprehension requires at least a basic level of word reading since readers could not comprehend a text as a whole if they are unable to recognize (decode) the words in it. Reading comprehension skill is an important key for students to obtain knowledge from the texts they read since it will have an impact in all </w:t>
      </w:r>
      <w:del w:id="65" w:author="Asus" w:date="2025-05-08T11:50:00Z" w16du:dateUtc="2025-05-08T04:50:00Z">
        <w:r w:rsidDel="0000049D">
          <w:rPr>
            <w:rFonts w:ascii="Times New Roman" w:eastAsia="Times New Roman" w:hAnsi="Times New Roman" w:cs="Times New Roman"/>
            <w:sz w:val="24"/>
            <w:szCs w:val="24"/>
          </w:rPr>
          <w:delText xml:space="preserve">various </w:delText>
        </w:r>
      </w:del>
      <w:r>
        <w:rPr>
          <w:rFonts w:ascii="Times New Roman" w:eastAsia="Times New Roman" w:hAnsi="Times New Roman" w:cs="Times New Roman"/>
          <w:sz w:val="24"/>
          <w:szCs w:val="24"/>
        </w:rPr>
        <w:t>aspects of life.</w:t>
      </w:r>
    </w:p>
    <w:p w14:paraId="30712AA4" w14:textId="77777777" w:rsidR="007B76CD" w:rsidRDefault="007B76CD"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Considering the definitions given above, teaching reading comprehension involves helping students understand the text’s content and information that they have read.</w:t>
      </w:r>
    </w:p>
    <w:p w14:paraId="007DB1BE" w14:textId="77777777" w:rsidR="00146D4D" w:rsidRDefault="00146D4D"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p>
    <w:p w14:paraId="71188988" w14:textId="77777777" w:rsidR="00107C21" w:rsidRDefault="00000000" w:rsidP="007B76CD">
      <w:pPr>
        <w:keepNext/>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Concept of Neurological Impress Method </w:t>
      </w:r>
    </w:p>
    <w:p w14:paraId="5561197F" w14:textId="3A23D97D" w:rsidR="007B76CD"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Woolley (2011), the Neurological Impress Method is a variation of the repeated reading method. The method aims to affix the words in the students’ brain (Cecil, 2017). In addition, Heckelman (1969)</w:t>
      </w:r>
      <w:ins w:id="66" w:author="Asus" w:date="2025-05-08T11:51:00Z" w16du:dateUtc="2025-05-08T04:51:00Z">
        <w:r w:rsidR="0000049D">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as cited in Manzo and Manzo (1993) described that NIM is a simultaneous reading process where the teacher and students read </w:t>
      </w:r>
      <w:r>
        <w:rPr>
          <w:rFonts w:ascii="Times New Roman" w:eastAsia="Times New Roman" w:hAnsi="Times New Roman" w:cs="Times New Roman"/>
          <w:sz w:val="24"/>
          <w:szCs w:val="24"/>
        </w:rPr>
        <w:lastRenderedPageBreak/>
        <w:t xml:space="preserve">aloud side by side, using their fingers to track the text. The teacher’s voice is slightly faster than the students. </w:t>
      </w:r>
    </w:p>
    <w:p w14:paraId="091C0285" w14:textId="77777777" w:rsidR="00107C21" w:rsidRDefault="00000000" w:rsidP="00556993">
      <w:pPr>
        <w:keepNext/>
        <w:pBdr>
          <w:top w:val="nil"/>
          <w:left w:val="nil"/>
          <w:bottom w:val="nil"/>
          <w:right w:val="nil"/>
          <w:between w:val="nil"/>
        </w:pBd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stated by Edwards (2003), steps in teaching reading using NIM are as follows.</w:t>
      </w:r>
    </w:p>
    <w:p w14:paraId="12995294"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selects reading material that is slightly above the students’ level.</w:t>
      </w:r>
    </w:p>
    <w:p w14:paraId="1F01BC54"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sits slightly behind the student on the right side.</w:t>
      </w:r>
    </w:p>
    <w:p w14:paraId="20A29DB6"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and students read the same text together.</w:t>
      </w:r>
    </w:p>
    <w:p w14:paraId="198915A1"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reads into the student’s right ear.</w:t>
      </w:r>
    </w:p>
    <w:p w14:paraId="3B0F720B"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uses the index finger as a guide while reading.</w:t>
      </w:r>
    </w:p>
    <w:p w14:paraId="5A96DE72"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reads slightly louder and ahead of the students.</w:t>
      </w:r>
    </w:p>
    <w:p w14:paraId="68E09C12"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explains difficult words when needed.</w:t>
      </w:r>
    </w:p>
    <w:p w14:paraId="0BD04485"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ensures that the finger movement, voice, and words are synchronized.</w:t>
      </w:r>
    </w:p>
    <w:p w14:paraId="4FE15DF5"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 the students to take the lead in reading when they are ready.</w:t>
      </w:r>
    </w:p>
    <w:p w14:paraId="13DE7053"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more challenging reading material when the students are ready.</w:t>
      </w:r>
    </w:p>
    <w:p w14:paraId="5787DE57" w14:textId="77777777" w:rsidR="00107C21" w:rsidRDefault="00107C21">
      <w:pPr>
        <w:keepNext/>
        <w:pBdr>
          <w:top w:val="nil"/>
          <w:left w:val="nil"/>
          <w:bottom w:val="nil"/>
          <w:right w:val="nil"/>
          <w:between w:val="nil"/>
        </w:pBdr>
        <w:jc w:val="both"/>
        <w:rPr>
          <w:rFonts w:ascii="Times New Roman" w:eastAsia="Times New Roman" w:hAnsi="Times New Roman" w:cs="Times New Roman"/>
          <w:sz w:val="24"/>
          <w:szCs w:val="24"/>
        </w:rPr>
      </w:pPr>
    </w:p>
    <w:p w14:paraId="1269A6AB" w14:textId="77777777" w:rsidR="00107C21" w:rsidRPr="0035643F" w:rsidRDefault="00000000">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METHODOLOGY</w:t>
      </w:r>
    </w:p>
    <w:p w14:paraId="7A2BB9A5" w14:textId="77777777" w:rsidR="0035643F" w:rsidRPr="00C84829" w:rsidRDefault="0035643F" w:rsidP="0035643F">
      <w:pPr>
        <w:spacing w:line="360" w:lineRule="auto"/>
        <w:jc w:val="both"/>
        <w:rPr>
          <w:rFonts w:ascii="Times New Roman" w:eastAsia="Times New Roman" w:hAnsi="Times New Roman" w:cs="Times New Roman"/>
          <w:bCs/>
          <w:sz w:val="24"/>
          <w:szCs w:val="24"/>
        </w:rPr>
      </w:pPr>
      <w:r w:rsidRPr="00C84829">
        <w:rPr>
          <w:rFonts w:ascii="Times New Roman" w:eastAsia="Times New Roman" w:hAnsi="Times New Roman" w:cs="Times New Roman"/>
          <w:bCs/>
          <w:sz w:val="24"/>
          <w:szCs w:val="24"/>
        </w:rPr>
        <w:t>1. Research Design</w:t>
      </w:r>
    </w:p>
    <w:p w14:paraId="7A7DF2BD" w14:textId="2CD81E95" w:rsidR="00107C21" w:rsidRPr="0035643F" w:rsidRDefault="00000000" w:rsidP="0035643F">
      <w:pPr>
        <w:ind w:firstLine="720"/>
        <w:jc w:val="both"/>
        <w:rPr>
          <w:rFonts w:ascii="Times New Roman" w:eastAsia="Times New Roman" w:hAnsi="Times New Roman" w:cs="Times New Roman"/>
          <w:b/>
          <w:sz w:val="24"/>
          <w:szCs w:val="24"/>
        </w:rPr>
      </w:pPr>
      <w:r w:rsidRPr="0035643F">
        <w:rPr>
          <w:rFonts w:ascii="Times New Roman" w:eastAsia="Times New Roman" w:hAnsi="Times New Roman" w:cs="Times New Roman"/>
          <w:sz w:val="24"/>
          <w:szCs w:val="24"/>
        </w:rPr>
        <w:t>To conduct this study, quantitative</w:t>
      </w:r>
      <w:ins w:id="67" w:author="Asus" w:date="2025-05-08T10:57:00Z" w16du:dateUtc="2025-05-08T03:57:00Z">
        <w:r w:rsidR="00F760B7">
          <w:rPr>
            <w:rFonts w:ascii="Times New Roman" w:eastAsia="Times New Roman" w:hAnsi="Times New Roman" w:cs="Times New Roman"/>
            <w:sz w:val="24"/>
            <w:szCs w:val="24"/>
          </w:rPr>
          <w:t xml:space="preserve"> method</w:t>
        </w:r>
      </w:ins>
      <w:r w:rsidRPr="0035643F">
        <w:rPr>
          <w:rFonts w:ascii="Times New Roman" w:eastAsia="Times New Roman" w:hAnsi="Times New Roman" w:cs="Times New Roman"/>
          <w:sz w:val="24"/>
          <w:szCs w:val="24"/>
        </w:rPr>
        <w:t xml:space="preserve"> and quasi-experimental design was employed. A Quasi-experiment design is used to determine whether there is a connecting relationship between the treatment and effect or not (Rogers and Revesz, 2020).</w:t>
      </w:r>
    </w:p>
    <w:p w14:paraId="4CD629FB" w14:textId="6E9BCE0D" w:rsidR="00107C21" w:rsidRDefault="00000000" w:rsidP="003564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present study, NIM was implemented in teaching reading comprehension by using recount text and narrative text. For </w:t>
      </w:r>
      <w:del w:id="68" w:author="Asus" w:date="2025-05-08T10:58:00Z" w16du:dateUtc="2025-05-08T03:58:00Z">
        <w:r w:rsidDel="00F760B7">
          <w:rPr>
            <w:rFonts w:ascii="Times New Roman" w:eastAsia="Times New Roman" w:hAnsi="Times New Roman" w:cs="Times New Roman"/>
            <w:sz w:val="24"/>
            <w:szCs w:val="24"/>
          </w:rPr>
          <w:delText xml:space="preserve">the purpose of </w:delText>
        </w:r>
      </w:del>
      <w:r>
        <w:rPr>
          <w:rFonts w:ascii="Times New Roman" w:eastAsia="Times New Roman" w:hAnsi="Times New Roman" w:cs="Times New Roman"/>
          <w:sz w:val="24"/>
          <w:szCs w:val="24"/>
        </w:rPr>
        <w:t xml:space="preserve">obtaining the data, two groups were used in the present study. There were experiment and control groups. The experimental group consisted of participants who received treatment using NIM. In contrast, the control group received teaching and learning using </w:t>
      </w:r>
      <w:commentRangeStart w:id="69"/>
      <w:r>
        <w:rPr>
          <w:rFonts w:ascii="Times New Roman" w:eastAsia="Times New Roman" w:hAnsi="Times New Roman" w:cs="Times New Roman"/>
          <w:sz w:val="24"/>
          <w:szCs w:val="24"/>
        </w:rPr>
        <w:t>the teacher’s method</w:t>
      </w:r>
      <w:commentRangeEnd w:id="69"/>
      <w:r w:rsidR="00F760B7">
        <w:rPr>
          <w:rStyle w:val="CommentReference"/>
          <w:rFonts w:ascii="Times New Roman" w:eastAsia="Times New Roman" w:hAnsi="Times New Roman"/>
          <w:lang w:val="en-US"/>
        </w:rPr>
        <w:commentReference w:id="69"/>
      </w:r>
      <w:r>
        <w:rPr>
          <w:rFonts w:ascii="Times New Roman" w:eastAsia="Times New Roman" w:hAnsi="Times New Roman" w:cs="Times New Roman"/>
          <w:sz w:val="24"/>
          <w:szCs w:val="24"/>
        </w:rPr>
        <w:t>.</w:t>
      </w:r>
    </w:p>
    <w:p w14:paraId="4F155C9F" w14:textId="77777777" w:rsidR="0035643F" w:rsidRDefault="0035643F">
      <w:pPr>
        <w:jc w:val="both"/>
        <w:rPr>
          <w:rFonts w:ascii="Times New Roman" w:eastAsia="Times New Roman" w:hAnsi="Times New Roman" w:cs="Times New Roman"/>
          <w:i/>
          <w:sz w:val="24"/>
          <w:szCs w:val="24"/>
        </w:rPr>
      </w:pPr>
    </w:p>
    <w:p w14:paraId="018F22D2" w14:textId="77777777" w:rsidR="0035643F" w:rsidRDefault="00000000">
      <w:pPr>
        <w:jc w:val="both"/>
        <w:rPr>
          <w:rFonts w:ascii="Times New Roman" w:eastAsia="Times New Roman" w:hAnsi="Times New Roman" w:cs="Times New Roman"/>
          <w:sz w:val="24"/>
          <w:szCs w:val="24"/>
        </w:rPr>
      </w:pPr>
      <w:commentRangeStart w:id="70"/>
      <w:r w:rsidRPr="00556993">
        <w:rPr>
          <w:rFonts w:ascii="Times New Roman" w:eastAsia="Times New Roman" w:hAnsi="Times New Roman" w:cs="Times New Roman"/>
          <w:i/>
          <w:iCs/>
          <w:sz w:val="24"/>
          <w:szCs w:val="24"/>
        </w:rPr>
        <w:t>Table 1.</w:t>
      </w:r>
      <w:r>
        <w:rPr>
          <w:rFonts w:ascii="Times New Roman" w:eastAsia="Times New Roman" w:hAnsi="Times New Roman" w:cs="Times New Roman"/>
          <w:sz w:val="24"/>
          <w:szCs w:val="24"/>
        </w:rPr>
        <w:t xml:space="preserve"> Non equivalent Pre-test and Post-test Group Designs</w:t>
      </w:r>
    </w:p>
    <w:p w14:paraId="6B378AB5" w14:textId="77777777" w:rsidR="00556993" w:rsidRDefault="00556993">
      <w:pPr>
        <w:jc w:val="both"/>
        <w:rPr>
          <w:rFonts w:ascii="Times New Roman" w:eastAsia="Times New Roman" w:hAnsi="Times New Roman" w:cs="Times New Roman"/>
          <w:sz w:val="24"/>
          <w:szCs w:val="24"/>
        </w:rPr>
      </w:pPr>
    </w:p>
    <w:tbl>
      <w:tblPr>
        <w:tblStyle w:val="TableGrid"/>
        <w:tblW w:w="0" w:type="auto"/>
        <w:tblLook w:val="06A0" w:firstRow="1" w:lastRow="0" w:firstColumn="1" w:lastColumn="0" w:noHBand="1" w:noVBand="1"/>
      </w:tblPr>
      <w:tblGrid>
        <w:gridCol w:w="1615"/>
        <w:gridCol w:w="1170"/>
        <w:gridCol w:w="1530"/>
        <w:gridCol w:w="1800"/>
      </w:tblGrid>
      <w:tr w:rsidR="0035643F" w14:paraId="30F956B9" w14:textId="77777777" w:rsidTr="00B55E30">
        <w:tc>
          <w:tcPr>
            <w:tcW w:w="1615" w:type="dxa"/>
          </w:tcPr>
          <w:p w14:paraId="4CD13957" w14:textId="77777777" w:rsidR="0035643F" w:rsidRDefault="0035643F" w:rsidP="0035643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Experimental Class</w:t>
            </w:r>
          </w:p>
        </w:tc>
        <w:tc>
          <w:tcPr>
            <w:tcW w:w="1170" w:type="dxa"/>
            <w:tcBorders>
              <w:right w:val="single" w:sz="4" w:space="0" w:color="auto"/>
            </w:tcBorders>
          </w:tcPr>
          <w:p w14:paraId="1191A017" w14:textId="77777777" w:rsidR="0035643F" w:rsidRDefault="0035643F" w:rsidP="0035643F">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O1</w:t>
            </w:r>
          </w:p>
          <w:p w14:paraId="1AB751E6" w14:textId="77777777" w:rsidR="0035643F" w:rsidRDefault="0035643F" w:rsidP="0035643F">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(Pre-test)</w:t>
            </w:r>
          </w:p>
          <w:p w14:paraId="05CD993C" w14:textId="77777777" w:rsidR="0035643F" w:rsidRDefault="0035643F" w:rsidP="0035643F">
            <w:pPr>
              <w:tabs>
                <w:tab w:val="center" w:pos="2016"/>
              </w:tabs>
              <w:spacing w:line="276" w:lineRule="auto"/>
              <w:jc w:val="center"/>
              <w:rPr>
                <w:rFonts w:ascii="Times New Roman" w:eastAsia="Times New Roman" w:hAnsi="Times New Roman" w:cs="Times New Roman"/>
                <w:sz w:val="24"/>
                <w:szCs w:val="24"/>
              </w:rPr>
            </w:pPr>
          </w:p>
        </w:tc>
        <w:tc>
          <w:tcPr>
            <w:tcW w:w="1530" w:type="dxa"/>
            <w:vMerge w:val="restart"/>
            <w:tcBorders>
              <w:left w:val="single" w:sz="4" w:space="0" w:color="auto"/>
            </w:tcBorders>
          </w:tcPr>
          <w:p w14:paraId="3B7C3A82" w14:textId="77777777" w:rsidR="00B55E30" w:rsidRDefault="00B55E30" w:rsidP="00B55E30">
            <w:pPr>
              <w:tabs>
                <w:tab w:val="center" w:pos="2016"/>
              </w:tabs>
              <w:spacing w:line="276" w:lineRule="auto"/>
              <w:rPr>
                <w:rFonts w:ascii="Times New Roman" w:eastAsia="Times New Roman" w:hAnsi="Times New Roman" w:cs="Times New Roman"/>
                <w:sz w:val="24"/>
                <w:szCs w:val="24"/>
              </w:rPr>
            </w:pPr>
          </w:p>
          <w:p w14:paraId="27DD7168" w14:textId="77777777" w:rsidR="0035643F" w:rsidRDefault="0035643F" w:rsidP="0035643F">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14:paraId="755476FF" w14:textId="77777777" w:rsidR="00B55E30" w:rsidRDefault="00B55E30" w:rsidP="0035643F">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w:t>
            </w:r>
          </w:p>
          <w:p w14:paraId="44661B22" w14:textId="77777777" w:rsidR="0035643F" w:rsidRDefault="0035643F" w:rsidP="0035643F">
            <w:pPr>
              <w:tabs>
                <w:tab w:val="center" w:pos="2016"/>
              </w:tabs>
              <w:spacing w:line="276" w:lineRule="auto"/>
              <w:jc w:val="center"/>
              <w:rPr>
                <w:rFonts w:ascii="Times New Roman" w:eastAsia="Times New Roman" w:hAnsi="Times New Roman" w:cs="Times New Roman"/>
                <w:sz w:val="24"/>
                <w:szCs w:val="24"/>
              </w:rPr>
            </w:pPr>
          </w:p>
        </w:tc>
        <w:tc>
          <w:tcPr>
            <w:tcW w:w="1800" w:type="dxa"/>
          </w:tcPr>
          <w:p w14:paraId="1C2BC2FE" w14:textId="77777777" w:rsidR="0035643F" w:rsidRDefault="0035643F"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O2</w:t>
            </w:r>
          </w:p>
          <w:p w14:paraId="55E4435E" w14:textId="77777777" w:rsidR="00B55E30" w:rsidRDefault="00B55E30"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(Post-test)</w:t>
            </w:r>
          </w:p>
        </w:tc>
      </w:tr>
      <w:tr w:rsidR="0035643F" w14:paraId="61A6ED02" w14:textId="77777777" w:rsidTr="00B55E30">
        <w:tc>
          <w:tcPr>
            <w:tcW w:w="1615" w:type="dxa"/>
          </w:tcPr>
          <w:p w14:paraId="6880CE6C" w14:textId="77777777" w:rsidR="0035643F" w:rsidRDefault="0035643F" w:rsidP="0035643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Class</w:t>
            </w:r>
          </w:p>
        </w:tc>
        <w:tc>
          <w:tcPr>
            <w:tcW w:w="1170" w:type="dxa"/>
            <w:tcBorders>
              <w:right w:val="single" w:sz="4" w:space="0" w:color="auto"/>
            </w:tcBorders>
          </w:tcPr>
          <w:p w14:paraId="307BEF8F" w14:textId="77777777" w:rsidR="0035643F" w:rsidRDefault="0035643F"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O3</w:t>
            </w:r>
          </w:p>
          <w:p w14:paraId="1DA21120" w14:textId="77777777" w:rsidR="00B55E30" w:rsidRDefault="00B55E30"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(Pre-test)</w:t>
            </w:r>
          </w:p>
        </w:tc>
        <w:tc>
          <w:tcPr>
            <w:tcW w:w="1530" w:type="dxa"/>
            <w:vMerge/>
            <w:tcBorders>
              <w:left w:val="single" w:sz="4" w:space="0" w:color="auto"/>
            </w:tcBorders>
          </w:tcPr>
          <w:p w14:paraId="6D77B9BC" w14:textId="77777777" w:rsidR="0035643F" w:rsidRDefault="0035643F" w:rsidP="0035643F">
            <w:pPr>
              <w:spacing w:line="276" w:lineRule="auto"/>
              <w:jc w:val="center"/>
              <w:rPr>
                <w:rFonts w:ascii="Times New Roman" w:eastAsia="Times New Roman" w:hAnsi="Times New Roman" w:cs="Times New Roman"/>
                <w:sz w:val="24"/>
                <w:szCs w:val="24"/>
              </w:rPr>
            </w:pPr>
          </w:p>
        </w:tc>
        <w:tc>
          <w:tcPr>
            <w:tcW w:w="1800" w:type="dxa"/>
          </w:tcPr>
          <w:p w14:paraId="251D5B95" w14:textId="77777777" w:rsidR="0035643F" w:rsidRDefault="0035643F"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O4</w:t>
            </w:r>
          </w:p>
          <w:p w14:paraId="724F2763" w14:textId="77777777" w:rsidR="00B55E30" w:rsidRDefault="00B55E30"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(Post-test)</w:t>
            </w:r>
          </w:p>
        </w:tc>
      </w:tr>
    </w:tbl>
    <w:commentRangeEnd w:id="70"/>
    <w:p w14:paraId="5BDF633B" w14:textId="77777777" w:rsidR="00107C21" w:rsidRDefault="00F760B7">
      <w:pPr>
        <w:pBdr>
          <w:top w:val="nil"/>
          <w:left w:val="nil"/>
          <w:bottom w:val="nil"/>
          <w:right w:val="nil"/>
          <w:between w:val="nil"/>
        </w:pBdr>
        <w:jc w:val="both"/>
        <w:rPr>
          <w:rFonts w:ascii="Times New Roman" w:eastAsia="Times New Roman" w:hAnsi="Times New Roman" w:cs="Times New Roman"/>
          <w:sz w:val="24"/>
          <w:szCs w:val="24"/>
        </w:rPr>
      </w:pPr>
      <w:r>
        <w:rPr>
          <w:rStyle w:val="CommentReference"/>
          <w:rFonts w:ascii="Times New Roman" w:eastAsia="Times New Roman" w:hAnsi="Times New Roman"/>
          <w:lang w:val="en-US"/>
        </w:rPr>
        <w:commentReference w:id="70"/>
      </w:r>
    </w:p>
    <w:p w14:paraId="23EEB1CA" w14:textId="77777777" w:rsidR="00107C21" w:rsidRDefault="0054026D" w:rsidP="0054026D">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Research Participants</w:t>
      </w:r>
    </w:p>
    <w:p w14:paraId="172766AE" w14:textId="01C974E0" w:rsidR="00107C21" w:rsidRDefault="00000000"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population in this study </w:t>
      </w:r>
      <w:del w:id="71" w:author="Asus" w:date="2025-05-08T11:00:00Z" w16du:dateUtc="2025-05-08T04:00:00Z">
        <w:r w:rsidDel="00F760B7">
          <w:rPr>
            <w:rFonts w:ascii="Times New Roman" w:eastAsia="Times New Roman" w:hAnsi="Times New Roman" w:cs="Times New Roman"/>
            <w:sz w:val="24"/>
            <w:szCs w:val="24"/>
          </w:rPr>
          <w:delText xml:space="preserve">were </w:delText>
        </w:r>
      </w:del>
      <w:ins w:id="72" w:author="Asus" w:date="2025-05-08T11:00:00Z" w16du:dateUtc="2025-05-08T04:00:00Z">
        <w:r w:rsidR="00F760B7">
          <w:rPr>
            <w:rFonts w:ascii="Times New Roman" w:eastAsia="Times New Roman" w:hAnsi="Times New Roman" w:cs="Times New Roman"/>
            <w:sz w:val="24"/>
            <w:szCs w:val="24"/>
          </w:rPr>
          <w:t xml:space="preserve">was </w:t>
        </w:r>
      </w:ins>
      <w:r>
        <w:rPr>
          <w:rFonts w:ascii="Times New Roman" w:eastAsia="Times New Roman" w:hAnsi="Times New Roman" w:cs="Times New Roman"/>
          <w:sz w:val="24"/>
          <w:szCs w:val="24"/>
        </w:rPr>
        <w:t xml:space="preserve">the students of all the </w:t>
      </w:r>
      <w:del w:id="73" w:author="Asus" w:date="2025-05-08T11:00:00Z" w16du:dateUtc="2025-05-08T04:00:00Z">
        <w:r w:rsidDel="00F760B7">
          <w:rPr>
            <w:rFonts w:ascii="Times New Roman" w:eastAsia="Times New Roman" w:hAnsi="Times New Roman" w:cs="Times New Roman"/>
            <w:sz w:val="24"/>
            <w:szCs w:val="24"/>
          </w:rPr>
          <w:delText>eighth grade</w:delText>
        </w:r>
      </w:del>
      <w:ins w:id="74" w:author="Asus" w:date="2025-05-08T11:00:00Z" w16du:dateUtc="2025-05-08T04:00:00Z">
        <w:r w:rsidR="00F760B7">
          <w:rPr>
            <w:rFonts w:ascii="Times New Roman" w:eastAsia="Times New Roman" w:hAnsi="Times New Roman" w:cs="Times New Roman"/>
            <w:sz w:val="24"/>
            <w:szCs w:val="24"/>
          </w:rPr>
          <w:t>eighth-grade</w:t>
        </w:r>
      </w:ins>
      <w:r>
        <w:rPr>
          <w:rFonts w:ascii="Times New Roman" w:eastAsia="Times New Roman" w:hAnsi="Times New Roman" w:cs="Times New Roman"/>
          <w:sz w:val="24"/>
          <w:szCs w:val="24"/>
        </w:rPr>
        <w:t xml:space="preserve"> students at SMPN 7 Palembang. There were 289 students in total from eleven classes. In this study, the convenience sampling technique was used in selecting the sample. The sample </w:t>
      </w:r>
      <w:del w:id="75" w:author="Asus" w:date="2025-05-08T11:00:00Z" w16du:dateUtc="2025-05-08T04:00:00Z">
        <w:r w:rsidDel="00F760B7">
          <w:rPr>
            <w:rFonts w:ascii="Times New Roman" w:eastAsia="Times New Roman" w:hAnsi="Times New Roman" w:cs="Times New Roman"/>
            <w:sz w:val="24"/>
            <w:szCs w:val="24"/>
          </w:rPr>
          <w:delText xml:space="preserve">were </w:delText>
        </w:r>
      </w:del>
      <w:ins w:id="76" w:author="Asus" w:date="2025-05-08T11:00:00Z" w16du:dateUtc="2025-05-08T04:00:00Z">
        <w:r w:rsidR="00F760B7">
          <w:rPr>
            <w:rFonts w:ascii="Times New Roman" w:eastAsia="Times New Roman" w:hAnsi="Times New Roman" w:cs="Times New Roman"/>
            <w:sz w:val="24"/>
            <w:szCs w:val="24"/>
          </w:rPr>
          <w:t xml:space="preserve">was </w:t>
        </w:r>
      </w:ins>
      <w:r>
        <w:rPr>
          <w:rFonts w:ascii="Times New Roman" w:eastAsia="Times New Roman" w:hAnsi="Times New Roman" w:cs="Times New Roman"/>
          <w:sz w:val="24"/>
          <w:szCs w:val="24"/>
        </w:rPr>
        <w:t xml:space="preserve">68 students, with each control and experimental group consisting of 34 students. This study used convenience sampling for a variety of reasons. Firstly, ease of access and efficiency, the researcher could collect data quickly and easily from participants who were available and willing to participate. This could save time, effort, and limited resources. Secondly, in preliminary or exploratory studies, convenience sampling techniques could be used to gain initial insight into a phenomenon before conducting a larger, more representative study. Thirdly, resource limitations such as time, money, or manpower. </w:t>
      </w:r>
    </w:p>
    <w:p w14:paraId="5D9AE1F3" w14:textId="77777777"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14:paraId="19DAFEB9" w14:textId="77777777" w:rsidR="00556993" w:rsidRDefault="00556993">
      <w:pPr>
        <w:pBdr>
          <w:top w:val="nil"/>
          <w:left w:val="nil"/>
          <w:bottom w:val="nil"/>
          <w:right w:val="nil"/>
          <w:between w:val="nil"/>
        </w:pBdr>
        <w:jc w:val="both"/>
        <w:rPr>
          <w:rFonts w:ascii="Times New Roman" w:eastAsia="Times New Roman" w:hAnsi="Times New Roman" w:cs="Times New Roman"/>
          <w:sz w:val="24"/>
          <w:szCs w:val="24"/>
        </w:rPr>
      </w:pPr>
    </w:p>
    <w:p w14:paraId="016AB1B6" w14:textId="77777777" w:rsidR="00107C21" w:rsidRDefault="0054026D" w:rsidP="004603F3">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4603F3">
        <w:rPr>
          <w:rFonts w:ascii="Times New Roman" w:eastAsia="Times New Roman" w:hAnsi="Times New Roman" w:cs="Times New Roman"/>
          <w:sz w:val="24"/>
          <w:szCs w:val="24"/>
        </w:rPr>
        <w:t xml:space="preserve"> Technique for Collecting Data</w:t>
      </w:r>
    </w:p>
    <w:p w14:paraId="753056ED" w14:textId="77777777" w:rsidR="00556993" w:rsidRDefault="00556993" w:rsidP="004603F3">
      <w:pPr>
        <w:pBdr>
          <w:top w:val="nil"/>
          <w:left w:val="nil"/>
          <w:bottom w:val="nil"/>
          <w:right w:val="nil"/>
          <w:between w:val="nil"/>
        </w:pBdr>
        <w:jc w:val="both"/>
        <w:rPr>
          <w:rFonts w:ascii="Times New Roman" w:eastAsia="Times New Roman" w:hAnsi="Times New Roman" w:cs="Times New Roman"/>
          <w:sz w:val="24"/>
          <w:szCs w:val="24"/>
        </w:rPr>
      </w:pPr>
    </w:p>
    <w:p w14:paraId="5A83AAB3" w14:textId="08DE0856" w:rsidR="00107C21" w:rsidRDefault="00000000"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collecting data, a reading test was carried out by the researcher. The test was first administered to one of the </w:t>
      </w:r>
      <w:del w:id="77" w:author="Asus" w:date="2025-05-08T11:00:00Z" w16du:dateUtc="2025-05-08T04:00:00Z">
        <w:r w:rsidDel="00F760B7">
          <w:rPr>
            <w:rFonts w:ascii="Times New Roman" w:eastAsia="Times New Roman" w:hAnsi="Times New Roman" w:cs="Times New Roman"/>
            <w:sz w:val="24"/>
            <w:szCs w:val="24"/>
          </w:rPr>
          <w:delText>eighth grade</w:delText>
        </w:r>
      </w:del>
      <w:ins w:id="78" w:author="Asus" w:date="2025-05-08T11:00:00Z" w16du:dateUtc="2025-05-08T04:00:00Z">
        <w:r w:rsidR="00F760B7">
          <w:rPr>
            <w:rFonts w:ascii="Times New Roman" w:eastAsia="Times New Roman" w:hAnsi="Times New Roman" w:cs="Times New Roman"/>
            <w:sz w:val="24"/>
            <w:szCs w:val="24"/>
          </w:rPr>
          <w:t>eighth-grade</w:t>
        </w:r>
      </w:ins>
      <w:r>
        <w:rPr>
          <w:rFonts w:ascii="Times New Roman" w:eastAsia="Times New Roman" w:hAnsi="Times New Roman" w:cs="Times New Roman"/>
          <w:sz w:val="24"/>
          <w:szCs w:val="24"/>
        </w:rPr>
        <w:t xml:space="preserve"> classes of SMPN 7 Palembang before it was provided to the sample. The test in this study was separated into two sections: pretest and posttest. It </w:t>
      </w:r>
      <w:del w:id="79" w:author="Asus" w:date="2025-05-08T11:00:00Z" w16du:dateUtc="2025-05-08T04:00:00Z">
        <w:r w:rsidDel="00F760B7">
          <w:rPr>
            <w:rFonts w:ascii="Times New Roman" w:eastAsia="Times New Roman" w:hAnsi="Times New Roman" w:cs="Times New Roman"/>
            <w:sz w:val="24"/>
            <w:szCs w:val="24"/>
          </w:rPr>
          <w:delText xml:space="preserve">took </w:delText>
        </w:r>
      </w:del>
      <w:ins w:id="80" w:author="Asus" w:date="2025-05-08T11:00:00Z" w16du:dateUtc="2025-05-08T04:00:00Z">
        <w:r w:rsidR="00F760B7">
          <w:rPr>
            <w:rFonts w:ascii="Times New Roman" w:eastAsia="Times New Roman" w:hAnsi="Times New Roman" w:cs="Times New Roman"/>
            <w:sz w:val="24"/>
            <w:szCs w:val="24"/>
          </w:rPr>
          <w:t xml:space="preserve">used </w:t>
        </w:r>
      </w:ins>
      <w:r>
        <w:rPr>
          <w:rFonts w:ascii="Times New Roman" w:eastAsia="Times New Roman" w:hAnsi="Times New Roman" w:cs="Times New Roman"/>
          <w:sz w:val="24"/>
          <w:szCs w:val="24"/>
        </w:rPr>
        <w:t>a multiple-choice format test as an instrument. In gathering the data, the researcher used the content validity of the instrument first. By having experts in the field assess whether the test items accurately represent and cover the intended content domain or subject area as defined by a curriculum, syllabus, or outline</w:t>
      </w:r>
      <w:ins w:id="81" w:author="Asus" w:date="2025-05-08T11:00:00Z" w16du:dateUtc="2025-05-08T04:00:00Z">
        <w:r w:rsidR="00F760B7">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the content validity is established (Huck, 2012).</w:t>
      </w:r>
    </w:p>
    <w:p w14:paraId="083869ED" w14:textId="27024E22" w:rsidR="00107C21" w:rsidRDefault="00000000"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instrument consists of 70 questions which </w:t>
      </w:r>
      <w:del w:id="82" w:author="Asus" w:date="2025-05-08T11:00:00Z" w16du:dateUtc="2025-05-08T04:00:00Z">
        <w:r w:rsidDel="00F760B7">
          <w:rPr>
            <w:rFonts w:ascii="Times New Roman" w:eastAsia="Times New Roman" w:hAnsi="Times New Roman" w:cs="Times New Roman"/>
            <w:sz w:val="24"/>
            <w:szCs w:val="24"/>
          </w:rPr>
          <w:delText xml:space="preserve">have </w:delText>
        </w:r>
      </w:del>
      <w:ins w:id="83" w:author="Asus" w:date="2025-05-08T11:00:00Z" w16du:dateUtc="2025-05-08T04:00:00Z">
        <w:r w:rsidR="00F760B7">
          <w:rPr>
            <w:rFonts w:ascii="Times New Roman" w:eastAsia="Times New Roman" w:hAnsi="Times New Roman" w:cs="Times New Roman"/>
            <w:sz w:val="24"/>
            <w:szCs w:val="24"/>
          </w:rPr>
          <w:t xml:space="preserve">has </w:t>
        </w:r>
      </w:ins>
      <w:r>
        <w:rPr>
          <w:rFonts w:ascii="Times New Roman" w:eastAsia="Times New Roman" w:hAnsi="Times New Roman" w:cs="Times New Roman"/>
          <w:sz w:val="24"/>
          <w:szCs w:val="24"/>
        </w:rPr>
        <w:t xml:space="preserve">4 options (a, b, c, d) for each question. Before conducting the pre-test, there was a tryout test in a class besides the control and experiment classes, but the level of student characteristics </w:t>
      </w:r>
      <w:del w:id="84" w:author="Asus" w:date="2025-05-08T11:01:00Z" w16du:dateUtc="2025-05-08T04:01:00Z">
        <w:r w:rsidDel="00F760B7">
          <w:rPr>
            <w:rFonts w:ascii="Times New Roman" w:eastAsia="Times New Roman" w:hAnsi="Times New Roman" w:cs="Times New Roman"/>
            <w:sz w:val="24"/>
            <w:szCs w:val="24"/>
          </w:rPr>
          <w:delText xml:space="preserve">were </w:delText>
        </w:r>
      </w:del>
      <w:ins w:id="85" w:author="Asus" w:date="2025-05-08T11:01:00Z" w16du:dateUtc="2025-05-08T04:01:00Z">
        <w:r w:rsidR="00F760B7">
          <w:rPr>
            <w:rFonts w:ascii="Times New Roman" w:eastAsia="Times New Roman" w:hAnsi="Times New Roman" w:cs="Times New Roman"/>
            <w:sz w:val="24"/>
            <w:szCs w:val="24"/>
          </w:rPr>
          <w:t xml:space="preserve">was </w:t>
        </w:r>
      </w:ins>
      <w:r>
        <w:rPr>
          <w:rFonts w:ascii="Times New Roman" w:eastAsia="Times New Roman" w:hAnsi="Times New Roman" w:cs="Times New Roman"/>
          <w:sz w:val="24"/>
          <w:szCs w:val="24"/>
        </w:rPr>
        <w:t xml:space="preserve">the same. After conducting the </w:t>
      </w:r>
      <w:del w:id="86" w:author="Asus" w:date="2025-05-08T11:01:00Z" w16du:dateUtc="2025-05-08T04:01:00Z">
        <w:r w:rsidDel="00F760B7">
          <w:rPr>
            <w:rFonts w:ascii="Times New Roman" w:eastAsia="Times New Roman" w:hAnsi="Times New Roman" w:cs="Times New Roman"/>
            <w:sz w:val="24"/>
            <w:szCs w:val="24"/>
          </w:rPr>
          <w:delText>try out</w:delText>
        </w:r>
      </w:del>
      <w:ins w:id="87" w:author="Asus" w:date="2025-05-08T11:01:00Z" w16du:dateUtc="2025-05-08T04:01:00Z">
        <w:r w:rsidR="00F760B7">
          <w:rPr>
            <w:rFonts w:ascii="Times New Roman" w:eastAsia="Times New Roman" w:hAnsi="Times New Roman" w:cs="Times New Roman"/>
            <w:sz w:val="24"/>
            <w:szCs w:val="24"/>
          </w:rPr>
          <w:t>try-out</w:t>
        </w:r>
      </w:ins>
      <w:r>
        <w:rPr>
          <w:rFonts w:ascii="Times New Roman" w:eastAsia="Times New Roman" w:hAnsi="Times New Roman" w:cs="Times New Roman"/>
          <w:sz w:val="24"/>
          <w:szCs w:val="24"/>
        </w:rPr>
        <w:t xml:space="preserve"> test, the researcher found 53 items were valid and 17 items were not valid. The invalid items were: 6, 7, 8, 10, 13, 17, 18, 21, 26, 30, 39, 40, 42, 48, 50, 66, and 68.</w:t>
      </w:r>
    </w:p>
    <w:p w14:paraId="774454DA" w14:textId="5043A9C8" w:rsidR="00107C21" w:rsidRDefault="00000000"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measure reliability, the researcher calculated student scores using SPSS version 26 with </w:t>
      </w:r>
      <w:del w:id="88" w:author="Asus" w:date="2025-05-08T11:01:00Z" w16du:dateUtc="2025-05-08T04:01:00Z">
        <w:r w:rsidDel="00F760B7">
          <w:rPr>
            <w:rFonts w:ascii="Times New Roman" w:eastAsia="Times New Roman" w:hAnsi="Times New Roman" w:cs="Times New Roman"/>
            <w:sz w:val="24"/>
            <w:szCs w:val="24"/>
          </w:rPr>
          <w:delText xml:space="preserve">Cronbach </w:delText>
        </w:r>
      </w:del>
      <w:ins w:id="89" w:author="Asus" w:date="2025-05-08T11:01:00Z" w16du:dateUtc="2025-05-08T04:01:00Z">
        <w:r w:rsidR="00F760B7">
          <w:rPr>
            <w:rFonts w:ascii="Times New Roman" w:eastAsia="Times New Roman" w:hAnsi="Times New Roman" w:cs="Times New Roman"/>
            <w:sz w:val="24"/>
            <w:szCs w:val="24"/>
          </w:rPr>
          <w:t xml:space="preserve">Cronbach's </w:t>
        </w:r>
      </w:ins>
      <w:r>
        <w:rPr>
          <w:rFonts w:ascii="Times New Roman" w:eastAsia="Times New Roman" w:hAnsi="Times New Roman" w:cs="Times New Roman"/>
          <w:sz w:val="24"/>
          <w:szCs w:val="24"/>
        </w:rPr>
        <w:t xml:space="preserve">Alpha. As stated by Astrid (2022), if the r table value is &gt; 0.8, then it is considered reliable. After analyzing the data by using SPSS version 26, the researcher found that the coefficient of </w:t>
      </w:r>
      <w:del w:id="90" w:author="Asus" w:date="2025-05-08T11:01:00Z" w16du:dateUtc="2025-05-08T04:01:00Z">
        <w:r w:rsidDel="00F760B7">
          <w:rPr>
            <w:rFonts w:ascii="Times New Roman" w:eastAsia="Times New Roman" w:hAnsi="Times New Roman" w:cs="Times New Roman"/>
            <w:sz w:val="24"/>
            <w:szCs w:val="24"/>
          </w:rPr>
          <w:delText xml:space="preserve">Cronbach </w:delText>
        </w:r>
      </w:del>
      <w:ins w:id="91" w:author="Asus" w:date="2025-05-08T11:01:00Z" w16du:dateUtc="2025-05-08T04:01:00Z">
        <w:r w:rsidR="00F760B7">
          <w:rPr>
            <w:rFonts w:ascii="Times New Roman" w:eastAsia="Times New Roman" w:hAnsi="Times New Roman" w:cs="Times New Roman"/>
            <w:sz w:val="24"/>
            <w:szCs w:val="24"/>
          </w:rPr>
          <w:t xml:space="preserve">Cronbach's </w:t>
        </w:r>
      </w:ins>
      <w:r>
        <w:rPr>
          <w:rFonts w:ascii="Times New Roman" w:eastAsia="Times New Roman" w:hAnsi="Times New Roman" w:cs="Times New Roman"/>
          <w:sz w:val="24"/>
          <w:szCs w:val="24"/>
        </w:rPr>
        <w:t>Alpha of the reading test was 0.858</w:t>
      </w:r>
      <w:ins w:id="92" w:author="Asus" w:date="2025-05-08T11:01:00Z" w16du:dateUtc="2025-05-08T04:01:00Z">
        <w:r w:rsidR="00F760B7">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which was categorized as reliable. The following table shows reliability results.</w:t>
      </w:r>
    </w:p>
    <w:p w14:paraId="13783266" w14:textId="77777777"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14:paraId="053228A2" w14:textId="77777777" w:rsidR="00107C21" w:rsidRDefault="00000000">
      <w:pPr>
        <w:pBdr>
          <w:top w:val="nil"/>
          <w:left w:val="nil"/>
          <w:bottom w:val="nil"/>
          <w:right w:val="nil"/>
          <w:between w:val="nil"/>
        </w:pBdr>
        <w:jc w:val="both"/>
        <w:rPr>
          <w:rFonts w:ascii="Times New Roman" w:eastAsia="Times New Roman" w:hAnsi="Times New Roman" w:cs="Times New Roman"/>
          <w:sz w:val="24"/>
          <w:szCs w:val="24"/>
        </w:rPr>
      </w:pPr>
      <w:r w:rsidRPr="00C84829">
        <w:rPr>
          <w:rFonts w:ascii="Times New Roman" w:eastAsia="Times New Roman" w:hAnsi="Times New Roman" w:cs="Times New Roman"/>
          <w:i/>
          <w:iCs/>
          <w:sz w:val="24"/>
          <w:szCs w:val="24"/>
        </w:rPr>
        <w:t xml:space="preserve">Table </w:t>
      </w:r>
      <w:r w:rsidR="00C84829">
        <w:rPr>
          <w:rFonts w:ascii="Times New Roman" w:eastAsia="Times New Roman" w:hAnsi="Times New Roman" w:cs="Times New Roman"/>
          <w:i/>
          <w:iCs/>
          <w:sz w:val="24"/>
          <w:szCs w:val="24"/>
        </w:rPr>
        <w:t>2</w:t>
      </w:r>
      <w:r w:rsidR="00C84829" w:rsidRPr="00C84829">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Result of Reliability Analysis Test </w:t>
      </w:r>
    </w:p>
    <w:p w14:paraId="704D7D74" w14:textId="77777777" w:rsidR="00735A8B" w:rsidRPr="00735A8B" w:rsidRDefault="00735A8B" w:rsidP="00735A8B">
      <w:pPr>
        <w:autoSpaceDE w:val="0"/>
        <w:autoSpaceDN w:val="0"/>
        <w:adjustRightInd w:val="0"/>
        <w:rPr>
          <w:rFonts w:ascii="Times New Roman" w:hAnsi="Times New Roman" w:cs="Times New Roman"/>
          <w:sz w:val="24"/>
          <w:szCs w:val="24"/>
          <w:lang w:val="en-US"/>
        </w:rPr>
      </w:pPr>
    </w:p>
    <w:tbl>
      <w:tblPr>
        <w:tblStyle w:val="PlainTable4"/>
        <w:tblW w:w="8564" w:type="dxa"/>
        <w:tblLayout w:type="fixed"/>
        <w:tblLook w:val="04C0" w:firstRow="0" w:lastRow="1" w:firstColumn="1" w:lastColumn="0" w:noHBand="0" w:noVBand="1"/>
      </w:tblPr>
      <w:tblGrid>
        <w:gridCol w:w="3786"/>
        <w:gridCol w:w="1418"/>
        <w:gridCol w:w="1775"/>
        <w:gridCol w:w="1585"/>
      </w:tblGrid>
      <w:tr w:rsidR="00735A8B" w:rsidRPr="00735A8B" w14:paraId="1CB30203" w14:textId="77777777"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shd w:val="clear" w:color="auto" w:fill="auto"/>
          </w:tcPr>
          <w:p w14:paraId="67D2CA97" w14:textId="77777777" w:rsidR="00735A8B" w:rsidRPr="00735A8B" w:rsidRDefault="00735A8B" w:rsidP="00735A8B">
            <w:pPr>
              <w:autoSpaceDE w:val="0"/>
              <w:autoSpaceDN w:val="0"/>
              <w:adjustRightInd w:val="0"/>
              <w:ind w:left="60" w:right="60"/>
              <w:jc w:val="center"/>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Reliability Statistics</w:t>
            </w:r>
          </w:p>
        </w:tc>
      </w:tr>
      <w:tr w:rsidR="00735A8B" w:rsidRPr="00735A8B" w14:paraId="52EF2533" w14:textId="77777777" w:rsidTr="00735A8B">
        <w:trPr>
          <w:trHeight w:val="263"/>
        </w:trPr>
        <w:tc>
          <w:tcPr>
            <w:cnfStyle w:val="001000000000" w:firstRow="0" w:lastRow="0" w:firstColumn="1" w:lastColumn="0" w:oddVBand="0" w:evenVBand="0" w:oddHBand="0" w:evenHBand="0" w:firstRowFirstColumn="0" w:firstRowLastColumn="0" w:lastRowFirstColumn="0" w:lastRowLastColumn="0"/>
            <w:tcW w:w="3786" w:type="dxa"/>
            <w:vMerge w:val="restart"/>
            <w:tcBorders>
              <w:top w:val="single" w:sz="4" w:space="0" w:color="auto"/>
            </w:tcBorders>
            <w:shd w:val="clear" w:color="auto" w:fill="auto"/>
          </w:tcPr>
          <w:p w14:paraId="1A60E9EF"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Cronbach's Alpha</w:t>
            </w:r>
          </w:p>
        </w:tc>
        <w:tc>
          <w:tcPr>
            <w:tcW w:w="1418" w:type="dxa"/>
            <w:vMerge w:val="restart"/>
            <w:tcBorders>
              <w:top w:val="single" w:sz="4" w:space="0" w:color="auto"/>
            </w:tcBorders>
            <w:shd w:val="clear" w:color="auto" w:fill="auto"/>
          </w:tcPr>
          <w:p w14:paraId="12FB3C2F"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Part 1</w:t>
            </w:r>
          </w:p>
        </w:tc>
        <w:tc>
          <w:tcPr>
            <w:tcW w:w="1774" w:type="dxa"/>
            <w:tcBorders>
              <w:top w:val="single" w:sz="4" w:space="0" w:color="auto"/>
            </w:tcBorders>
            <w:shd w:val="clear" w:color="auto" w:fill="auto"/>
          </w:tcPr>
          <w:p w14:paraId="4B40A00E"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Value</w:t>
            </w:r>
          </w:p>
        </w:tc>
        <w:tc>
          <w:tcPr>
            <w:tcW w:w="1584" w:type="dxa"/>
            <w:tcBorders>
              <w:top w:val="single" w:sz="4" w:space="0" w:color="auto"/>
            </w:tcBorders>
            <w:shd w:val="clear" w:color="auto" w:fill="auto"/>
          </w:tcPr>
          <w:p w14:paraId="09490FC8" w14:textId="77777777"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.828</w:t>
            </w:r>
          </w:p>
        </w:tc>
      </w:tr>
      <w:tr w:rsidR="00735A8B" w:rsidRPr="00735A8B" w14:paraId="730FEAE6" w14:textId="77777777"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3B73028C" w14:textId="77777777"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1418" w:type="dxa"/>
            <w:vMerge/>
            <w:shd w:val="clear" w:color="auto" w:fill="auto"/>
          </w:tcPr>
          <w:p w14:paraId="463599B6" w14:textId="77777777" w:rsidR="00735A8B" w:rsidRPr="00735A8B" w:rsidRDefault="00735A8B" w:rsidP="00735A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1774" w:type="dxa"/>
            <w:shd w:val="clear" w:color="auto" w:fill="auto"/>
          </w:tcPr>
          <w:p w14:paraId="1156C7B1" w14:textId="77777777" w:rsidR="00735A8B" w:rsidRPr="00735A8B" w:rsidRDefault="00735A8B" w:rsidP="00735A8B">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N of Items</w:t>
            </w:r>
          </w:p>
        </w:tc>
        <w:tc>
          <w:tcPr>
            <w:tcW w:w="1584" w:type="dxa"/>
            <w:shd w:val="clear" w:color="auto" w:fill="auto"/>
          </w:tcPr>
          <w:p w14:paraId="49378C58" w14:textId="77777777"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25</w:t>
            </w:r>
            <w:r w:rsidRPr="00735A8B">
              <w:rPr>
                <w:rFonts w:ascii="Times New Roman" w:hAnsi="Times New Roman" w:cs="Times New Roman"/>
                <w:sz w:val="24"/>
                <w:szCs w:val="24"/>
                <w:vertAlign w:val="superscript"/>
                <w:lang w:val="en-US"/>
              </w:rPr>
              <w:t>a</w:t>
            </w:r>
          </w:p>
        </w:tc>
      </w:tr>
      <w:tr w:rsidR="00735A8B" w:rsidRPr="00735A8B" w14:paraId="134C1FC3" w14:textId="77777777" w:rsidTr="00735A8B">
        <w:trPr>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44B37F14" w14:textId="77777777"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1418" w:type="dxa"/>
            <w:vMerge w:val="restart"/>
            <w:shd w:val="clear" w:color="auto" w:fill="auto"/>
          </w:tcPr>
          <w:p w14:paraId="351EF01E"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Part 2</w:t>
            </w:r>
          </w:p>
        </w:tc>
        <w:tc>
          <w:tcPr>
            <w:tcW w:w="1774" w:type="dxa"/>
            <w:shd w:val="clear" w:color="auto" w:fill="auto"/>
          </w:tcPr>
          <w:p w14:paraId="7EEE7E2B"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Value</w:t>
            </w:r>
          </w:p>
        </w:tc>
        <w:tc>
          <w:tcPr>
            <w:tcW w:w="1584" w:type="dxa"/>
            <w:shd w:val="clear" w:color="auto" w:fill="auto"/>
          </w:tcPr>
          <w:p w14:paraId="1E6B3E92" w14:textId="77777777"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.815</w:t>
            </w:r>
          </w:p>
        </w:tc>
      </w:tr>
      <w:tr w:rsidR="00735A8B" w:rsidRPr="00735A8B" w14:paraId="73F7BCA8" w14:textId="77777777"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6A6B4292" w14:textId="77777777"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1418" w:type="dxa"/>
            <w:vMerge/>
            <w:shd w:val="clear" w:color="auto" w:fill="auto"/>
          </w:tcPr>
          <w:p w14:paraId="2FE5C6DD" w14:textId="77777777" w:rsidR="00735A8B" w:rsidRPr="00735A8B" w:rsidRDefault="00735A8B" w:rsidP="00735A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1774" w:type="dxa"/>
            <w:shd w:val="clear" w:color="auto" w:fill="auto"/>
          </w:tcPr>
          <w:p w14:paraId="1D0ACE60" w14:textId="77777777" w:rsidR="00735A8B" w:rsidRPr="00735A8B" w:rsidRDefault="00735A8B" w:rsidP="00735A8B">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N of Items</w:t>
            </w:r>
          </w:p>
        </w:tc>
        <w:tc>
          <w:tcPr>
            <w:tcW w:w="1584" w:type="dxa"/>
            <w:shd w:val="clear" w:color="auto" w:fill="auto"/>
          </w:tcPr>
          <w:p w14:paraId="429BF44B" w14:textId="77777777"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25</w:t>
            </w:r>
            <w:r w:rsidRPr="00735A8B">
              <w:rPr>
                <w:rFonts w:ascii="Times New Roman" w:hAnsi="Times New Roman" w:cs="Times New Roman"/>
                <w:sz w:val="24"/>
                <w:szCs w:val="24"/>
                <w:vertAlign w:val="superscript"/>
                <w:lang w:val="en-US"/>
              </w:rPr>
              <w:t>b</w:t>
            </w:r>
          </w:p>
        </w:tc>
      </w:tr>
      <w:tr w:rsidR="00735A8B" w:rsidRPr="00735A8B" w14:paraId="7112114C" w14:textId="77777777" w:rsidTr="00735A8B">
        <w:trPr>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020D69F4" w14:textId="77777777"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3192" w:type="dxa"/>
            <w:gridSpan w:val="2"/>
            <w:shd w:val="clear" w:color="auto" w:fill="auto"/>
          </w:tcPr>
          <w:p w14:paraId="57A65EED"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Total N of Items</w:t>
            </w:r>
          </w:p>
        </w:tc>
        <w:tc>
          <w:tcPr>
            <w:tcW w:w="1584" w:type="dxa"/>
            <w:shd w:val="clear" w:color="auto" w:fill="auto"/>
          </w:tcPr>
          <w:p w14:paraId="2494872A" w14:textId="77777777"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50</w:t>
            </w:r>
          </w:p>
        </w:tc>
      </w:tr>
      <w:tr w:rsidR="00735A8B" w:rsidRPr="00735A8B" w14:paraId="4634D09F" w14:textId="77777777"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979" w:type="dxa"/>
            <w:gridSpan w:val="3"/>
            <w:shd w:val="clear" w:color="auto" w:fill="auto"/>
          </w:tcPr>
          <w:p w14:paraId="5D2E95E8"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Correlation Between Forms</w:t>
            </w:r>
          </w:p>
        </w:tc>
        <w:tc>
          <w:tcPr>
            <w:tcW w:w="1584" w:type="dxa"/>
            <w:shd w:val="clear" w:color="auto" w:fill="auto"/>
          </w:tcPr>
          <w:p w14:paraId="5F39C483" w14:textId="77777777"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.752</w:t>
            </w:r>
          </w:p>
        </w:tc>
      </w:tr>
      <w:tr w:rsidR="00735A8B" w:rsidRPr="00735A8B" w14:paraId="110179F9" w14:textId="77777777" w:rsidTr="00735A8B">
        <w:trPr>
          <w:trHeight w:val="276"/>
        </w:trPr>
        <w:tc>
          <w:tcPr>
            <w:cnfStyle w:val="001000000000" w:firstRow="0" w:lastRow="0" w:firstColumn="1" w:lastColumn="0" w:oddVBand="0" w:evenVBand="0" w:oddHBand="0" w:evenHBand="0" w:firstRowFirstColumn="0" w:firstRowLastColumn="0" w:lastRowFirstColumn="0" w:lastRowLastColumn="0"/>
            <w:tcW w:w="3786" w:type="dxa"/>
            <w:vMerge w:val="restart"/>
            <w:shd w:val="clear" w:color="auto" w:fill="auto"/>
          </w:tcPr>
          <w:p w14:paraId="73344757"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Spearman-Brown Coefficient</w:t>
            </w:r>
          </w:p>
        </w:tc>
        <w:tc>
          <w:tcPr>
            <w:tcW w:w="3192" w:type="dxa"/>
            <w:gridSpan w:val="2"/>
            <w:shd w:val="clear" w:color="auto" w:fill="auto"/>
          </w:tcPr>
          <w:p w14:paraId="37A1BDCE"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Equal Length</w:t>
            </w:r>
          </w:p>
        </w:tc>
        <w:tc>
          <w:tcPr>
            <w:tcW w:w="1584" w:type="dxa"/>
            <w:shd w:val="clear" w:color="auto" w:fill="auto"/>
          </w:tcPr>
          <w:p w14:paraId="52FB6293" w14:textId="77777777"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.859</w:t>
            </w:r>
          </w:p>
        </w:tc>
      </w:tr>
      <w:tr w:rsidR="00735A8B" w:rsidRPr="00735A8B" w14:paraId="01319C8C" w14:textId="77777777" w:rsidTr="00735A8B">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00B0ED66" w14:textId="77777777"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3192" w:type="dxa"/>
            <w:gridSpan w:val="2"/>
            <w:shd w:val="clear" w:color="auto" w:fill="auto"/>
          </w:tcPr>
          <w:p w14:paraId="1E900E6A" w14:textId="77777777" w:rsidR="00735A8B" w:rsidRPr="00735A8B" w:rsidRDefault="00735A8B" w:rsidP="00735A8B">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Unequal Length</w:t>
            </w:r>
          </w:p>
        </w:tc>
        <w:tc>
          <w:tcPr>
            <w:tcW w:w="1584" w:type="dxa"/>
            <w:shd w:val="clear" w:color="auto" w:fill="auto"/>
          </w:tcPr>
          <w:p w14:paraId="1785C05E" w14:textId="77777777"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.859</w:t>
            </w:r>
          </w:p>
        </w:tc>
      </w:tr>
      <w:tr w:rsidR="00735A8B" w:rsidRPr="00735A8B" w14:paraId="7F4F126C" w14:textId="77777777" w:rsidTr="00735A8B">
        <w:trPr>
          <w:trHeight w:val="263"/>
        </w:trPr>
        <w:tc>
          <w:tcPr>
            <w:cnfStyle w:val="001000000000" w:firstRow="0" w:lastRow="0" w:firstColumn="1" w:lastColumn="0" w:oddVBand="0" w:evenVBand="0" w:oddHBand="0" w:evenHBand="0" w:firstRowFirstColumn="0" w:firstRowLastColumn="0" w:lastRowFirstColumn="0" w:lastRowLastColumn="0"/>
            <w:tcW w:w="6979" w:type="dxa"/>
            <w:gridSpan w:val="3"/>
            <w:tcBorders>
              <w:bottom w:val="single" w:sz="4" w:space="0" w:color="auto"/>
            </w:tcBorders>
            <w:shd w:val="clear" w:color="auto" w:fill="auto"/>
          </w:tcPr>
          <w:p w14:paraId="674F6024"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Guttman Split-Half Coefficient</w:t>
            </w:r>
          </w:p>
        </w:tc>
        <w:tc>
          <w:tcPr>
            <w:tcW w:w="1584" w:type="dxa"/>
            <w:tcBorders>
              <w:bottom w:val="single" w:sz="4" w:space="0" w:color="auto"/>
            </w:tcBorders>
            <w:shd w:val="clear" w:color="auto" w:fill="auto"/>
          </w:tcPr>
          <w:p w14:paraId="6B282CE4" w14:textId="77777777"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.858</w:t>
            </w:r>
          </w:p>
        </w:tc>
      </w:tr>
      <w:tr w:rsidR="00735A8B" w:rsidRPr="00735A8B" w14:paraId="0C1F5A4D" w14:textId="77777777" w:rsidTr="00735A8B">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shd w:val="clear" w:color="auto" w:fill="auto"/>
          </w:tcPr>
          <w:p w14:paraId="1782B325"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a. The items are: Soal_1, soal_2, soal_3, soal_4, soal_5, soal_6, soal_7, soal_8, soal_9, soal_10, soalo_11, soal_12, soal_13, soal_14, soal_15, soal_16, soal_17, soal_18, soal_19, soal_20, soal_21, soal_22, soal_23, soal_24, soal_25.</w:t>
            </w:r>
          </w:p>
        </w:tc>
      </w:tr>
      <w:tr w:rsidR="00735A8B" w:rsidRPr="00735A8B" w14:paraId="5D2673A5" w14:textId="77777777" w:rsidTr="00735A8B">
        <w:trPr>
          <w:trHeight w:val="1054"/>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tcPr>
          <w:p w14:paraId="29D7F6DE"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b. The items are: soal_26, soal_27, soal_28, soal_29, soal_30, soal_31, soal_32, soal_33, soal_34, soal_35, soal_36, soal_37, soal_38, soal_39, soal_40, soal_41, soal_42, soal_43, soal_44, soal_45, soal_46, soal_47, soal_48, soal_49, soal_50.</w:t>
            </w:r>
          </w:p>
        </w:tc>
      </w:tr>
      <w:tr w:rsidR="00735A8B" w:rsidRPr="00735A8B" w14:paraId="60C2C4EB" w14:textId="77777777" w:rsidTr="00735A8B">
        <w:trPr>
          <w:cnfStyle w:val="010000000000" w:firstRow="0" w:lastRow="1" w:firstColumn="0" w:lastColumn="0" w:oddVBand="0" w:evenVBand="0" w:oddHBand="0"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tcBorders>
          </w:tcPr>
          <w:p w14:paraId="272F6858" w14:textId="77777777" w:rsidR="00735A8B" w:rsidRPr="00735A8B" w:rsidRDefault="00735A8B" w:rsidP="00735A8B">
            <w:pPr>
              <w:autoSpaceDE w:val="0"/>
              <w:autoSpaceDN w:val="0"/>
              <w:adjustRightInd w:val="0"/>
              <w:ind w:left="60" w:right="60"/>
              <w:rPr>
                <w:rFonts w:ascii="Times New Roman" w:hAnsi="Times New Roman" w:cs="Times New Roman"/>
                <w:sz w:val="24"/>
                <w:szCs w:val="24"/>
                <w:lang w:val="en-US"/>
              </w:rPr>
            </w:pPr>
          </w:p>
        </w:tc>
      </w:tr>
    </w:tbl>
    <w:p w14:paraId="2B095A1E" w14:textId="77777777"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14:paraId="20D2F636" w14:textId="77777777" w:rsidR="00107C21" w:rsidRDefault="0054026D" w:rsidP="00735A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735A8B">
        <w:rPr>
          <w:rFonts w:ascii="Times New Roman" w:eastAsia="Times New Roman" w:hAnsi="Times New Roman" w:cs="Times New Roman"/>
          <w:sz w:val="24"/>
          <w:szCs w:val="24"/>
        </w:rPr>
        <w:t xml:space="preserve"> Technique for Analyzing the Data</w:t>
      </w:r>
    </w:p>
    <w:p w14:paraId="583C29C4" w14:textId="77777777" w:rsidR="00556993" w:rsidRDefault="00556993" w:rsidP="00735A8B">
      <w:pPr>
        <w:pBdr>
          <w:top w:val="nil"/>
          <w:left w:val="nil"/>
          <w:bottom w:val="nil"/>
          <w:right w:val="nil"/>
          <w:between w:val="nil"/>
        </w:pBdr>
        <w:jc w:val="both"/>
        <w:rPr>
          <w:rFonts w:ascii="Times New Roman" w:eastAsia="Times New Roman" w:hAnsi="Times New Roman" w:cs="Times New Roman"/>
          <w:sz w:val="24"/>
          <w:szCs w:val="24"/>
        </w:rPr>
      </w:pPr>
    </w:p>
    <w:p w14:paraId="171B2E3B" w14:textId="69EAF432" w:rsidR="00107C21" w:rsidRDefault="00000000"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this study, the normality test was applied to the </w:t>
      </w:r>
      <w:del w:id="93" w:author="Asus" w:date="2025-05-08T11:01:00Z" w16du:dateUtc="2025-05-08T04:01:00Z">
        <w:r w:rsidDel="00F760B7">
          <w:rPr>
            <w:rFonts w:ascii="Times New Roman" w:eastAsia="Times New Roman" w:hAnsi="Times New Roman" w:cs="Times New Roman"/>
            <w:sz w:val="24"/>
            <w:szCs w:val="24"/>
          </w:rPr>
          <w:delText>data set</w:delText>
        </w:r>
      </w:del>
      <w:ins w:id="94" w:author="Asus" w:date="2025-05-08T11:01:00Z" w16du:dateUtc="2025-05-08T04:01:00Z">
        <w:r w:rsidR="00F760B7">
          <w:rPr>
            <w:rFonts w:ascii="Times New Roman" w:eastAsia="Times New Roman" w:hAnsi="Times New Roman" w:cs="Times New Roman"/>
            <w:sz w:val="24"/>
            <w:szCs w:val="24"/>
          </w:rPr>
          <w:t>dataset</w:t>
        </w:r>
      </w:ins>
      <w:r>
        <w:rPr>
          <w:rFonts w:ascii="Times New Roman" w:eastAsia="Times New Roman" w:hAnsi="Times New Roman" w:cs="Times New Roman"/>
          <w:sz w:val="24"/>
          <w:szCs w:val="24"/>
        </w:rPr>
        <w:t xml:space="preserve"> obtained from the pre-test and post-test scores of students in the experimental and the control group. Sperling et al. (2020) </w:t>
      </w:r>
      <w:del w:id="95" w:author="Asus" w:date="2025-05-08T11:01:00Z" w16du:dateUtc="2025-05-08T04:01:00Z">
        <w:r w:rsidDel="00F760B7">
          <w:rPr>
            <w:rFonts w:ascii="Times New Roman" w:eastAsia="Times New Roman" w:hAnsi="Times New Roman" w:cs="Times New Roman"/>
            <w:sz w:val="24"/>
            <w:szCs w:val="24"/>
          </w:rPr>
          <w:delText xml:space="preserve">explains </w:delText>
        </w:r>
      </w:del>
      <w:ins w:id="96" w:author="Asus" w:date="2025-05-08T11:01:00Z" w16du:dateUtc="2025-05-08T04:01:00Z">
        <w:r w:rsidR="00F760B7">
          <w:rPr>
            <w:rFonts w:ascii="Times New Roman" w:eastAsia="Times New Roman" w:hAnsi="Times New Roman" w:cs="Times New Roman"/>
            <w:sz w:val="24"/>
            <w:szCs w:val="24"/>
          </w:rPr>
          <w:t xml:space="preserve">explain </w:t>
        </w:r>
      </w:ins>
      <w:r>
        <w:rPr>
          <w:rFonts w:ascii="Times New Roman" w:eastAsia="Times New Roman" w:hAnsi="Times New Roman" w:cs="Times New Roman"/>
          <w:sz w:val="24"/>
          <w:szCs w:val="24"/>
        </w:rPr>
        <w:t xml:space="preserve">that if the score of significance is higher than 0.05, the data had </w:t>
      </w:r>
      <w:ins w:id="97" w:author="Asus" w:date="2025-05-08T11:02:00Z" w16du:dateUtc="2025-05-08T04:02:00Z">
        <w:r w:rsidR="00F760B7">
          <w:rPr>
            <w:rFonts w:ascii="Times New Roman" w:eastAsia="Times New Roman" w:hAnsi="Times New Roman" w:cs="Times New Roman"/>
            <w:sz w:val="24"/>
            <w:szCs w:val="24"/>
          </w:rPr>
          <w:t xml:space="preserve">a </w:t>
        </w:r>
      </w:ins>
      <w:r>
        <w:rPr>
          <w:rFonts w:ascii="Times New Roman" w:eastAsia="Times New Roman" w:hAnsi="Times New Roman" w:cs="Times New Roman"/>
          <w:sz w:val="24"/>
          <w:szCs w:val="24"/>
        </w:rPr>
        <w:t>normal distribution.</w:t>
      </w:r>
    </w:p>
    <w:p w14:paraId="08C941BD" w14:textId="364040A6" w:rsidR="00107C21" w:rsidRDefault="00000000"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measuring the normality test, the </w:t>
      </w:r>
      <w:del w:id="98" w:author="Asus" w:date="2025-05-08T11:02:00Z" w16du:dateUtc="2025-05-08T04:02:00Z">
        <w:r w:rsidDel="00F760B7">
          <w:rPr>
            <w:rFonts w:ascii="Times New Roman" w:eastAsia="Times New Roman" w:hAnsi="Times New Roman" w:cs="Times New Roman"/>
            <w:sz w:val="24"/>
            <w:szCs w:val="24"/>
          </w:rPr>
          <w:delText>Shapiro Wilk</w:delText>
        </w:r>
      </w:del>
      <w:ins w:id="99" w:author="Asus" w:date="2025-05-08T11:02:00Z" w16du:dateUtc="2025-05-08T04:02:00Z">
        <w:r w:rsidR="00F760B7">
          <w:rPr>
            <w:rFonts w:ascii="Times New Roman" w:eastAsia="Times New Roman" w:hAnsi="Times New Roman" w:cs="Times New Roman"/>
            <w:sz w:val="24"/>
            <w:szCs w:val="24"/>
          </w:rPr>
          <w:t>Shapiro-Wilk</w:t>
        </w:r>
      </w:ins>
      <w:r>
        <w:rPr>
          <w:rFonts w:ascii="Times New Roman" w:eastAsia="Times New Roman" w:hAnsi="Times New Roman" w:cs="Times New Roman"/>
          <w:sz w:val="24"/>
          <w:szCs w:val="24"/>
        </w:rPr>
        <w:t xml:space="preserve"> in SPSS version 26 was used since the data used in this study consists of fewer than 50 samples. As mentioned by Razali and Wah (2011), the Shapiro-Wilk test was designed for samples smaller than 50. Then, the data is considered normally distributed if the sig. value &gt; 0.05. Whereas, if the sig. value &lt; 0.05</w:t>
      </w:r>
      <w:ins w:id="100" w:author="Asus" w:date="2025-05-08T11:02:00Z" w16du:dateUtc="2025-05-08T04:02:00Z">
        <w:r w:rsidR="00F760B7">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the data is not normally distributed.</w:t>
      </w:r>
    </w:p>
    <w:p w14:paraId="2BEB9AE5" w14:textId="77777777" w:rsidR="004603F3" w:rsidRDefault="004603F3">
      <w:pPr>
        <w:pBdr>
          <w:top w:val="nil"/>
          <w:left w:val="nil"/>
          <w:bottom w:val="nil"/>
          <w:right w:val="nil"/>
          <w:between w:val="nil"/>
        </w:pBdr>
        <w:jc w:val="both"/>
        <w:rPr>
          <w:rFonts w:ascii="Times New Roman" w:eastAsia="Times New Roman" w:hAnsi="Times New Roman" w:cs="Times New Roman"/>
          <w:sz w:val="24"/>
          <w:szCs w:val="24"/>
        </w:rPr>
      </w:pPr>
    </w:p>
    <w:p w14:paraId="08A2159E" w14:textId="77777777" w:rsidR="00107C21" w:rsidRDefault="00000000">
      <w:pPr>
        <w:pBdr>
          <w:top w:val="nil"/>
          <w:left w:val="nil"/>
          <w:bottom w:val="nil"/>
          <w:right w:val="nil"/>
          <w:between w:val="nil"/>
        </w:pBdr>
        <w:jc w:val="both"/>
        <w:rPr>
          <w:rFonts w:ascii="Times New Roman" w:eastAsia="Times New Roman" w:hAnsi="Times New Roman" w:cs="Times New Roman"/>
          <w:sz w:val="24"/>
          <w:szCs w:val="24"/>
        </w:rPr>
      </w:pPr>
      <w:r w:rsidRPr="004603F3">
        <w:rPr>
          <w:rFonts w:ascii="Times New Roman" w:eastAsia="Times New Roman" w:hAnsi="Times New Roman" w:cs="Times New Roman"/>
          <w:i/>
          <w:iCs/>
          <w:sz w:val="24"/>
          <w:szCs w:val="24"/>
        </w:rPr>
        <w:t>Table 3</w:t>
      </w:r>
      <w:r>
        <w:rPr>
          <w:rFonts w:ascii="Times New Roman" w:eastAsia="Times New Roman" w:hAnsi="Times New Roman" w:cs="Times New Roman"/>
          <w:sz w:val="24"/>
          <w:szCs w:val="24"/>
        </w:rPr>
        <w:t xml:space="preserve">. Normality Test of Students’ Pre-test and Post-test Scores in Control and Experimental Groups </w:t>
      </w:r>
    </w:p>
    <w:tbl>
      <w:tblPr>
        <w:tblW w:w="85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A0" w:firstRow="1" w:lastRow="0" w:firstColumn="1" w:lastColumn="0" w:noHBand="0" w:noVBand="0"/>
      </w:tblPr>
      <w:tblGrid>
        <w:gridCol w:w="892"/>
        <w:gridCol w:w="1973"/>
        <w:gridCol w:w="1104"/>
        <w:gridCol w:w="814"/>
        <w:gridCol w:w="936"/>
        <w:gridCol w:w="1030"/>
        <w:gridCol w:w="832"/>
        <w:gridCol w:w="946"/>
      </w:tblGrid>
      <w:tr w:rsidR="004603F3" w14:paraId="78494CFA" w14:textId="77777777" w:rsidTr="004603F3">
        <w:trPr>
          <w:cantSplit/>
          <w:trHeight w:val="109"/>
        </w:trPr>
        <w:tc>
          <w:tcPr>
            <w:tcW w:w="8527" w:type="dxa"/>
            <w:gridSpan w:val="8"/>
            <w:tcBorders>
              <w:top w:val="nil"/>
              <w:left w:val="nil"/>
              <w:bottom w:val="nil"/>
              <w:right w:val="nil"/>
            </w:tcBorders>
            <w:shd w:val="clear" w:color="auto" w:fill="FFFFFF"/>
            <w:vAlign w:val="center"/>
          </w:tcPr>
          <w:p w14:paraId="4D23FA62" w14:textId="77777777" w:rsidR="004603F3" w:rsidRDefault="004603F3" w:rsidP="00B12EE2">
            <w:pPr>
              <w:autoSpaceDE w:val="0"/>
              <w:autoSpaceDN w:val="0"/>
              <w:adjustRightInd w:val="0"/>
              <w:ind w:left="60" w:right="60"/>
              <w:jc w:val="center"/>
              <w:rPr>
                <w:rFonts w:ascii="Times New Roman" w:hAnsi="Times New Roman" w:cs="Times New Roman"/>
                <w:color w:val="010205"/>
                <w:sz w:val="24"/>
                <w:szCs w:val="24"/>
              </w:rPr>
            </w:pPr>
            <w:r>
              <w:rPr>
                <w:rFonts w:ascii="Times New Roman" w:hAnsi="Times New Roman" w:cs="Times New Roman"/>
                <w:b/>
                <w:bCs/>
                <w:color w:val="010205"/>
                <w:sz w:val="24"/>
                <w:szCs w:val="24"/>
              </w:rPr>
              <w:t>Tests of Normality</w:t>
            </w:r>
          </w:p>
        </w:tc>
      </w:tr>
      <w:tr w:rsidR="004603F3" w14:paraId="05A678A1" w14:textId="77777777" w:rsidTr="004603F3">
        <w:trPr>
          <w:gridBefore w:val="1"/>
          <w:wBefore w:w="892" w:type="dxa"/>
          <w:cantSplit/>
          <w:trHeight w:val="102"/>
        </w:trPr>
        <w:tc>
          <w:tcPr>
            <w:tcW w:w="1973" w:type="dxa"/>
            <w:vMerge w:val="restart"/>
            <w:tcBorders>
              <w:top w:val="nil"/>
              <w:left w:val="nil"/>
              <w:bottom w:val="nil"/>
              <w:right w:val="nil"/>
            </w:tcBorders>
            <w:shd w:val="clear" w:color="auto" w:fill="FFFFFF"/>
            <w:vAlign w:val="bottom"/>
          </w:tcPr>
          <w:p w14:paraId="2F1B08AF" w14:textId="77777777"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Class</w:t>
            </w:r>
          </w:p>
        </w:tc>
        <w:tc>
          <w:tcPr>
            <w:tcW w:w="2854" w:type="dxa"/>
            <w:gridSpan w:val="3"/>
            <w:tcBorders>
              <w:top w:val="nil"/>
              <w:left w:val="nil"/>
              <w:bottom w:val="nil"/>
              <w:right w:val="nil"/>
            </w:tcBorders>
            <w:shd w:val="clear" w:color="auto" w:fill="FFFFFF"/>
            <w:vAlign w:val="bottom"/>
          </w:tcPr>
          <w:p w14:paraId="3B28F0C6"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Kolmogorov-Smirnov</w:t>
            </w:r>
            <w:r>
              <w:rPr>
                <w:rFonts w:ascii="Times New Roman" w:hAnsi="Times New Roman" w:cs="Times New Roman"/>
                <w:sz w:val="24"/>
                <w:szCs w:val="24"/>
                <w:vertAlign w:val="superscript"/>
              </w:rPr>
              <w:t>a</w:t>
            </w:r>
          </w:p>
        </w:tc>
        <w:tc>
          <w:tcPr>
            <w:tcW w:w="2807" w:type="dxa"/>
            <w:gridSpan w:val="3"/>
            <w:tcBorders>
              <w:top w:val="nil"/>
              <w:left w:val="single" w:sz="8" w:space="0" w:color="E0E0E0"/>
              <w:bottom w:val="nil"/>
              <w:right w:val="nil"/>
            </w:tcBorders>
            <w:shd w:val="clear" w:color="auto" w:fill="FFFFFF"/>
            <w:vAlign w:val="bottom"/>
          </w:tcPr>
          <w:p w14:paraId="2CA9B58C"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Shapiro-Wilk</w:t>
            </w:r>
          </w:p>
        </w:tc>
      </w:tr>
      <w:tr w:rsidR="004603F3" w14:paraId="558CA871" w14:textId="77777777" w:rsidTr="004603F3">
        <w:trPr>
          <w:gridBefore w:val="1"/>
          <w:wBefore w:w="892" w:type="dxa"/>
          <w:cantSplit/>
          <w:trHeight w:val="109"/>
        </w:trPr>
        <w:tc>
          <w:tcPr>
            <w:tcW w:w="1973" w:type="dxa"/>
            <w:vMerge/>
            <w:tcBorders>
              <w:top w:val="nil"/>
              <w:left w:val="nil"/>
              <w:bottom w:val="nil"/>
              <w:right w:val="nil"/>
            </w:tcBorders>
            <w:shd w:val="clear" w:color="auto" w:fill="FFFFFF"/>
            <w:vAlign w:val="bottom"/>
          </w:tcPr>
          <w:p w14:paraId="5E6E77E0" w14:textId="77777777" w:rsidR="004603F3" w:rsidRDefault="004603F3" w:rsidP="00B12EE2">
            <w:pPr>
              <w:autoSpaceDE w:val="0"/>
              <w:autoSpaceDN w:val="0"/>
              <w:adjustRightInd w:val="0"/>
              <w:rPr>
                <w:rFonts w:ascii="Times New Roman" w:hAnsi="Times New Roman" w:cs="Times New Roman"/>
                <w:sz w:val="24"/>
                <w:szCs w:val="24"/>
              </w:rPr>
            </w:pPr>
          </w:p>
        </w:tc>
        <w:tc>
          <w:tcPr>
            <w:tcW w:w="1104" w:type="dxa"/>
            <w:tcBorders>
              <w:top w:val="nil"/>
              <w:left w:val="nil"/>
              <w:bottom w:val="single" w:sz="8" w:space="0" w:color="152935"/>
              <w:right w:val="single" w:sz="8" w:space="0" w:color="E0E0E0"/>
            </w:tcBorders>
            <w:shd w:val="clear" w:color="auto" w:fill="FFFFFF"/>
            <w:vAlign w:val="bottom"/>
          </w:tcPr>
          <w:p w14:paraId="4EF9BFD7"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Statistic</w:t>
            </w:r>
          </w:p>
        </w:tc>
        <w:tc>
          <w:tcPr>
            <w:tcW w:w="814" w:type="dxa"/>
            <w:tcBorders>
              <w:top w:val="nil"/>
              <w:left w:val="single" w:sz="8" w:space="0" w:color="E0E0E0"/>
              <w:bottom w:val="single" w:sz="8" w:space="0" w:color="152935"/>
              <w:right w:val="single" w:sz="8" w:space="0" w:color="E0E0E0"/>
            </w:tcBorders>
            <w:shd w:val="clear" w:color="auto" w:fill="FFFFFF"/>
            <w:vAlign w:val="bottom"/>
          </w:tcPr>
          <w:p w14:paraId="5E41716C"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Df</w:t>
            </w:r>
          </w:p>
        </w:tc>
        <w:tc>
          <w:tcPr>
            <w:tcW w:w="935" w:type="dxa"/>
            <w:tcBorders>
              <w:top w:val="nil"/>
              <w:left w:val="single" w:sz="8" w:space="0" w:color="E0E0E0"/>
              <w:bottom w:val="single" w:sz="8" w:space="0" w:color="152935"/>
              <w:right w:val="nil"/>
            </w:tcBorders>
            <w:shd w:val="clear" w:color="auto" w:fill="FFFFFF"/>
            <w:vAlign w:val="bottom"/>
          </w:tcPr>
          <w:p w14:paraId="0FA91FAB"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Sig.</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66309805"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Statistic</w:t>
            </w:r>
          </w:p>
        </w:tc>
        <w:tc>
          <w:tcPr>
            <w:tcW w:w="832" w:type="dxa"/>
            <w:tcBorders>
              <w:top w:val="nil"/>
              <w:left w:val="single" w:sz="8" w:space="0" w:color="E0E0E0"/>
              <w:bottom w:val="single" w:sz="8" w:space="0" w:color="152935"/>
              <w:right w:val="single" w:sz="8" w:space="0" w:color="E0E0E0"/>
            </w:tcBorders>
            <w:shd w:val="clear" w:color="auto" w:fill="FFFFFF"/>
            <w:vAlign w:val="bottom"/>
          </w:tcPr>
          <w:p w14:paraId="7144DACB"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Df</w:t>
            </w:r>
          </w:p>
        </w:tc>
        <w:tc>
          <w:tcPr>
            <w:tcW w:w="943" w:type="dxa"/>
            <w:tcBorders>
              <w:top w:val="nil"/>
              <w:left w:val="single" w:sz="8" w:space="0" w:color="E0E0E0"/>
              <w:bottom w:val="single" w:sz="8" w:space="0" w:color="152935"/>
              <w:right w:val="nil"/>
            </w:tcBorders>
            <w:shd w:val="clear" w:color="auto" w:fill="FFFFFF"/>
            <w:vAlign w:val="bottom"/>
          </w:tcPr>
          <w:p w14:paraId="798A9BEC"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Sig.</w:t>
            </w:r>
          </w:p>
        </w:tc>
      </w:tr>
      <w:tr w:rsidR="004603F3" w14:paraId="3DA63F23" w14:textId="77777777" w:rsidTr="004603F3">
        <w:trPr>
          <w:cantSplit/>
          <w:trHeight w:val="109"/>
        </w:trPr>
        <w:tc>
          <w:tcPr>
            <w:tcW w:w="891" w:type="dxa"/>
            <w:vMerge w:val="restart"/>
            <w:tcBorders>
              <w:top w:val="nil"/>
              <w:left w:val="nil"/>
              <w:bottom w:val="single" w:sz="8" w:space="0" w:color="152935"/>
              <w:right w:val="nil"/>
            </w:tcBorders>
            <w:shd w:val="clear" w:color="auto" w:fill="auto"/>
          </w:tcPr>
          <w:p w14:paraId="1026CCB2" w14:textId="77777777"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Result</w:t>
            </w:r>
          </w:p>
        </w:tc>
        <w:tc>
          <w:tcPr>
            <w:tcW w:w="1973" w:type="dxa"/>
            <w:tcBorders>
              <w:top w:val="single" w:sz="8" w:space="0" w:color="152935"/>
              <w:left w:val="nil"/>
              <w:bottom w:val="single" w:sz="8" w:space="0" w:color="AEAEAE"/>
              <w:right w:val="nil"/>
            </w:tcBorders>
            <w:shd w:val="clear" w:color="auto" w:fill="auto"/>
          </w:tcPr>
          <w:p w14:paraId="3B8793BE" w14:textId="77777777"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Pre-test Control</w:t>
            </w:r>
          </w:p>
        </w:tc>
        <w:tc>
          <w:tcPr>
            <w:tcW w:w="1104" w:type="dxa"/>
            <w:tcBorders>
              <w:top w:val="single" w:sz="8" w:space="0" w:color="152935"/>
              <w:left w:val="nil"/>
              <w:bottom w:val="single" w:sz="8" w:space="0" w:color="AEAEAE"/>
              <w:right w:val="single" w:sz="8" w:space="0" w:color="E0E0E0"/>
            </w:tcBorders>
            <w:shd w:val="clear" w:color="auto" w:fill="FFFFFF"/>
          </w:tcPr>
          <w:p w14:paraId="5B3BBA03"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.128</w:t>
            </w:r>
          </w:p>
        </w:tc>
        <w:tc>
          <w:tcPr>
            <w:tcW w:w="814" w:type="dxa"/>
            <w:tcBorders>
              <w:top w:val="single" w:sz="8" w:space="0" w:color="152935"/>
              <w:left w:val="single" w:sz="8" w:space="0" w:color="E0E0E0"/>
              <w:bottom w:val="single" w:sz="8" w:space="0" w:color="AEAEAE"/>
              <w:right w:val="single" w:sz="8" w:space="0" w:color="E0E0E0"/>
            </w:tcBorders>
            <w:shd w:val="clear" w:color="auto" w:fill="FFFFFF"/>
          </w:tcPr>
          <w:p w14:paraId="1D5BE4B3"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152935"/>
              <w:left w:val="single" w:sz="8" w:space="0" w:color="E0E0E0"/>
              <w:bottom w:val="single" w:sz="8" w:space="0" w:color="AEAEAE"/>
              <w:right w:val="nil"/>
            </w:tcBorders>
            <w:shd w:val="clear" w:color="auto" w:fill="FFFFFF"/>
          </w:tcPr>
          <w:p w14:paraId="6961782C"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.176</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14:paraId="5B4C2552"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.953</w:t>
            </w:r>
          </w:p>
        </w:tc>
        <w:tc>
          <w:tcPr>
            <w:tcW w:w="832" w:type="dxa"/>
            <w:tcBorders>
              <w:top w:val="single" w:sz="8" w:space="0" w:color="152935"/>
              <w:left w:val="single" w:sz="8" w:space="0" w:color="E0E0E0"/>
              <w:bottom w:val="single" w:sz="8" w:space="0" w:color="AEAEAE"/>
              <w:right w:val="single" w:sz="8" w:space="0" w:color="E0E0E0"/>
            </w:tcBorders>
            <w:shd w:val="clear" w:color="auto" w:fill="FFFFFF"/>
          </w:tcPr>
          <w:p w14:paraId="1340A5DD"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152935"/>
              <w:left w:val="single" w:sz="8" w:space="0" w:color="E0E0E0"/>
              <w:bottom w:val="single" w:sz="8" w:space="0" w:color="AEAEAE"/>
              <w:right w:val="nil"/>
            </w:tcBorders>
            <w:shd w:val="clear" w:color="auto" w:fill="FFFFFF"/>
          </w:tcPr>
          <w:p w14:paraId="3227D86B"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.147</w:t>
            </w:r>
          </w:p>
        </w:tc>
      </w:tr>
      <w:tr w:rsidR="004603F3" w14:paraId="7690C097" w14:textId="77777777" w:rsidTr="004603F3">
        <w:trPr>
          <w:cantSplit/>
          <w:trHeight w:val="109"/>
        </w:trPr>
        <w:tc>
          <w:tcPr>
            <w:tcW w:w="891" w:type="dxa"/>
            <w:vMerge/>
            <w:tcBorders>
              <w:top w:val="single" w:sz="8" w:space="0" w:color="152935"/>
              <w:left w:val="nil"/>
              <w:bottom w:val="single" w:sz="8" w:space="0" w:color="152935"/>
              <w:right w:val="nil"/>
            </w:tcBorders>
            <w:shd w:val="clear" w:color="auto" w:fill="auto"/>
          </w:tcPr>
          <w:p w14:paraId="2DD0F962" w14:textId="77777777" w:rsidR="004603F3" w:rsidRDefault="004603F3" w:rsidP="00B12EE2">
            <w:pPr>
              <w:autoSpaceDE w:val="0"/>
              <w:autoSpaceDN w:val="0"/>
              <w:adjustRightInd w:val="0"/>
              <w:rPr>
                <w:rFonts w:ascii="Times New Roman" w:hAnsi="Times New Roman" w:cs="Times New Roman"/>
                <w:sz w:val="24"/>
                <w:szCs w:val="24"/>
              </w:rPr>
            </w:pPr>
          </w:p>
        </w:tc>
        <w:tc>
          <w:tcPr>
            <w:tcW w:w="1973" w:type="dxa"/>
            <w:tcBorders>
              <w:top w:val="single" w:sz="8" w:space="0" w:color="AEAEAE"/>
              <w:left w:val="nil"/>
              <w:bottom w:val="single" w:sz="8" w:space="0" w:color="AEAEAE"/>
              <w:right w:val="nil"/>
            </w:tcBorders>
            <w:shd w:val="clear" w:color="auto" w:fill="auto"/>
          </w:tcPr>
          <w:p w14:paraId="44FBEC02" w14:textId="77777777"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Post-test Control</w:t>
            </w:r>
          </w:p>
        </w:tc>
        <w:tc>
          <w:tcPr>
            <w:tcW w:w="1104" w:type="dxa"/>
            <w:tcBorders>
              <w:top w:val="single" w:sz="8" w:space="0" w:color="AEAEAE"/>
              <w:left w:val="nil"/>
              <w:bottom w:val="single" w:sz="8" w:space="0" w:color="AEAEAE"/>
              <w:right w:val="single" w:sz="8" w:space="0" w:color="E0E0E0"/>
            </w:tcBorders>
            <w:shd w:val="clear" w:color="auto" w:fill="FFFFFF"/>
          </w:tcPr>
          <w:p w14:paraId="0F99E68A"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.133</w:t>
            </w:r>
          </w:p>
        </w:tc>
        <w:tc>
          <w:tcPr>
            <w:tcW w:w="814" w:type="dxa"/>
            <w:tcBorders>
              <w:top w:val="single" w:sz="8" w:space="0" w:color="AEAEAE"/>
              <w:left w:val="single" w:sz="8" w:space="0" w:color="E0E0E0"/>
              <w:bottom w:val="single" w:sz="8" w:space="0" w:color="AEAEAE"/>
              <w:right w:val="single" w:sz="8" w:space="0" w:color="E0E0E0"/>
            </w:tcBorders>
            <w:shd w:val="clear" w:color="auto" w:fill="FFFFFF"/>
          </w:tcPr>
          <w:p w14:paraId="1E2DFF7F"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AEAEAE"/>
              <w:right w:val="nil"/>
            </w:tcBorders>
            <w:shd w:val="clear" w:color="auto" w:fill="FFFFFF"/>
          </w:tcPr>
          <w:p w14:paraId="65AF69ED"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157F8B2F"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tcPr>
          <w:p w14:paraId="590B34A2"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AEAEAE"/>
              <w:right w:val="nil"/>
            </w:tcBorders>
            <w:shd w:val="clear" w:color="auto" w:fill="FFFFFF"/>
          </w:tcPr>
          <w:p w14:paraId="1DEF0B49"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.071</w:t>
            </w:r>
          </w:p>
        </w:tc>
      </w:tr>
      <w:tr w:rsidR="004603F3" w14:paraId="19EE7FE7" w14:textId="77777777" w:rsidTr="004603F3">
        <w:trPr>
          <w:cantSplit/>
          <w:trHeight w:val="281"/>
        </w:trPr>
        <w:tc>
          <w:tcPr>
            <w:tcW w:w="891" w:type="dxa"/>
            <w:vMerge/>
            <w:tcBorders>
              <w:top w:val="single" w:sz="8" w:space="0" w:color="152935"/>
              <w:left w:val="nil"/>
              <w:bottom w:val="single" w:sz="8" w:space="0" w:color="152935"/>
              <w:right w:val="nil"/>
            </w:tcBorders>
            <w:shd w:val="clear" w:color="auto" w:fill="auto"/>
          </w:tcPr>
          <w:p w14:paraId="2A394F3A" w14:textId="77777777" w:rsidR="004603F3" w:rsidRDefault="004603F3" w:rsidP="00B12EE2">
            <w:pPr>
              <w:autoSpaceDE w:val="0"/>
              <w:autoSpaceDN w:val="0"/>
              <w:adjustRightInd w:val="0"/>
              <w:rPr>
                <w:rFonts w:ascii="Times New Roman" w:hAnsi="Times New Roman" w:cs="Times New Roman"/>
                <w:sz w:val="24"/>
                <w:szCs w:val="24"/>
              </w:rPr>
            </w:pPr>
          </w:p>
        </w:tc>
        <w:tc>
          <w:tcPr>
            <w:tcW w:w="1973" w:type="dxa"/>
            <w:tcBorders>
              <w:top w:val="single" w:sz="8" w:space="0" w:color="AEAEAE"/>
              <w:left w:val="nil"/>
              <w:bottom w:val="single" w:sz="8" w:space="0" w:color="AEAEAE"/>
              <w:right w:val="nil"/>
            </w:tcBorders>
            <w:shd w:val="clear" w:color="auto" w:fill="auto"/>
          </w:tcPr>
          <w:p w14:paraId="73A12CF9" w14:textId="77777777"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Pre-test Experimental</w:t>
            </w:r>
          </w:p>
        </w:tc>
        <w:tc>
          <w:tcPr>
            <w:tcW w:w="1104" w:type="dxa"/>
            <w:tcBorders>
              <w:top w:val="single" w:sz="8" w:space="0" w:color="AEAEAE"/>
              <w:left w:val="nil"/>
              <w:bottom w:val="single" w:sz="8" w:space="0" w:color="AEAEAE"/>
              <w:right w:val="single" w:sz="8" w:space="0" w:color="E0E0E0"/>
            </w:tcBorders>
            <w:shd w:val="clear" w:color="auto" w:fill="FFFFFF"/>
          </w:tcPr>
          <w:p w14:paraId="0947428C"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.126</w:t>
            </w:r>
          </w:p>
        </w:tc>
        <w:tc>
          <w:tcPr>
            <w:tcW w:w="814" w:type="dxa"/>
            <w:tcBorders>
              <w:top w:val="single" w:sz="8" w:space="0" w:color="AEAEAE"/>
              <w:left w:val="single" w:sz="8" w:space="0" w:color="E0E0E0"/>
              <w:bottom w:val="single" w:sz="8" w:space="0" w:color="AEAEAE"/>
              <w:right w:val="single" w:sz="8" w:space="0" w:color="E0E0E0"/>
            </w:tcBorders>
            <w:shd w:val="clear" w:color="auto" w:fill="FFFFFF"/>
          </w:tcPr>
          <w:p w14:paraId="0DD0B287"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AEAEAE"/>
              <w:right w:val="nil"/>
            </w:tcBorders>
            <w:shd w:val="clear" w:color="auto" w:fill="FFFFFF"/>
          </w:tcPr>
          <w:p w14:paraId="1A5DAB54"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.185</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16827788"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tcPr>
          <w:p w14:paraId="263050DC"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AEAEAE"/>
              <w:right w:val="nil"/>
            </w:tcBorders>
            <w:shd w:val="clear" w:color="auto" w:fill="FFFFFF"/>
          </w:tcPr>
          <w:p w14:paraId="269AC118"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.072</w:t>
            </w:r>
          </w:p>
        </w:tc>
      </w:tr>
      <w:tr w:rsidR="004603F3" w14:paraId="6716B66A" w14:textId="77777777" w:rsidTr="004603F3">
        <w:trPr>
          <w:cantSplit/>
          <w:trHeight w:val="220"/>
        </w:trPr>
        <w:tc>
          <w:tcPr>
            <w:tcW w:w="891" w:type="dxa"/>
            <w:vMerge/>
            <w:tcBorders>
              <w:top w:val="single" w:sz="8" w:space="0" w:color="152935"/>
              <w:left w:val="nil"/>
              <w:bottom w:val="single" w:sz="8" w:space="0" w:color="152935"/>
              <w:right w:val="nil"/>
            </w:tcBorders>
            <w:shd w:val="clear" w:color="auto" w:fill="auto"/>
          </w:tcPr>
          <w:p w14:paraId="6DAD6DA6" w14:textId="77777777" w:rsidR="004603F3" w:rsidRDefault="004603F3" w:rsidP="00B12EE2">
            <w:pPr>
              <w:autoSpaceDE w:val="0"/>
              <w:autoSpaceDN w:val="0"/>
              <w:adjustRightInd w:val="0"/>
              <w:rPr>
                <w:rFonts w:ascii="Times New Roman" w:hAnsi="Times New Roman" w:cs="Times New Roman"/>
                <w:color w:val="010205"/>
                <w:sz w:val="24"/>
                <w:szCs w:val="24"/>
              </w:rPr>
            </w:pPr>
          </w:p>
        </w:tc>
        <w:tc>
          <w:tcPr>
            <w:tcW w:w="1973" w:type="dxa"/>
            <w:tcBorders>
              <w:top w:val="single" w:sz="8" w:space="0" w:color="AEAEAE"/>
              <w:left w:val="nil"/>
              <w:bottom w:val="single" w:sz="8" w:space="0" w:color="152935"/>
              <w:right w:val="nil"/>
            </w:tcBorders>
            <w:shd w:val="clear" w:color="auto" w:fill="auto"/>
          </w:tcPr>
          <w:p w14:paraId="31546401" w14:textId="77777777"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Post-test Experimental</w:t>
            </w:r>
          </w:p>
        </w:tc>
        <w:tc>
          <w:tcPr>
            <w:tcW w:w="1104" w:type="dxa"/>
            <w:tcBorders>
              <w:top w:val="single" w:sz="8" w:space="0" w:color="AEAEAE"/>
              <w:left w:val="nil"/>
              <w:bottom w:val="single" w:sz="8" w:space="0" w:color="152935"/>
              <w:right w:val="single" w:sz="8" w:space="0" w:color="E0E0E0"/>
            </w:tcBorders>
            <w:shd w:val="clear" w:color="auto" w:fill="FFFFFF"/>
          </w:tcPr>
          <w:p w14:paraId="0D8D4705" w14:textId="77777777" w:rsidR="004603F3" w:rsidRDefault="004603F3" w:rsidP="00B12EE2">
            <w:pPr>
              <w:autoSpaceDE w:val="0"/>
              <w:autoSpaceDN w:val="0"/>
              <w:adjustRightInd w:val="0"/>
              <w:ind w:left="60" w:right="60"/>
              <w:jc w:val="right"/>
              <w:rPr>
                <w:rFonts w:ascii="Times New Roman" w:hAnsi="Times New Roman" w:cs="Times New Roman"/>
                <w:sz w:val="24"/>
                <w:szCs w:val="24"/>
              </w:rPr>
            </w:pPr>
            <w:r>
              <w:rPr>
                <w:rFonts w:ascii="Times New Roman" w:hAnsi="Times New Roman" w:cs="Times New Roman"/>
                <w:sz w:val="24"/>
                <w:szCs w:val="24"/>
              </w:rPr>
              <w:t>.097</w:t>
            </w:r>
          </w:p>
        </w:tc>
        <w:tc>
          <w:tcPr>
            <w:tcW w:w="814" w:type="dxa"/>
            <w:tcBorders>
              <w:top w:val="single" w:sz="8" w:space="0" w:color="AEAEAE"/>
              <w:left w:val="single" w:sz="8" w:space="0" w:color="E0E0E0"/>
              <w:bottom w:val="single" w:sz="8" w:space="0" w:color="152935"/>
              <w:right w:val="single" w:sz="8" w:space="0" w:color="E0E0E0"/>
            </w:tcBorders>
            <w:shd w:val="clear" w:color="auto" w:fill="FFFFFF"/>
          </w:tcPr>
          <w:p w14:paraId="7FEA3752"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152935"/>
              <w:right w:val="nil"/>
            </w:tcBorders>
            <w:shd w:val="clear" w:color="auto" w:fill="FFFFFF"/>
          </w:tcPr>
          <w:p w14:paraId="575940F2"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.200</w:t>
            </w:r>
            <w:r>
              <w:rPr>
                <w:rFonts w:ascii="Times New Roman" w:hAnsi="Times New Roman" w:cs="Times New Roman"/>
                <w:color w:val="010205"/>
                <w:sz w:val="24"/>
                <w:szCs w:val="24"/>
                <w:vertAlign w:val="superscript"/>
              </w:rPr>
              <w:t>*</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14:paraId="161D5D02"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.954</w:t>
            </w:r>
          </w:p>
        </w:tc>
        <w:tc>
          <w:tcPr>
            <w:tcW w:w="832" w:type="dxa"/>
            <w:tcBorders>
              <w:top w:val="single" w:sz="8" w:space="0" w:color="AEAEAE"/>
              <w:left w:val="single" w:sz="8" w:space="0" w:color="E0E0E0"/>
              <w:bottom w:val="single" w:sz="8" w:space="0" w:color="152935"/>
              <w:right w:val="single" w:sz="8" w:space="0" w:color="E0E0E0"/>
            </w:tcBorders>
            <w:shd w:val="clear" w:color="auto" w:fill="FFFFFF"/>
          </w:tcPr>
          <w:p w14:paraId="7F85C813"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152935"/>
              <w:right w:val="nil"/>
            </w:tcBorders>
            <w:shd w:val="clear" w:color="auto" w:fill="FFFFFF"/>
          </w:tcPr>
          <w:p w14:paraId="4A598381"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.158</w:t>
            </w:r>
          </w:p>
        </w:tc>
      </w:tr>
      <w:tr w:rsidR="004603F3" w14:paraId="3BDB4982" w14:textId="77777777" w:rsidTr="004603F3">
        <w:trPr>
          <w:cantSplit/>
          <w:trHeight w:val="109"/>
        </w:trPr>
        <w:tc>
          <w:tcPr>
            <w:tcW w:w="8527" w:type="dxa"/>
            <w:gridSpan w:val="8"/>
            <w:tcBorders>
              <w:top w:val="nil"/>
              <w:left w:val="nil"/>
              <w:bottom w:val="nil"/>
              <w:right w:val="nil"/>
            </w:tcBorders>
            <w:shd w:val="clear" w:color="auto" w:fill="FFFFFF"/>
          </w:tcPr>
          <w:p w14:paraId="6D60F671" w14:textId="77777777" w:rsidR="004603F3" w:rsidRDefault="004603F3" w:rsidP="00B12EE2">
            <w:pPr>
              <w:autoSpaceDE w:val="0"/>
              <w:autoSpaceDN w:val="0"/>
              <w:adjustRightInd w:val="0"/>
              <w:ind w:left="60" w:right="60"/>
              <w:rPr>
                <w:rFonts w:ascii="Times New Roman" w:hAnsi="Times New Roman" w:cs="Times New Roman"/>
                <w:color w:val="010205"/>
                <w:sz w:val="24"/>
                <w:szCs w:val="24"/>
              </w:rPr>
            </w:pPr>
            <w:r>
              <w:rPr>
                <w:rFonts w:ascii="Times New Roman" w:hAnsi="Times New Roman" w:cs="Times New Roman"/>
                <w:color w:val="010205"/>
                <w:sz w:val="24"/>
                <w:szCs w:val="24"/>
              </w:rPr>
              <w:t>*. This is a lower bound of the true significance.</w:t>
            </w:r>
          </w:p>
        </w:tc>
      </w:tr>
      <w:tr w:rsidR="004603F3" w14:paraId="1BCE6340" w14:textId="77777777" w:rsidTr="004603F3">
        <w:trPr>
          <w:cantSplit/>
          <w:trHeight w:val="102"/>
        </w:trPr>
        <w:tc>
          <w:tcPr>
            <w:tcW w:w="8527" w:type="dxa"/>
            <w:gridSpan w:val="8"/>
            <w:tcBorders>
              <w:top w:val="nil"/>
              <w:left w:val="nil"/>
              <w:bottom w:val="nil"/>
              <w:right w:val="nil"/>
            </w:tcBorders>
            <w:shd w:val="clear" w:color="auto" w:fill="FFFFFF"/>
          </w:tcPr>
          <w:p w14:paraId="669FCED3" w14:textId="77777777" w:rsidR="004603F3" w:rsidRDefault="004603F3" w:rsidP="00B12EE2">
            <w:pPr>
              <w:autoSpaceDE w:val="0"/>
              <w:autoSpaceDN w:val="0"/>
              <w:adjustRightInd w:val="0"/>
              <w:ind w:left="60" w:right="60"/>
              <w:rPr>
                <w:rFonts w:ascii="Times New Roman" w:hAnsi="Times New Roman" w:cs="Times New Roman"/>
                <w:color w:val="010205"/>
                <w:sz w:val="24"/>
                <w:szCs w:val="24"/>
              </w:rPr>
            </w:pPr>
            <w:r>
              <w:rPr>
                <w:rFonts w:ascii="Times New Roman" w:hAnsi="Times New Roman" w:cs="Times New Roman"/>
                <w:color w:val="010205"/>
                <w:sz w:val="24"/>
                <w:szCs w:val="24"/>
              </w:rPr>
              <w:t>a. Lilliefors Significance Correction</w:t>
            </w:r>
          </w:p>
        </w:tc>
      </w:tr>
    </w:tbl>
    <w:p w14:paraId="57C2459F" w14:textId="77777777" w:rsidR="004603F3" w:rsidRDefault="004603F3">
      <w:pPr>
        <w:pBdr>
          <w:top w:val="nil"/>
          <w:left w:val="nil"/>
          <w:bottom w:val="nil"/>
          <w:right w:val="nil"/>
          <w:between w:val="nil"/>
        </w:pBdr>
        <w:jc w:val="both"/>
        <w:rPr>
          <w:rFonts w:ascii="Times New Roman" w:eastAsia="Times New Roman" w:hAnsi="Times New Roman" w:cs="Times New Roman"/>
          <w:sz w:val="24"/>
          <w:szCs w:val="24"/>
        </w:rPr>
      </w:pPr>
    </w:p>
    <w:p w14:paraId="52F5C784" w14:textId="36C4B571" w:rsidR="004603F3" w:rsidRDefault="00000000"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normality test’s table analysis, it revealed that the </w:t>
      </w:r>
      <w:del w:id="101" w:author="Asus" w:date="2025-05-08T11:02:00Z" w16du:dateUtc="2025-05-08T04:02:00Z">
        <w:r w:rsidDel="00F760B7">
          <w:rPr>
            <w:rFonts w:ascii="Times New Roman" w:eastAsia="Times New Roman" w:hAnsi="Times New Roman" w:cs="Times New Roman"/>
            <w:sz w:val="24"/>
            <w:szCs w:val="24"/>
          </w:rPr>
          <w:delText>sig</w:delText>
        </w:r>
      </w:del>
      <w:ins w:id="102" w:author="Asus" w:date="2025-05-08T11:02:00Z" w16du:dateUtc="2025-05-08T04:02:00Z">
        <w:r w:rsidR="00F760B7">
          <w:rPr>
            <w:rFonts w:ascii="Times New Roman" w:eastAsia="Times New Roman" w:hAnsi="Times New Roman" w:cs="Times New Roman"/>
            <w:sz w:val="24"/>
            <w:szCs w:val="24"/>
          </w:rPr>
          <w:t>significance</w:t>
        </w:r>
      </w:ins>
      <w:r>
        <w:rPr>
          <w:rFonts w:ascii="Times New Roman" w:eastAsia="Times New Roman" w:hAnsi="Times New Roman" w:cs="Times New Roman"/>
          <w:sz w:val="24"/>
          <w:szCs w:val="24"/>
        </w:rPr>
        <w:t>. (</w:t>
      </w:r>
      <w:del w:id="103" w:author="Asus" w:date="2025-05-08T11:02:00Z" w16du:dateUtc="2025-05-08T04:02:00Z">
        <w:r w:rsidDel="00F760B7">
          <w:rPr>
            <w:rFonts w:ascii="Times New Roman" w:eastAsia="Times New Roman" w:hAnsi="Times New Roman" w:cs="Times New Roman"/>
            <w:sz w:val="24"/>
            <w:szCs w:val="24"/>
          </w:rPr>
          <w:delText>Shapiro Wilk</w:delText>
        </w:r>
      </w:del>
      <w:ins w:id="104" w:author="Asus" w:date="2025-05-08T11:02:00Z" w16du:dateUtc="2025-05-08T04:02:00Z">
        <w:r w:rsidR="00F760B7">
          <w:rPr>
            <w:rFonts w:ascii="Times New Roman" w:eastAsia="Times New Roman" w:hAnsi="Times New Roman" w:cs="Times New Roman"/>
            <w:sz w:val="24"/>
            <w:szCs w:val="24"/>
          </w:rPr>
          <w:t>Shapiro-Wilk</w:t>
        </w:r>
      </w:ins>
      <w:r>
        <w:rPr>
          <w:rFonts w:ascii="Times New Roman" w:eastAsia="Times New Roman" w:hAnsi="Times New Roman" w:cs="Times New Roman"/>
          <w:sz w:val="24"/>
          <w:szCs w:val="24"/>
        </w:rPr>
        <w:t>) of pre-test in the control group was 0.147, while in post-test was 0.071. Then, the sig. (</w:t>
      </w:r>
      <w:del w:id="105" w:author="Asus" w:date="2025-05-08T11:02:00Z" w16du:dateUtc="2025-05-08T04:02:00Z">
        <w:r w:rsidDel="00F760B7">
          <w:rPr>
            <w:rFonts w:ascii="Times New Roman" w:eastAsia="Times New Roman" w:hAnsi="Times New Roman" w:cs="Times New Roman"/>
            <w:sz w:val="24"/>
            <w:szCs w:val="24"/>
          </w:rPr>
          <w:delText>Shapiro Wilk</w:delText>
        </w:r>
      </w:del>
      <w:ins w:id="106" w:author="Asus" w:date="2025-05-08T11:02:00Z" w16du:dateUtc="2025-05-08T04:02:00Z">
        <w:r w:rsidR="00F760B7">
          <w:rPr>
            <w:rFonts w:ascii="Times New Roman" w:eastAsia="Times New Roman" w:hAnsi="Times New Roman" w:cs="Times New Roman"/>
            <w:sz w:val="24"/>
            <w:szCs w:val="24"/>
          </w:rPr>
          <w:t>Shapiro-Wilk</w:t>
        </w:r>
      </w:ins>
      <w:r>
        <w:rPr>
          <w:rFonts w:ascii="Times New Roman" w:eastAsia="Times New Roman" w:hAnsi="Times New Roman" w:cs="Times New Roman"/>
          <w:sz w:val="24"/>
          <w:szCs w:val="24"/>
        </w:rPr>
        <w:t>) of the experimental group was 0.072, while the post-test was 0.158. Thus, the students’ scores in both groups were found to follow a normal distribution since all the sig. (</w:t>
      </w:r>
      <w:del w:id="107" w:author="Asus" w:date="2025-05-08T11:03:00Z" w16du:dateUtc="2025-05-08T04:03:00Z">
        <w:r w:rsidDel="008168CE">
          <w:rPr>
            <w:rFonts w:ascii="Times New Roman" w:eastAsia="Times New Roman" w:hAnsi="Times New Roman" w:cs="Times New Roman"/>
            <w:sz w:val="24"/>
            <w:szCs w:val="24"/>
          </w:rPr>
          <w:delText>Shapiro Wilk</w:delText>
        </w:r>
      </w:del>
      <w:ins w:id="108" w:author="Asus" w:date="2025-05-08T11:03:00Z" w16du:dateUtc="2025-05-08T04:03:00Z">
        <w:r w:rsidR="008168CE">
          <w:rPr>
            <w:rFonts w:ascii="Times New Roman" w:eastAsia="Times New Roman" w:hAnsi="Times New Roman" w:cs="Times New Roman"/>
            <w:sz w:val="24"/>
            <w:szCs w:val="24"/>
          </w:rPr>
          <w:t>Shapiro-Wilk</w:t>
        </w:r>
      </w:ins>
      <w:r>
        <w:rPr>
          <w:rFonts w:ascii="Times New Roman" w:eastAsia="Times New Roman" w:hAnsi="Times New Roman" w:cs="Times New Roman"/>
          <w:sz w:val="24"/>
          <w:szCs w:val="24"/>
        </w:rPr>
        <w:t>) were more than 0.05.</w:t>
      </w:r>
    </w:p>
    <w:p w14:paraId="39F3FC3A" w14:textId="20CF29F0" w:rsidR="00107C21" w:rsidRDefault="00000000"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to compare the pre-test and post-test results, the homogeneity test was employed </w:t>
      </w:r>
      <w:del w:id="109" w:author="Asus" w:date="2025-05-08T11:02:00Z" w16du:dateUtc="2025-05-08T04:02:00Z">
        <w:r w:rsidDel="008168CE">
          <w:rPr>
            <w:rFonts w:ascii="Times New Roman" w:eastAsia="Times New Roman" w:hAnsi="Times New Roman" w:cs="Times New Roman"/>
            <w:sz w:val="24"/>
            <w:szCs w:val="24"/>
          </w:rPr>
          <w:delText xml:space="preserve">from </w:delText>
        </w:r>
      </w:del>
      <w:ins w:id="110" w:author="Asus" w:date="2025-05-08T11:02:00Z" w16du:dateUtc="2025-05-08T04:02:00Z">
        <w:r w:rsidR="008168CE">
          <w:rPr>
            <w:rFonts w:ascii="Times New Roman" w:eastAsia="Times New Roman" w:hAnsi="Times New Roman" w:cs="Times New Roman"/>
            <w:sz w:val="24"/>
            <w:szCs w:val="24"/>
          </w:rPr>
          <w:t xml:space="preserve">on the </w:t>
        </w:r>
      </w:ins>
      <w:r>
        <w:rPr>
          <w:rFonts w:ascii="Times New Roman" w:eastAsia="Times New Roman" w:hAnsi="Times New Roman" w:cs="Times New Roman"/>
          <w:sz w:val="24"/>
          <w:szCs w:val="24"/>
        </w:rPr>
        <w:t xml:space="preserve">control and experimental groups. It is </w:t>
      </w:r>
      <w:del w:id="111" w:author="Asus" w:date="2025-05-08T11:02:00Z" w16du:dateUtc="2025-05-08T04:02:00Z">
        <w:r w:rsidDel="008168CE">
          <w:rPr>
            <w:rFonts w:ascii="Times New Roman" w:eastAsia="Times New Roman" w:hAnsi="Times New Roman" w:cs="Times New Roman"/>
            <w:sz w:val="24"/>
            <w:szCs w:val="24"/>
          </w:rPr>
          <w:delText>in order to</w:delText>
        </w:r>
      </w:del>
      <w:ins w:id="112" w:author="Asus" w:date="2025-05-08T11:02:00Z" w16du:dateUtc="2025-05-08T04:02:00Z">
        <w:r w:rsidR="008168CE">
          <w:rPr>
            <w:rFonts w:ascii="Times New Roman" w:eastAsia="Times New Roman" w:hAnsi="Times New Roman" w:cs="Times New Roman"/>
            <w:sz w:val="24"/>
            <w:szCs w:val="24"/>
          </w:rPr>
          <w:t>to</w:t>
        </w:r>
      </w:ins>
      <w:r>
        <w:rPr>
          <w:rFonts w:ascii="Times New Roman" w:eastAsia="Times New Roman" w:hAnsi="Times New Roman" w:cs="Times New Roman"/>
          <w:sz w:val="24"/>
          <w:szCs w:val="24"/>
        </w:rPr>
        <w:t xml:space="preserve"> ascertain if the findings were homogeneous or not. Astrid (2022) states that the homogeneity test aims to ascertain whether many population variants are the same. When </w:t>
      </w:r>
      <w:ins w:id="113" w:author="Asus" w:date="2025-05-08T11:02:00Z" w16du:dateUtc="2025-05-08T04:02:00Z">
        <w:r w:rsidR="008168CE">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significance value is less than 0.05, the distribution of the two variances is not homogeneous. Meanwhile, if the significance value is larger than 0.05, the distribution of the two variances is homogeneous (Wahab et al., 2023). In measuring the homogeneity test, </w:t>
      </w:r>
      <w:del w:id="114" w:author="Asus" w:date="2025-05-08T11:03:00Z" w16du:dateUtc="2025-05-08T04:03:00Z">
        <w:r w:rsidDel="008168CE">
          <w:rPr>
            <w:rFonts w:ascii="Times New Roman" w:eastAsia="Times New Roman" w:hAnsi="Times New Roman" w:cs="Times New Roman"/>
            <w:sz w:val="24"/>
            <w:szCs w:val="24"/>
          </w:rPr>
          <w:delText xml:space="preserve">Levene </w:delText>
        </w:r>
      </w:del>
      <w:ins w:id="115" w:author="Asus" w:date="2025-05-08T11:03:00Z" w16du:dateUtc="2025-05-08T04:03:00Z">
        <w:r w:rsidR="008168CE">
          <w:rPr>
            <w:rFonts w:ascii="Times New Roman" w:eastAsia="Times New Roman" w:hAnsi="Times New Roman" w:cs="Times New Roman"/>
            <w:sz w:val="24"/>
            <w:szCs w:val="24"/>
          </w:rPr>
          <w:t xml:space="preserve">Levene's </w:t>
        </w:r>
      </w:ins>
      <w:r>
        <w:rPr>
          <w:rFonts w:ascii="Times New Roman" w:eastAsia="Times New Roman" w:hAnsi="Times New Roman" w:cs="Times New Roman"/>
          <w:sz w:val="24"/>
          <w:szCs w:val="24"/>
        </w:rPr>
        <w:t>Statistics were used.</w:t>
      </w:r>
    </w:p>
    <w:p w14:paraId="60201EC6" w14:textId="77777777"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14:paraId="4B498CBD" w14:textId="77777777" w:rsidR="004603F3" w:rsidRDefault="00000000" w:rsidP="00F0346F">
      <w:pPr>
        <w:pBdr>
          <w:top w:val="nil"/>
          <w:left w:val="nil"/>
          <w:bottom w:val="nil"/>
          <w:right w:val="nil"/>
          <w:between w:val="nil"/>
        </w:pBdr>
        <w:jc w:val="both"/>
        <w:rPr>
          <w:rFonts w:ascii="Times New Roman" w:eastAsia="Times New Roman" w:hAnsi="Times New Roman" w:cs="Times New Roman"/>
          <w:sz w:val="24"/>
          <w:szCs w:val="24"/>
        </w:rPr>
      </w:pPr>
      <w:r w:rsidRPr="004603F3">
        <w:rPr>
          <w:rFonts w:ascii="Times New Roman" w:eastAsia="Times New Roman" w:hAnsi="Times New Roman" w:cs="Times New Roman"/>
          <w:i/>
          <w:iCs/>
          <w:sz w:val="24"/>
          <w:szCs w:val="24"/>
        </w:rPr>
        <w:t xml:space="preserve">Table </w:t>
      </w:r>
      <w:r w:rsidR="00B55E30" w:rsidRPr="004603F3">
        <w:rPr>
          <w:rFonts w:ascii="Times New Roman" w:eastAsia="Times New Roman" w:hAnsi="Times New Roman" w:cs="Times New Roman"/>
          <w:i/>
          <w:iCs/>
          <w:sz w:val="24"/>
          <w:szCs w:val="24"/>
        </w:rPr>
        <w:t>4</w:t>
      </w:r>
      <w:r w:rsidR="00B55E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Homogeneity Test of Students’ Pre-test and Post-test Scores in Control and Experimental Groups</w:t>
      </w:r>
    </w:p>
    <w:p w14:paraId="5FA8FD55" w14:textId="77777777" w:rsidR="00F0346F" w:rsidRPr="00F0346F" w:rsidRDefault="00F0346F" w:rsidP="00F0346F">
      <w:pPr>
        <w:pBdr>
          <w:top w:val="nil"/>
          <w:left w:val="nil"/>
          <w:bottom w:val="nil"/>
          <w:right w:val="nil"/>
          <w:between w:val="nil"/>
        </w:pBdr>
        <w:jc w:val="both"/>
        <w:rPr>
          <w:rFonts w:ascii="Times New Roman" w:eastAsia="Times New Roman" w:hAnsi="Times New Roman" w:cs="Times New Roman"/>
          <w:sz w:val="24"/>
          <w:szCs w:val="24"/>
        </w:rPr>
      </w:pPr>
    </w:p>
    <w:tbl>
      <w:tblPr>
        <w:tblStyle w:val="PlainTable21"/>
        <w:tblW w:w="0" w:type="auto"/>
        <w:jc w:val="center"/>
        <w:tblLook w:val="04A0" w:firstRow="1" w:lastRow="0" w:firstColumn="1" w:lastColumn="0" w:noHBand="0" w:noVBand="1"/>
      </w:tblPr>
      <w:tblGrid>
        <w:gridCol w:w="586"/>
        <w:gridCol w:w="2296"/>
        <w:gridCol w:w="490"/>
        <w:gridCol w:w="1229"/>
        <w:gridCol w:w="1136"/>
        <w:gridCol w:w="1272"/>
        <w:gridCol w:w="1496"/>
      </w:tblGrid>
      <w:tr w:rsidR="004603F3" w:rsidRPr="00C84829" w14:paraId="1F45787E" w14:textId="77777777" w:rsidTr="004603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tcPr>
          <w:p w14:paraId="710B9B70" w14:textId="77777777" w:rsidR="004603F3" w:rsidRPr="00C84829" w:rsidRDefault="004603F3" w:rsidP="00B12EE2">
            <w:pPr>
              <w:jc w:val="center"/>
              <w:rPr>
                <w:rFonts w:ascii="Times New Roman" w:hAnsi="Times New Roman" w:cs="Times New Roman"/>
                <w:b w:val="0"/>
                <w:bCs w:val="0"/>
                <w:sz w:val="24"/>
                <w:szCs w:val="24"/>
              </w:rPr>
            </w:pPr>
            <w:r w:rsidRPr="00C84829">
              <w:rPr>
                <w:rFonts w:ascii="Times New Roman" w:hAnsi="Times New Roman" w:cs="Times New Roman"/>
                <w:b w:val="0"/>
                <w:bCs w:val="0"/>
                <w:sz w:val="24"/>
                <w:szCs w:val="24"/>
              </w:rPr>
              <w:t>No</w:t>
            </w:r>
          </w:p>
        </w:tc>
        <w:tc>
          <w:tcPr>
            <w:tcW w:w="2377" w:type="dxa"/>
          </w:tcPr>
          <w:p w14:paraId="655717AA" w14:textId="77777777"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Students’</w:t>
            </w:r>
          </w:p>
          <w:p w14:paraId="5933B7E3" w14:textId="77777777"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Pre-test</w:t>
            </w:r>
          </w:p>
        </w:tc>
        <w:tc>
          <w:tcPr>
            <w:tcW w:w="494" w:type="dxa"/>
          </w:tcPr>
          <w:p w14:paraId="30226538" w14:textId="77777777" w:rsidR="004603F3" w:rsidRPr="00C84829" w:rsidRDefault="004603F3" w:rsidP="00F03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N</w:t>
            </w:r>
          </w:p>
        </w:tc>
        <w:tc>
          <w:tcPr>
            <w:tcW w:w="1244" w:type="dxa"/>
          </w:tcPr>
          <w:p w14:paraId="3291E272" w14:textId="77777777"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Levene Statistics</w:t>
            </w:r>
          </w:p>
        </w:tc>
        <w:tc>
          <w:tcPr>
            <w:tcW w:w="1167" w:type="dxa"/>
          </w:tcPr>
          <w:p w14:paraId="21A905BC" w14:textId="77777777"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Sig. (2-tailed)</w:t>
            </w:r>
          </w:p>
        </w:tc>
        <w:tc>
          <w:tcPr>
            <w:tcW w:w="1325" w:type="dxa"/>
          </w:tcPr>
          <w:p w14:paraId="6C4DBA5C" w14:textId="77777777"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F</w:t>
            </w:r>
          </w:p>
        </w:tc>
        <w:tc>
          <w:tcPr>
            <w:tcW w:w="1305" w:type="dxa"/>
          </w:tcPr>
          <w:p w14:paraId="7CF35D0B" w14:textId="77777777"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Result</w:t>
            </w:r>
          </w:p>
        </w:tc>
      </w:tr>
      <w:tr w:rsidR="004603F3" w:rsidRPr="00C84829" w14:paraId="69199DBF" w14:textId="77777777" w:rsidTr="00F0346F">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593" w:type="dxa"/>
          </w:tcPr>
          <w:p w14:paraId="472C393D" w14:textId="77777777" w:rsidR="004603F3" w:rsidRPr="00C84829" w:rsidRDefault="00F0346F" w:rsidP="00F0346F">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1</w:t>
            </w:r>
          </w:p>
        </w:tc>
        <w:tc>
          <w:tcPr>
            <w:tcW w:w="2377" w:type="dxa"/>
          </w:tcPr>
          <w:p w14:paraId="069CAD3C" w14:textId="77777777"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Control</w:t>
            </w:r>
            <w:r w:rsidR="00F0346F" w:rsidRPr="00C84829">
              <w:rPr>
                <w:rFonts w:ascii="Times New Roman" w:hAnsi="Times New Roman" w:cs="Times New Roman"/>
                <w:sz w:val="24"/>
                <w:szCs w:val="24"/>
                <w:lang w:val="id-ID"/>
              </w:rPr>
              <w:t xml:space="preserve"> </w:t>
            </w:r>
            <w:r w:rsidRPr="00C84829">
              <w:rPr>
                <w:rFonts w:ascii="Times New Roman" w:hAnsi="Times New Roman" w:cs="Times New Roman"/>
                <w:sz w:val="24"/>
                <w:szCs w:val="24"/>
              </w:rPr>
              <w:t>Group</w:t>
            </w:r>
          </w:p>
        </w:tc>
        <w:tc>
          <w:tcPr>
            <w:tcW w:w="494" w:type="dxa"/>
          </w:tcPr>
          <w:p w14:paraId="43AE82A1" w14:textId="77777777"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val="restart"/>
          </w:tcPr>
          <w:p w14:paraId="18D63E4C" w14:textId="77777777" w:rsidR="004603F3" w:rsidRPr="00C84829" w:rsidRDefault="004603F3"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E209AFC" w14:textId="77777777" w:rsidR="004603F3" w:rsidRPr="00C84829" w:rsidRDefault="00F0346F"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lang w:val="id-ID"/>
              </w:rPr>
              <w:t xml:space="preserve">  </w:t>
            </w:r>
            <w:r w:rsidR="004603F3" w:rsidRPr="00C84829">
              <w:rPr>
                <w:rFonts w:ascii="Times New Roman" w:hAnsi="Times New Roman" w:cs="Times New Roman"/>
                <w:sz w:val="24"/>
                <w:szCs w:val="24"/>
              </w:rPr>
              <w:t>0.894</w:t>
            </w:r>
          </w:p>
        </w:tc>
        <w:tc>
          <w:tcPr>
            <w:tcW w:w="1167" w:type="dxa"/>
            <w:vMerge w:val="restart"/>
          </w:tcPr>
          <w:p w14:paraId="73E6AA48" w14:textId="77777777"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
          <w:p w14:paraId="731F8C5B" w14:textId="77777777" w:rsidR="004603F3" w:rsidRPr="00C84829" w:rsidRDefault="004603F3"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0.348</w:t>
            </w:r>
          </w:p>
        </w:tc>
        <w:tc>
          <w:tcPr>
            <w:tcW w:w="1325" w:type="dxa"/>
            <w:vMerge w:val="restart"/>
          </w:tcPr>
          <w:p w14:paraId="1C58772C" w14:textId="77777777"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8E08D0F" w14:textId="77777777" w:rsidR="004603F3" w:rsidRPr="00C84829" w:rsidRDefault="004603F3"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0.550</w:t>
            </w:r>
          </w:p>
        </w:tc>
        <w:tc>
          <w:tcPr>
            <w:tcW w:w="1305" w:type="dxa"/>
            <w:vMerge w:val="restart"/>
          </w:tcPr>
          <w:p w14:paraId="29902329" w14:textId="77777777"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9A1A3E7" w14:textId="77777777" w:rsidR="004603F3" w:rsidRPr="00C84829" w:rsidRDefault="004603F3"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roofErr w:type="spellStart"/>
            <w:r w:rsidRPr="00C84829">
              <w:rPr>
                <w:rFonts w:ascii="Times New Roman" w:hAnsi="Times New Roman" w:cs="Times New Roman"/>
                <w:sz w:val="24"/>
                <w:szCs w:val="24"/>
              </w:rPr>
              <w:t>Homogen</w:t>
            </w:r>
            <w:proofErr w:type="spellEnd"/>
            <w:r w:rsidRPr="00C84829">
              <w:rPr>
                <w:rFonts w:ascii="Times New Roman" w:hAnsi="Times New Roman" w:cs="Times New Roman"/>
                <w:sz w:val="24"/>
                <w:szCs w:val="24"/>
                <w:lang w:val="id-ID"/>
              </w:rPr>
              <w:t>ous</w:t>
            </w:r>
          </w:p>
        </w:tc>
      </w:tr>
      <w:tr w:rsidR="004603F3" w:rsidRPr="00C84829" w14:paraId="395B897C" w14:textId="77777777" w:rsidTr="004603F3">
        <w:trPr>
          <w:jc w:val="center"/>
        </w:trPr>
        <w:tc>
          <w:tcPr>
            <w:cnfStyle w:val="001000000000" w:firstRow="0" w:lastRow="0" w:firstColumn="1" w:lastColumn="0" w:oddVBand="0" w:evenVBand="0" w:oddHBand="0" w:evenHBand="0" w:firstRowFirstColumn="0" w:firstRowLastColumn="0" w:lastRowFirstColumn="0" w:lastRowLastColumn="0"/>
            <w:tcW w:w="593" w:type="dxa"/>
          </w:tcPr>
          <w:p w14:paraId="16C59782" w14:textId="77777777" w:rsidR="00F0346F" w:rsidRPr="00C84829" w:rsidRDefault="00F0346F" w:rsidP="00F0346F">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2</w:t>
            </w:r>
          </w:p>
          <w:p w14:paraId="35521804" w14:textId="77777777" w:rsidR="00F0346F" w:rsidRPr="00C84829" w:rsidRDefault="00F0346F" w:rsidP="00F0346F">
            <w:pPr>
              <w:jc w:val="center"/>
              <w:rPr>
                <w:rFonts w:ascii="Times New Roman" w:hAnsi="Times New Roman" w:cs="Times New Roman"/>
                <w:b w:val="0"/>
                <w:bCs w:val="0"/>
                <w:sz w:val="24"/>
                <w:szCs w:val="24"/>
                <w:lang w:val="id-ID"/>
              </w:rPr>
            </w:pPr>
          </w:p>
        </w:tc>
        <w:tc>
          <w:tcPr>
            <w:tcW w:w="2377" w:type="dxa"/>
          </w:tcPr>
          <w:p w14:paraId="2970175D" w14:textId="77777777" w:rsidR="004603F3" w:rsidRPr="00C84829" w:rsidRDefault="004603F3"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Experimental Group</w:t>
            </w:r>
          </w:p>
        </w:tc>
        <w:tc>
          <w:tcPr>
            <w:tcW w:w="494" w:type="dxa"/>
          </w:tcPr>
          <w:p w14:paraId="4C3D1051" w14:textId="77777777" w:rsidR="004603F3" w:rsidRPr="00C84829" w:rsidRDefault="004603F3" w:rsidP="00F03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tcPr>
          <w:p w14:paraId="5DA7E2D8" w14:textId="77777777" w:rsidR="004603F3" w:rsidRPr="00C84829" w:rsidRDefault="004603F3"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67" w:type="dxa"/>
            <w:vMerge/>
          </w:tcPr>
          <w:p w14:paraId="0CB65622" w14:textId="77777777" w:rsidR="004603F3" w:rsidRPr="00C84829" w:rsidRDefault="004603F3"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25" w:type="dxa"/>
            <w:vMerge/>
          </w:tcPr>
          <w:p w14:paraId="4A130BC6" w14:textId="77777777" w:rsidR="004603F3" w:rsidRPr="00C84829" w:rsidRDefault="004603F3"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5" w:type="dxa"/>
            <w:vMerge/>
          </w:tcPr>
          <w:p w14:paraId="57B79853" w14:textId="77777777" w:rsidR="004603F3" w:rsidRPr="00C84829" w:rsidRDefault="004603F3"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07B63204" w14:textId="77777777" w:rsidR="004603F3" w:rsidRDefault="004603F3" w:rsidP="004603F3">
      <w:pPr>
        <w:rPr>
          <w:rFonts w:ascii="Times New Roman" w:hAnsi="Times New Roman" w:cs="Times New Roman"/>
          <w:sz w:val="24"/>
          <w:szCs w:val="24"/>
        </w:rPr>
      </w:pPr>
    </w:p>
    <w:p w14:paraId="73A9805E" w14:textId="77777777" w:rsidR="004603F3" w:rsidRDefault="004603F3" w:rsidP="004603F3">
      <w:pPr>
        <w:ind w:firstLine="720"/>
        <w:rPr>
          <w:rFonts w:ascii="Times New Roman" w:hAnsi="Times New Roman" w:cs="Times New Roman"/>
          <w:sz w:val="24"/>
          <w:szCs w:val="24"/>
        </w:rPr>
      </w:pPr>
      <w:r>
        <w:rPr>
          <w:rFonts w:ascii="Times New Roman" w:hAnsi="Times New Roman" w:cs="Times New Roman"/>
          <w:sz w:val="24"/>
          <w:szCs w:val="24"/>
        </w:rPr>
        <w:t>According to the table analysis, the sig. (2-tailed) of the students' pre-test scores in the control and experimental group was 0.348, which was higher than 0.05. It showed that the pre-test results for the students' both groups were interpreted as homogeneous.</w:t>
      </w:r>
    </w:p>
    <w:p w14:paraId="48AE89D6" w14:textId="77777777" w:rsidR="00A102AC" w:rsidRDefault="00A102AC" w:rsidP="004603F3">
      <w:pPr>
        <w:rPr>
          <w:rFonts w:ascii="Times New Roman" w:hAnsi="Times New Roman" w:cs="Times New Roman"/>
          <w:sz w:val="24"/>
          <w:szCs w:val="24"/>
        </w:rPr>
      </w:pPr>
    </w:p>
    <w:p w14:paraId="6AEAC1F6" w14:textId="77777777" w:rsidR="004603F3" w:rsidRPr="004603F3" w:rsidRDefault="004603F3" w:rsidP="004603F3">
      <w:pPr>
        <w:rPr>
          <w:rFonts w:ascii="Times New Roman" w:hAnsi="Times New Roman" w:cs="Times New Roman"/>
          <w:sz w:val="24"/>
          <w:szCs w:val="24"/>
        </w:rPr>
      </w:pPr>
      <w:r w:rsidRPr="004603F3">
        <w:rPr>
          <w:rFonts w:ascii="Times New Roman" w:eastAsia="Times New Roman" w:hAnsi="Times New Roman" w:cs="Times New Roman"/>
          <w:i/>
          <w:iCs/>
          <w:sz w:val="24"/>
          <w:szCs w:val="24"/>
        </w:rPr>
        <w:t>Table 5.</w:t>
      </w:r>
      <w:r>
        <w:rPr>
          <w:rFonts w:ascii="Times New Roman" w:eastAsia="Times New Roman" w:hAnsi="Times New Roman" w:cs="Times New Roman"/>
          <w:i/>
          <w:iCs/>
          <w:sz w:val="24"/>
          <w:szCs w:val="24"/>
        </w:rPr>
        <w:t xml:space="preserve"> </w:t>
      </w:r>
      <w:r w:rsidRPr="004603F3">
        <w:rPr>
          <w:rFonts w:ascii="Times New Roman" w:hAnsi="Times New Roman" w:cs="Times New Roman"/>
          <w:sz w:val="24"/>
          <w:szCs w:val="24"/>
        </w:rPr>
        <w:t>Homogeneity Test of Students’ Post-test Scores in Control and</w:t>
      </w:r>
    </w:p>
    <w:p w14:paraId="4B1FF7CC" w14:textId="77777777" w:rsidR="004603F3" w:rsidRPr="004603F3" w:rsidRDefault="004603F3" w:rsidP="004603F3">
      <w:pPr>
        <w:rPr>
          <w:rFonts w:ascii="Times New Roman" w:hAnsi="Times New Roman" w:cs="Times New Roman"/>
          <w:sz w:val="24"/>
          <w:szCs w:val="24"/>
        </w:rPr>
      </w:pPr>
      <w:r w:rsidRPr="004603F3">
        <w:rPr>
          <w:rFonts w:ascii="Times New Roman" w:hAnsi="Times New Roman" w:cs="Times New Roman"/>
          <w:sz w:val="24"/>
          <w:szCs w:val="24"/>
        </w:rPr>
        <w:t>Experimental Groups</w:t>
      </w:r>
    </w:p>
    <w:p w14:paraId="247229A6" w14:textId="77777777" w:rsidR="004603F3" w:rsidRDefault="004603F3" w:rsidP="004603F3">
      <w:pPr>
        <w:jc w:val="both"/>
        <w:rPr>
          <w:rFonts w:ascii="Times New Roman" w:hAnsi="Times New Roman" w:cs="Times New Roman"/>
          <w:b/>
          <w:bCs/>
          <w:sz w:val="24"/>
          <w:szCs w:val="24"/>
        </w:rPr>
      </w:pPr>
    </w:p>
    <w:tbl>
      <w:tblPr>
        <w:tblStyle w:val="PlainTable21"/>
        <w:tblW w:w="0" w:type="auto"/>
        <w:jc w:val="center"/>
        <w:tblLook w:val="04A0" w:firstRow="1" w:lastRow="0" w:firstColumn="1" w:lastColumn="0" w:noHBand="0" w:noVBand="1"/>
      </w:tblPr>
      <w:tblGrid>
        <w:gridCol w:w="586"/>
        <w:gridCol w:w="2296"/>
        <w:gridCol w:w="490"/>
        <w:gridCol w:w="1229"/>
        <w:gridCol w:w="1136"/>
        <w:gridCol w:w="1272"/>
        <w:gridCol w:w="1496"/>
      </w:tblGrid>
      <w:tr w:rsidR="00F0346F" w:rsidRPr="00C84829" w14:paraId="49956271" w14:textId="77777777" w:rsidTr="00B12E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tcPr>
          <w:p w14:paraId="4AB4854B" w14:textId="77777777" w:rsidR="00F0346F" w:rsidRPr="00C84829" w:rsidRDefault="00F0346F" w:rsidP="00B12EE2">
            <w:pPr>
              <w:jc w:val="center"/>
              <w:rPr>
                <w:rFonts w:ascii="Times New Roman" w:hAnsi="Times New Roman" w:cs="Times New Roman"/>
                <w:b w:val="0"/>
                <w:bCs w:val="0"/>
                <w:sz w:val="24"/>
                <w:szCs w:val="24"/>
              </w:rPr>
            </w:pPr>
            <w:r w:rsidRPr="00C84829">
              <w:rPr>
                <w:rFonts w:ascii="Times New Roman" w:hAnsi="Times New Roman" w:cs="Times New Roman"/>
                <w:b w:val="0"/>
                <w:bCs w:val="0"/>
                <w:sz w:val="24"/>
                <w:szCs w:val="24"/>
              </w:rPr>
              <w:t>No</w:t>
            </w:r>
          </w:p>
        </w:tc>
        <w:tc>
          <w:tcPr>
            <w:tcW w:w="2377" w:type="dxa"/>
          </w:tcPr>
          <w:p w14:paraId="0A6A6CBC" w14:textId="77777777"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Students’</w:t>
            </w:r>
          </w:p>
          <w:p w14:paraId="2FDA1DA6" w14:textId="77777777"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P</w:t>
            </w:r>
            <w:r w:rsidRPr="00C84829">
              <w:rPr>
                <w:rFonts w:ascii="Times New Roman" w:hAnsi="Times New Roman" w:cs="Times New Roman"/>
                <w:b w:val="0"/>
                <w:bCs w:val="0"/>
                <w:sz w:val="24"/>
                <w:szCs w:val="24"/>
                <w:lang w:val="id-ID"/>
              </w:rPr>
              <w:t>ost</w:t>
            </w:r>
            <w:r w:rsidRPr="00C84829">
              <w:rPr>
                <w:rFonts w:ascii="Times New Roman" w:hAnsi="Times New Roman" w:cs="Times New Roman"/>
                <w:b w:val="0"/>
                <w:bCs w:val="0"/>
                <w:sz w:val="24"/>
                <w:szCs w:val="24"/>
              </w:rPr>
              <w:t>-test</w:t>
            </w:r>
          </w:p>
        </w:tc>
        <w:tc>
          <w:tcPr>
            <w:tcW w:w="494" w:type="dxa"/>
          </w:tcPr>
          <w:p w14:paraId="5DB0295E" w14:textId="77777777" w:rsidR="00F0346F" w:rsidRPr="00C84829" w:rsidRDefault="00F0346F" w:rsidP="00B12E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N</w:t>
            </w:r>
          </w:p>
        </w:tc>
        <w:tc>
          <w:tcPr>
            <w:tcW w:w="1244" w:type="dxa"/>
          </w:tcPr>
          <w:p w14:paraId="4A2FE09A" w14:textId="77777777"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Levene Statistics</w:t>
            </w:r>
          </w:p>
        </w:tc>
        <w:tc>
          <w:tcPr>
            <w:tcW w:w="1167" w:type="dxa"/>
          </w:tcPr>
          <w:p w14:paraId="29C84B8A" w14:textId="77777777"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Sig. (2-tailed)</w:t>
            </w:r>
          </w:p>
        </w:tc>
        <w:tc>
          <w:tcPr>
            <w:tcW w:w="1325" w:type="dxa"/>
          </w:tcPr>
          <w:p w14:paraId="0406AD93" w14:textId="77777777"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F</w:t>
            </w:r>
          </w:p>
        </w:tc>
        <w:tc>
          <w:tcPr>
            <w:tcW w:w="1305" w:type="dxa"/>
          </w:tcPr>
          <w:p w14:paraId="0F3D9BF9" w14:textId="77777777"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Result</w:t>
            </w:r>
          </w:p>
        </w:tc>
      </w:tr>
      <w:tr w:rsidR="00F0346F" w:rsidRPr="00C84829" w14:paraId="69A771CB" w14:textId="77777777" w:rsidTr="00B12EE2">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593" w:type="dxa"/>
          </w:tcPr>
          <w:p w14:paraId="02EE71BB" w14:textId="77777777" w:rsidR="00F0346F" w:rsidRPr="00C84829" w:rsidRDefault="00F0346F" w:rsidP="00B12EE2">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1</w:t>
            </w:r>
          </w:p>
        </w:tc>
        <w:tc>
          <w:tcPr>
            <w:tcW w:w="2377" w:type="dxa"/>
          </w:tcPr>
          <w:p w14:paraId="108DBCE6" w14:textId="77777777"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Control</w:t>
            </w:r>
            <w:r w:rsidRPr="00C84829">
              <w:rPr>
                <w:rFonts w:ascii="Times New Roman" w:hAnsi="Times New Roman" w:cs="Times New Roman"/>
                <w:sz w:val="24"/>
                <w:szCs w:val="24"/>
                <w:lang w:val="id-ID"/>
              </w:rPr>
              <w:t xml:space="preserve"> </w:t>
            </w:r>
            <w:r w:rsidRPr="00C84829">
              <w:rPr>
                <w:rFonts w:ascii="Times New Roman" w:hAnsi="Times New Roman" w:cs="Times New Roman"/>
                <w:sz w:val="24"/>
                <w:szCs w:val="24"/>
              </w:rPr>
              <w:t>Group</w:t>
            </w:r>
          </w:p>
        </w:tc>
        <w:tc>
          <w:tcPr>
            <w:tcW w:w="494" w:type="dxa"/>
          </w:tcPr>
          <w:p w14:paraId="28946C3F" w14:textId="77777777"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val="restart"/>
          </w:tcPr>
          <w:p w14:paraId="61096934" w14:textId="77777777"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115D232" w14:textId="77777777"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lang w:val="id-ID"/>
              </w:rPr>
              <w:t xml:space="preserve">  </w:t>
            </w:r>
            <w:r w:rsidRPr="00C84829">
              <w:rPr>
                <w:rFonts w:ascii="Times New Roman" w:hAnsi="Times New Roman" w:cs="Times New Roman"/>
                <w:sz w:val="24"/>
                <w:szCs w:val="24"/>
              </w:rPr>
              <w:t>0.</w:t>
            </w:r>
            <w:r w:rsidRPr="00C84829">
              <w:rPr>
                <w:rFonts w:ascii="Times New Roman" w:hAnsi="Times New Roman" w:cs="Times New Roman"/>
                <w:sz w:val="24"/>
                <w:szCs w:val="24"/>
                <w:lang w:val="id-ID"/>
              </w:rPr>
              <w:t>30</w:t>
            </w:r>
            <w:r w:rsidRPr="00C84829">
              <w:rPr>
                <w:rFonts w:ascii="Times New Roman" w:hAnsi="Times New Roman" w:cs="Times New Roman"/>
                <w:sz w:val="24"/>
                <w:szCs w:val="24"/>
              </w:rPr>
              <w:t>4</w:t>
            </w:r>
          </w:p>
        </w:tc>
        <w:tc>
          <w:tcPr>
            <w:tcW w:w="1167" w:type="dxa"/>
            <w:vMerge w:val="restart"/>
          </w:tcPr>
          <w:p w14:paraId="7D2DADFD" w14:textId="77777777"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
          <w:p w14:paraId="5C78BD57" w14:textId="77777777" w:rsidR="00F0346F" w:rsidRPr="00C84829" w:rsidRDefault="00F0346F"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C84829">
              <w:rPr>
                <w:rFonts w:ascii="Times New Roman" w:hAnsi="Times New Roman" w:cs="Times New Roman"/>
                <w:sz w:val="24"/>
                <w:szCs w:val="24"/>
              </w:rPr>
              <w:t>0.</w:t>
            </w:r>
            <w:r w:rsidRPr="00C84829">
              <w:rPr>
                <w:rFonts w:ascii="Times New Roman" w:hAnsi="Times New Roman" w:cs="Times New Roman"/>
                <w:sz w:val="24"/>
                <w:szCs w:val="24"/>
                <w:lang w:val="id-ID"/>
              </w:rPr>
              <w:t>583</w:t>
            </w:r>
          </w:p>
        </w:tc>
        <w:tc>
          <w:tcPr>
            <w:tcW w:w="1325" w:type="dxa"/>
            <w:vMerge w:val="restart"/>
          </w:tcPr>
          <w:p w14:paraId="1F04AB51" w14:textId="77777777"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12D0DCF" w14:textId="77777777" w:rsidR="00F0346F" w:rsidRPr="00C84829" w:rsidRDefault="00F0346F"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C84829">
              <w:rPr>
                <w:rFonts w:ascii="Times New Roman" w:hAnsi="Times New Roman" w:cs="Times New Roman"/>
                <w:sz w:val="24"/>
                <w:szCs w:val="24"/>
              </w:rPr>
              <w:t>0.</w:t>
            </w:r>
            <w:r w:rsidRPr="00C84829">
              <w:rPr>
                <w:rFonts w:ascii="Times New Roman" w:hAnsi="Times New Roman" w:cs="Times New Roman"/>
                <w:sz w:val="24"/>
                <w:szCs w:val="24"/>
                <w:lang w:val="id-ID"/>
              </w:rPr>
              <w:t>905</w:t>
            </w:r>
          </w:p>
        </w:tc>
        <w:tc>
          <w:tcPr>
            <w:tcW w:w="1305" w:type="dxa"/>
            <w:vMerge w:val="restart"/>
          </w:tcPr>
          <w:p w14:paraId="08776757" w14:textId="77777777"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7C41D5D" w14:textId="77777777" w:rsidR="00F0346F" w:rsidRPr="00C84829" w:rsidRDefault="00F0346F"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roofErr w:type="spellStart"/>
            <w:r w:rsidRPr="00C84829">
              <w:rPr>
                <w:rFonts w:ascii="Times New Roman" w:hAnsi="Times New Roman" w:cs="Times New Roman"/>
                <w:sz w:val="24"/>
                <w:szCs w:val="24"/>
              </w:rPr>
              <w:t>Homogen</w:t>
            </w:r>
            <w:proofErr w:type="spellEnd"/>
            <w:r w:rsidRPr="00C84829">
              <w:rPr>
                <w:rFonts w:ascii="Times New Roman" w:hAnsi="Times New Roman" w:cs="Times New Roman"/>
                <w:sz w:val="24"/>
                <w:szCs w:val="24"/>
                <w:lang w:val="id-ID"/>
              </w:rPr>
              <w:t>ous</w:t>
            </w:r>
          </w:p>
        </w:tc>
      </w:tr>
      <w:tr w:rsidR="00F0346F" w:rsidRPr="00C84829" w14:paraId="76335C76" w14:textId="77777777" w:rsidTr="00B12EE2">
        <w:trPr>
          <w:jc w:val="center"/>
        </w:trPr>
        <w:tc>
          <w:tcPr>
            <w:cnfStyle w:val="001000000000" w:firstRow="0" w:lastRow="0" w:firstColumn="1" w:lastColumn="0" w:oddVBand="0" w:evenVBand="0" w:oddHBand="0" w:evenHBand="0" w:firstRowFirstColumn="0" w:firstRowLastColumn="0" w:lastRowFirstColumn="0" w:lastRowLastColumn="0"/>
            <w:tcW w:w="593" w:type="dxa"/>
          </w:tcPr>
          <w:p w14:paraId="57C55FFF" w14:textId="77777777" w:rsidR="00F0346F" w:rsidRPr="00C84829" w:rsidRDefault="00F0346F" w:rsidP="00B12EE2">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2</w:t>
            </w:r>
          </w:p>
          <w:p w14:paraId="4A009F04" w14:textId="77777777" w:rsidR="00F0346F" w:rsidRPr="00C84829" w:rsidRDefault="00F0346F" w:rsidP="00B12EE2">
            <w:pPr>
              <w:jc w:val="center"/>
              <w:rPr>
                <w:rFonts w:ascii="Times New Roman" w:hAnsi="Times New Roman" w:cs="Times New Roman"/>
                <w:b w:val="0"/>
                <w:bCs w:val="0"/>
                <w:sz w:val="24"/>
                <w:szCs w:val="24"/>
                <w:lang w:val="id-ID"/>
              </w:rPr>
            </w:pPr>
          </w:p>
        </w:tc>
        <w:tc>
          <w:tcPr>
            <w:tcW w:w="2377" w:type="dxa"/>
          </w:tcPr>
          <w:p w14:paraId="14E12D14" w14:textId="77777777" w:rsidR="00F0346F" w:rsidRPr="00C84829" w:rsidRDefault="00F0346F"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Experimental Group</w:t>
            </w:r>
          </w:p>
        </w:tc>
        <w:tc>
          <w:tcPr>
            <w:tcW w:w="494" w:type="dxa"/>
          </w:tcPr>
          <w:p w14:paraId="1D8B1CD4" w14:textId="77777777" w:rsidR="00F0346F" w:rsidRPr="00C84829" w:rsidRDefault="00F0346F" w:rsidP="00B12E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tcPr>
          <w:p w14:paraId="7CDDAC35" w14:textId="77777777" w:rsidR="00F0346F" w:rsidRPr="00C84829" w:rsidRDefault="00F0346F"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67" w:type="dxa"/>
            <w:vMerge/>
          </w:tcPr>
          <w:p w14:paraId="5F245A20" w14:textId="77777777" w:rsidR="00F0346F" w:rsidRPr="00C84829" w:rsidRDefault="00F0346F"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25" w:type="dxa"/>
            <w:vMerge/>
          </w:tcPr>
          <w:p w14:paraId="10A2549F" w14:textId="77777777" w:rsidR="00F0346F" w:rsidRPr="00C84829" w:rsidRDefault="00F0346F"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5" w:type="dxa"/>
            <w:vMerge/>
          </w:tcPr>
          <w:p w14:paraId="3E9506D1" w14:textId="77777777" w:rsidR="00F0346F" w:rsidRPr="00C84829" w:rsidRDefault="00F0346F"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B6F0139" w14:textId="77777777" w:rsidR="00F0346F" w:rsidRDefault="00F0346F" w:rsidP="004603F3">
      <w:pPr>
        <w:ind w:firstLine="720"/>
        <w:jc w:val="both"/>
        <w:rPr>
          <w:rFonts w:ascii="Times New Roman" w:hAnsi="Times New Roman" w:cs="Times New Roman"/>
          <w:sz w:val="24"/>
          <w:szCs w:val="24"/>
        </w:rPr>
      </w:pPr>
    </w:p>
    <w:p w14:paraId="5C8E9FFA" w14:textId="3A5D18F0" w:rsidR="004603F3" w:rsidRDefault="004603F3" w:rsidP="004603F3">
      <w:pPr>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table analysis above, the sig. (2-tailed) </w:t>
      </w:r>
      <w:del w:id="116" w:author="Asus" w:date="2025-05-08T11:04:00Z" w16du:dateUtc="2025-05-08T04:04:00Z">
        <w:r w:rsidDel="008168CE">
          <w:rPr>
            <w:rFonts w:ascii="Times New Roman" w:hAnsi="Times New Roman" w:cs="Times New Roman"/>
            <w:sz w:val="24"/>
            <w:szCs w:val="24"/>
          </w:rPr>
          <w:delText>from the</w:delText>
        </w:r>
      </w:del>
      <w:ins w:id="117" w:author="Asus" w:date="2025-05-08T11:04:00Z" w16du:dateUtc="2025-05-08T04:04:00Z">
        <w:r w:rsidR="008168CE">
          <w:rPr>
            <w:rFonts w:ascii="Times New Roman" w:hAnsi="Times New Roman" w:cs="Times New Roman"/>
            <w:sz w:val="24"/>
            <w:szCs w:val="24"/>
          </w:rPr>
          <w:t>of the</w:t>
        </w:r>
      </w:ins>
      <w:r>
        <w:rPr>
          <w:rFonts w:ascii="Times New Roman" w:hAnsi="Times New Roman" w:cs="Times New Roman"/>
          <w:sz w:val="24"/>
          <w:szCs w:val="24"/>
        </w:rPr>
        <w:t xml:space="preserve"> post-test scores of students in the control and experimental group </w:t>
      </w:r>
      <w:del w:id="118" w:author="Asus" w:date="2025-05-08T11:03:00Z" w16du:dateUtc="2025-05-08T04:03:00Z">
        <w:r w:rsidDel="008168CE">
          <w:rPr>
            <w:rFonts w:ascii="Times New Roman" w:hAnsi="Times New Roman" w:cs="Times New Roman"/>
            <w:sz w:val="24"/>
            <w:szCs w:val="24"/>
          </w:rPr>
          <w:delText xml:space="preserve">was </w:delText>
        </w:r>
      </w:del>
      <w:ins w:id="119" w:author="Asus" w:date="2025-05-08T11:03:00Z" w16du:dateUtc="2025-05-08T04:03:00Z">
        <w:r w:rsidR="008168CE">
          <w:rPr>
            <w:rFonts w:ascii="Times New Roman" w:hAnsi="Times New Roman" w:cs="Times New Roman"/>
            <w:sz w:val="24"/>
            <w:szCs w:val="24"/>
          </w:rPr>
          <w:t xml:space="preserve">were </w:t>
        </w:r>
      </w:ins>
      <w:r>
        <w:rPr>
          <w:rFonts w:ascii="Times New Roman" w:hAnsi="Times New Roman" w:cs="Times New Roman"/>
          <w:sz w:val="24"/>
          <w:szCs w:val="24"/>
        </w:rPr>
        <w:t>0.583, which was higher than 0.05. It showed that the post-test results for the students in both groups were interpreted as homogeneous.</w:t>
      </w:r>
    </w:p>
    <w:p w14:paraId="669C2378" w14:textId="77777777" w:rsidR="00083040" w:rsidRDefault="00083040" w:rsidP="004603F3">
      <w:pPr>
        <w:ind w:firstLine="720"/>
        <w:jc w:val="both"/>
        <w:rPr>
          <w:rFonts w:ascii="Times New Roman" w:hAnsi="Times New Roman" w:cs="Times New Roman"/>
          <w:sz w:val="24"/>
          <w:szCs w:val="24"/>
        </w:rPr>
      </w:pPr>
    </w:p>
    <w:p w14:paraId="0F0990C8" w14:textId="77777777"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14:paraId="7D04087E" w14:textId="77777777" w:rsidR="00107C21"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FINDINGS AND DISCUSSION</w:t>
      </w:r>
    </w:p>
    <w:p w14:paraId="1EC6C0B0" w14:textId="19767668" w:rsidR="00F0346F" w:rsidRDefault="00F0346F" w:rsidP="00F0346F">
      <w:pPr>
        <w:pBdr>
          <w:top w:val="nil"/>
          <w:left w:val="nil"/>
          <w:bottom w:val="nil"/>
          <w:right w:val="nil"/>
          <w:between w:val="nil"/>
        </w:pBdr>
        <w:jc w:val="both"/>
        <w:rPr>
          <w:rFonts w:ascii="Times New Roman" w:hAnsi="Times New Roman" w:cs="Times New Roman"/>
          <w:sz w:val="24"/>
          <w:szCs w:val="24"/>
        </w:rPr>
      </w:pPr>
      <w:r>
        <w:rPr>
          <w:rFonts w:ascii="Times New Roman" w:eastAsia="Times New Roman" w:hAnsi="Times New Roman" w:cs="Times New Roman"/>
          <w:bCs/>
          <w:color w:val="000000"/>
          <w:sz w:val="24"/>
          <w:szCs w:val="24"/>
        </w:rPr>
        <w:t xml:space="preserve">1. </w:t>
      </w:r>
      <w:r w:rsidR="00D555BD" w:rsidRPr="00D555BD">
        <w:rPr>
          <w:rFonts w:ascii="Times New Roman" w:hAnsi="Times New Roman" w:cs="Times New Roman"/>
          <w:sz w:val="24"/>
          <w:szCs w:val="24"/>
          <w:lang w:val="en-US"/>
        </w:rPr>
        <w:t xml:space="preserve">Analysis of Descriptive </w:t>
      </w:r>
      <w:r w:rsidR="00D555BD">
        <w:rPr>
          <w:rFonts w:ascii="Times New Roman" w:hAnsi="Times New Roman" w:cs="Times New Roman"/>
          <w:sz w:val="24"/>
          <w:szCs w:val="24"/>
        </w:rPr>
        <w:t xml:space="preserve">Statistics Data of </w:t>
      </w:r>
      <w:ins w:id="120" w:author="Asus" w:date="2025-05-08T11:04:00Z" w16du:dateUtc="2025-05-08T04:04:00Z">
        <w:r w:rsidR="008168CE">
          <w:rPr>
            <w:rFonts w:ascii="Times New Roman" w:hAnsi="Times New Roman" w:cs="Times New Roman"/>
            <w:sz w:val="24"/>
            <w:szCs w:val="24"/>
          </w:rPr>
          <w:t xml:space="preserve">the </w:t>
        </w:r>
      </w:ins>
      <w:r w:rsidR="00D555BD">
        <w:rPr>
          <w:rFonts w:ascii="Times New Roman" w:hAnsi="Times New Roman" w:cs="Times New Roman"/>
          <w:sz w:val="24"/>
          <w:szCs w:val="24"/>
        </w:rPr>
        <w:t>Control Group</w:t>
      </w:r>
    </w:p>
    <w:p w14:paraId="49DADD9A" w14:textId="77777777" w:rsidR="00D555BD" w:rsidRDefault="00D555BD" w:rsidP="00F0346F">
      <w:pPr>
        <w:pBdr>
          <w:top w:val="nil"/>
          <w:left w:val="nil"/>
          <w:bottom w:val="nil"/>
          <w:right w:val="nil"/>
          <w:between w:val="nil"/>
        </w:pBdr>
        <w:jc w:val="both"/>
        <w:rPr>
          <w:rFonts w:ascii="Times New Roman" w:hAnsi="Times New Roman" w:cs="Times New Roman"/>
          <w:sz w:val="24"/>
          <w:szCs w:val="24"/>
        </w:rPr>
      </w:pPr>
    </w:p>
    <w:p w14:paraId="6C744997" w14:textId="4640747F" w:rsidR="00D555BD" w:rsidRDefault="00D555BD" w:rsidP="00D555BD">
      <w:pPr>
        <w:ind w:firstLine="720"/>
        <w:jc w:val="both"/>
        <w:rPr>
          <w:rFonts w:ascii="Times New Roman" w:hAnsi="Times New Roman" w:cs="Times New Roman"/>
          <w:sz w:val="24"/>
          <w:szCs w:val="24"/>
        </w:rPr>
      </w:pPr>
      <w:r>
        <w:rPr>
          <w:rFonts w:ascii="Times New Roman" w:hAnsi="Times New Roman" w:cs="Times New Roman"/>
          <w:sz w:val="24"/>
          <w:szCs w:val="24"/>
        </w:rPr>
        <w:t>Based on the descriptive statistics of the control group's pre-test results, the total sample (N) was 34, the minimum score was 32, the maximum score was 62, the mean was 47.53</w:t>
      </w:r>
      <w:ins w:id="121" w:author="Asus" w:date="2025-05-08T11:04:00Z" w16du:dateUtc="2025-05-08T04:04:00Z">
        <w:r w:rsidR="008168CE">
          <w:rPr>
            <w:rFonts w:ascii="Times New Roman" w:hAnsi="Times New Roman" w:cs="Times New Roman"/>
            <w:sz w:val="24"/>
            <w:szCs w:val="24"/>
          </w:rPr>
          <w:t>,</w:t>
        </w:r>
      </w:ins>
      <w:r>
        <w:rPr>
          <w:rFonts w:ascii="Times New Roman" w:hAnsi="Times New Roman" w:cs="Times New Roman"/>
          <w:sz w:val="24"/>
          <w:szCs w:val="24"/>
        </w:rPr>
        <w:t xml:space="preserve"> and with standard deviation score was 8.386. Conversely, in the descriptive statistics of the control group's students' post-test results, it revealed that there were 34 students in the sample total (N), the minimum score was 46, the maximum score was 84, the mean was 62.35</w:t>
      </w:r>
      <w:ins w:id="122" w:author="Asus" w:date="2025-05-08T11:04:00Z" w16du:dateUtc="2025-05-08T04:04:00Z">
        <w:r w:rsidR="008168CE">
          <w:rPr>
            <w:rFonts w:ascii="Times New Roman" w:hAnsi="Times New Roman" w:cs="Times New Roman"/>
            <w:sz w:val="24"/>
            <w:szCs w:val="24"/>
          </w:rPr>
          <w:t>,</w:t>
        </w:r>
      </w:ins>
      <w:r>
        <w:rPr>
          <w:rFonts w:ascii="Times New Roman" w:hAnsi="Times New Roman" w:cs="Times New Roman"/>
          <w:sz w:val="24"/>
          <w:szCs w:val="24"/>
        </w:rPr>
        <w:t xml:space="preserve"> and </w:t>
      </w:r>
      <w:del w:id="123" w:author="Asus" w:date="2025-05-08T11:04:00Z" w16du:dateUtc="2025-05-08T04:04:00Z">
        <w:r w:rsidDel="008168CE">
          <w:rPr>
            <w:rFonts w:ascii="Times New Roman" w:hAnsi="Times New Roman" w:cs="Times New Roman"/>
            <w:sz w:val="24"/>
            <w:szCs w:val="24"/>
          </w:rPr>
          <w:delText xml:space="preserve">with </w:delText>
        </w:r>
      </w:del>
      <w:r>
        <w:rPr>
          <w:rFonts w:ascii="Times New Roman" w:hAnsi="Times New Roman" w:cs="Times New Roman"/>
          <w:sz w:val="24"/>
          <w:szCs w:val="24"/>
        </w:rPr>
        <w:t xml:space="preserve">the </w:t>
      </w:r>
      <w:del w:id="124" w:author="Asus" w:date="2025-05-08T11:04:00Z" w16du:dateUtc="2025-05-08T04:04:00Z">
        <w:r w:rsidDel="008168CE">
          <w:rPr>
            <w:rFonts w:ascii="Times New Roman" w:hAnsi="Times New Roman" w:cs="Times New Roman"/>
            <w:sz w:val="24"/>
            <w:szCs w:val="24"/>
          </w:rPr>
          <w:delText>score of</w:delText>
        </w:r>
      </w:del>
      <w:ins w:id="125" w:author="Asus" w:date="2025-05-08T11:04:00Z" w16du:dateUtc="2025-05-08T04:04:00Z">
        <w:r w:rsidR="008168CE">
          <w:rPr>
            <w:rFonts w:ascii="Times New Roman" w:hAnsi="Times New Roman" w:cs="Times New Roman"/>
            <w:sz w:val="24"/>
            <w:szCs w:val="24"/>
          </w:rPr>
          <w:t>value of</w:t>
        </w:r>
      </w:ins>
      <w:r>
        <w:rPr>
          <w:rFonts w:ascii="Times New Roman" w:hAnsi="Times New Roman" w:cs="Times New Roman"/>
          <w:sz w:val="24"/>
          <w:szCs w:val="24"/>
        </w:rPr>
        <w:t xml:space="preserve"> </w:t>
      </w:r>
      <w:ins w:id="126" w:author="Asus" w:date="2025-05-08T11:06:00Z" w16du:dateUtc="2025-05-08T04:06:00Z">
        <w:r w:rsidR="008168CE">
          <w:rPr>
            <w:rFonts w:ascii="Times New Roman" w:hAnsi="Times New Roman" w:cs="Times New Roman"/>
            <w:sz w:val="24"/>
            <w:szCs w:val="24"/>
          </w:rPr>
          <w:t xml:space="preserve">the </w:t>
        </w:r>
      </w:ins>
      <w:r>
        <w:rPr>
          <w:rFonts w:ascii="Times New Roman" w:hAnsi="Times New Roman" w:cs="Times New Roman"/>
          <w:sz w:val="24"/>
          <w:szCs w:val="24"/>
        </w:rPr>
        <w:t>standard deviation was 9.717.</w:t>
      </w:r>
    </w:p>
    <w:p w14:paraId="44380E3B" w14:textId="77777777" w:rsidR="00D555BD" w:rsidRP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p>
    <w:p w14:paraId="3586C853" w14:textId="77777777" w:rsidR="00F0346F" w:rsidRPr="00D555BD" w:rsidRDefault="00D555BD" w:rsidP="00F0346F">
      <w:pPr>
        <w:rPr>
          <w:rFonts w:ascii="Times New Roman" w:hAnsi="Times New Roman" w:cs="Times New Roman"/>
          <w:sz w:val="24"/>
          <w:szCs w:val="24"/>
        </w:rPr>
      </w:pPr>
      <w:r>
        <w:rPr>
          <w:rFonts w:ascii="Times New Roman" w:hAnsi="Times New Roman" w:cs="Times New Roman"/>
          <w:i/>
          <w:iCs/>
          <w:sz w:val="24"/>
          <w:szCs w:val="24"/>
        </w:rPr>
        <w:t xml:space="preserve">Table </w:t>
      </w:r>
      <w:r w:rsidR="00C84829">
        <w:rPr>
          <w:rFonts w:ascii="Times New Roman" w:hAnsi="Times New Roman" w:cs="Times New Roman"/>
          <w:i/>
          <w:iCs/>
          <w:sz w:val="24"/>
          <w:szCs w:val="24"/>
        </w:rPr>
        <w:t>6</w:t>
      </w:r>
      <w:r>
        <w:rPr>
          <w:rFonts w:ascii="Times New Roman" w:hAnsi="Times New Roman" w:cs="Times New Roman"/>
          <w:i/>
          <w:iCs/>
          <w:sz w:val="24"/>
          <w:szCs w:val="24"/>
        </w:rPr>
        <w:t xml:space="preserve">. </w:t>
      </w:r>
      <w:r w:rsidR="00F0346F" w:rsidRPr="00D555BD">
        <w:rPr>
          <w:rFonts w:ascii="Times New Roman" w:hAnsi="Times New Roman" w:cs="Times New Roman"/>
          <w:sz w:val="24"/>
          <w:szCs w:val="24"/>
        </w:rPr>
        <w:t xml:space="preserve">Descriptive Statistics of Students’ Pre-test and Post-test Scores in </w:t>
      </w:r>
    </w:p>
    <w:p w14:paraId="0EBFD84B" w14:textId="77777777" w:rsidR="00F0346F" w:rsidRPr="00D555BD" w:rsidRDefault="00F0346F" w:rsidP="00F0346F">
      <w:pPr>
        <w:rPr>
          <w:rFonts w:ascii="Times New Roman" w:hAnsi="Times New Roman" w:cs="Times New Roman"/>
          <w:sz w:val="24"/>
          <w:szCs w:val="24"/>
        </w:rPr>
      </w:pPr>
      <w:r w:rsidRPr="00D555BD">
        <w:rPr>
          <w:rFonts w:ascii="Times New Roman" w:hAnsi="Times New Roman" w:cs="Times New Roman"/>
          <w:sz w:val="24"/>
          <w:szCs w:val="24"/>
        </w:rPr>
        <w:t>Control Group</w:t>
      </w:r>
    </w:p>
    <w:p w14:paraId="70D97B4D" w14:textId="77777777" w:rsidR="00D555BD" w:rsidRDefault="00D555BD"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tbl>
      <w:tblPr>
        <w:tblStyle w:val="PlainTable4"/>
        <w:tblW w:w="8478" w:type="dxa"/>
        <w:tblLayout w:type="fixed"/>
        <w:tblLook w:val="04A0" w:firstRow="1" w:lastRow="0" w:firstColumn="1" w:lastColumn="0" w:noHBand="0" w:noVBand="1"/>
      </w:tblPr>
      <w:tblGrid>
        <w:gridCol w:w="2587"/>
        <w:gridCol w:w="535"/>
        <w:gridCol w:w="1435"/>
        <w:gridCol w:w="1138"/>
        <w:gridCol w:w="1138"/>
        <w:gridCol w:w="1645"/>
      </w:tblGrid>
      <w:tr w:rsidR="006E1EB0" w:rsidRPr="00D555BD" w14:paraId="0615F02A" w14:textId="77777777" w:rsidTr="006E1EB0">
        <w:trPr>
          <w:cnfStyle w:val="100000000000" w:firstRow="1" w:lastRow="0" w:firstColumn="0" w:lastColumn="0" w:oddVBand="0" w:evenVBand="0" w:oddHBand="0"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8478" w:type="dxa"/>
            <w:gridSpan w:val="6"/>
            <w:tcBorders>
              <w:top w:val="single" w:sz="4" w:space="0" w:color="auto"/>
              <w:bottom w:val="single" w:sz="4" w:space="0" w:color="auto"/>
            </w:tcBorders>
          </w:tcPr>
          <w:p w14:paraId="625C32CE" w14:textId="77777777" w:rsidR="006E1EB0" w:rsidRPr="00D555BD" w:rsidRDefault="006E1EB0" w:rsidP="006E1EB0">
            <w:pPr>
              <w:jc w:val="center"/>
              <w:rPr>
                <w:rFonts w:ascii="Times New Roman" w:hAnsi="Times New Roman" w:cs="Times New Roman"/>
                <w:b w:val="0"/>
                <w:bCs w:val="0"/>
                <w:sz w:val="24"/>
                <w:szCs w:val="24"/>
              </w:rPr>
            </w:pPr>
            <w:r w:rsidRPr="00F86FBA">
              <w:rPr>
                <w:rFonts w:ascii="Times New Roman" w:hAnsi="Times New Roman" w:cs="Times New Roman"/>
                <w:b w:val="0"/>
                <w:bCs w:val="0"/>
                <w:sz w:val="24"/>
                <w:szCs w:val="24"/>
              </w:rPr>
              <w:t>Descriptive Statistics</w:t>
            </w:r>
          </w:p>
        </w:tc>
      </w:tr>
      <w:tr w:rsidR="006E1EB0" w:rsidRPr="00D555BD" w14:paraId="6D3A7E92" w14:textId="77777777" w:rsidTr="006E1EB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587" w:type="dxa"/>
            <w:tcBorders>
              <w:top w:val="single" w:sz="4" w:space="0" w:color="auto"/>
            </w:tcBorders>
            <w:shd w:val="clear" w:color="auto" w:fill="auto"/>
          </w:tcPr>
          <w:p w14:paraId="12AB413E" w14:textId="77777777" w:rsidR="006E1EB0" w:rsidRPr="00D555BD" w:rsidRDefault="006E1EB0" w:rsidP="006E1EB0">
            <w:pPr>
              <w:rPr>
                <w:rFonts w:ascii="Times New Roman" w:hAnsi="Times New Roman" w:cs="Times New Roman"/>
                <w:sz w:val="24"/>
                <w:szCs w:val="24"/>
              </w:rPr>
            </w:pPr>
          </w:p>
        </w:tc>
        <w:tc>
          <w:tcPr>
            <w:tcW w:w="535" w:type="dxa"/>
            <w:tcBorders>
              <w:top w:val="single" w:sz="4" w:space="0" w:color="auto"/>
            </w:tcBorders>
            <w:shd w:val="clear" w:color="auto" w:fill="auto"/>
          </w:tcPr>
          <w:p w14:paraId="4EF2B406"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N</w:t>
            </w:r>
          </w:p>
        </w:tc>
        <w:tc>
          <w:tcPr>
            <w:tcW w:w="1435" w:type="dxa"/>
            <w:tcBorders>
              <w:top w:val="single" w:sz="4" w:space="0" w:color="auto"/>
            </w:tcBorders>
            <w:shd w:val="clear" w:color="auto" w:fill="auto"/>
          </w:tcPr>
          <w:p w14:paraId="4FF1357A"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Min</w:t>
            </w:r>
          </w:p>
        </w:tc>
        <w:tc>
          <w:tcPr>
            <w:tcW w:w="1138" w:type="dxa"/>
            <w:tcBorders>
              <w:top w:val="single" w:sz="4" w:space="0" w:color="auto"/>
            </w:tcBorders>
            <w:shd w:val="clear" w:color="auto" w:fill="auto"/>
          </w:tcPr>
          <w:p w14:paraId="739D675A"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Max</w:t>
            </w:r>
          </w:p>
        </w:tc>
        <w:tc>
          <w:tcPr>
            <w:tcW w:w="1138" w:type="dxa"/>
            <w:tcBorders>
              <w:top w:val="single" w:sz="4" w:space="0" w:color="auto"/>
            </w:tcBorders>
            <w:shd w:val="clear" w:color="auto" w:fill="auto"/>
          </w:tcPr>
          <w:p w14:paraId="7892E652"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Mean</w:t>
            </w:r>
          </w:p>
        </w:tc>
        <w:tc>
          <w:tcPr>
            <w:tcW w:w="1643" w:type="dxa"/>
            <w:tcBorders>
              <w:top w:val="single" w:sz="4" w:space="0" w:color="auto"/>
            </w:tcBorders>
            <w:shd w:val="clear" w:color="auto" w:fill="auto"/>
          </w:tcPr>
          <w:p w14:paraId="369AD718" w14:textId="77777777" w:rsidR="006E1EB0" w:rsidRPr="00D555BD" w:rsidRDefault="006E1EB0" w:rsidP="006E1E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Std. </w:t>
            </w:r>
            <w:r w:rsidRPr="00D555BD">
              <w:rPr>
                <w:rFonts w:ascii="Times New Roman" w:hAnsi="Times New Roman" w:cs="Times New Roman"/>
                <w:sz w:val="24"/>
                <w:szCs w:val="24"/>
              </w:rPr>
              <w:t>Deviation</w:t>
            </w:r>
          </w:p>
        </w:tc>
      </w:tr>
      <w:tr w:rsidR="006E1EB0" w:rsidRPr="00D555BD" w14:paraId="031E0F92" w14:textId="77777777" w:rsidTr="006E1EB0">
        <w:trPr>
          <w:trHeight w:val="718"/>
        </w:trPr>
        <w:tc>
          <w:tcPr>
            <w:cnfStyle w:val="001000000000" w:firstRow="0" w:lastRow="0" w:firstColumn="1" w:lastColumn="0" w:oddVBand="0" w:evenVBand="0" w:oddHBand="0" w:evenHBand="0" w:firstRowFirstColumn="0" w:firstRowLastColumn="0" w:lastRowFirstColumn="0" w:lastRowLastColumn="0"/>
            <w:tcW w:w="2587" w:type="dxa"/>
            <w:shd w:val="clear" w:color="auto" w:fill="auto"/>
          </w:tcPr>
          <w:p w14:paraId="7816927C" w14:textId="77777777" w:rsidR="006E1EB0" w:rsidRPr="00D555BD" w:rsidRDefault="006E1EB0" w:rsidP="006E1EB0">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 xml:space="preserve">Pre-test </w:t>
            </w:r>
            <w:r>
              <w:rPr>
                <w:rFonts w:ascii="Times New Roman" w:hAnsi="Times New Roman" w:cs="Times New Roman"/>
                <w:b w:val="0"/>
                <w:bCs w:val="0"/>
                <w:sz w:val="24"/>
                <w:szCs w:val="24"/>
              </w:rPr>
              <w:t>Control Group</w:t>
            </w:r>
          </w:p>
        </w:tc>
        <w:tc>
          <w:tcPr>
            <w:tcW w:w="535" w:type="dxa"/>
            <w:shd w:val="clear" w:color="auto" w:fill="auto"/>
          </w:tcPr>
          <w:p w14:paraId="14FE8B2C" w14:textId="77777777"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435" w:type="dxa"/>
            <w:shd w:val="clear" w:color="auto" w:fill="auto"/>
          </w:tcPr>
          <w:p w14:paraId="042DCEA9" w14:textId="77777777"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w:t>
            </w:r>
            <w:r>
              <w:rPr>
                <w:rFonts w:ascii="Times New Roman" w:hAnsi="Times New Roman" w:cs="Times New Roman"/>
                <w:sz w:val="24"/>
                <w:szCs w:val="24"/>
              </w:rPr>
              <w:t>2</w:t>
            </w:r>
          </w:p>
        </w:tc>
        <w:tc>
          <w:tcPr>
            <w:tcW w:w="1138" w:type="dxa"/>
            <w:shd w:val="clear" w:color="auto" w:fill="auto"/>
          </w:tcPr>
          <w:p w14:paraId="6C5DDB4B" w14:textId="77777777"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62</w:t>
            </w:r>
          </w:p>
        </w:tc>
        <w:tc>
          <w:tcPr>
            <w:tcW w:w="1138" w:type="dxa"/>
            <w:shd w:val="clear" w:color="auto" w:fill="auto"/>
          </w:tcPr>
          <w:p w14:paraId="67B2CB66" w14:textId="77777777"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4</w:t>
            </w:r>
            <w:r>
              <w:rPr>
                <w:rFonts w:ascii="Times New Roman" w:hAnsi="Times New Roman" w:cs="Times New Roman"/>
                <w:sz w:val="24"/>
                <w:szCs w:val="24"/>
              </w:rPr>
              <w:t>7</w:t>
            </w:r>
            <w:r w:rsidRPr="00D555BD">
              <w:rPr>
                <w:rFonts w:ascii="Times New Roman" w:hAnsi="Times New Roman" w:cs="Times New Roman"/>
                <w:sz w:val="24"/>
                <w:szCs w:val="24"/>
              </w:rPr>
              <w:t>.</w:t>
            </w:r>
            <w:r>
              <w:rPr>
                <w:rFonts w:ascii="Times New Roman" w:hAnsi="Times New Roman" w:cs="Times New Roman"/>
                <w:sz w:val="24"/>
                <w:szCs w:val="24"/>
              </w:rPr>
              <w:t>53</w:t>
            </w:r>
          </w:p>
        </w:tc>
        <w:tc>
          <w:tcPr>
            <w:tcW w:w="1643" w:type="dxa"/>
            <w:shd w:val="clear" w:color="auto" w:fill="auto"/>
          </w:tcPr>
          <w:p w14:paraId="5131EB55" w14:textId="77777777"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7.958</w:t>
            </w:r>
          </w:p>
        </w:tc>
      </w:tr>
      <w:tr w:rsidR="006E1EB0" w:rsidRPr="00D555BD" w14:paraId="49412DFE" w14:textId="77777777" w:rsidTr="006E1EB0">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587" w:type="dxa"/>
            <w:tcBorders>
              <w:bottom w:val="single" w:sz="4" w:space="0" w:color="auto"/>
            </w:tcBorders>
            <w:shd w:val="clear" w:color="auto" w:fill="auto"/>
          </w:tcPr>
          <w:p w14:paraId="334818E6" w14:textId="77777777" w:rsidR="006E1EB0" w:rsidRPr="006E1EB0" w:rsidRDefault="006E1EB0" w:rsidP="006E1EB0">
            <w:pPr>
              <w:rPr>
                <w:rFonts w:ascii="Times New Roman" w:hAnsi="Times New Roman" w:cs="Times New Roman"/>
                <w:sz w:val="24"/>
                <w:szCs w:val="24"/>
              </w:rPr>
            </w:pPr>
            <w:r w:rsidRPr="00D555BD">
              <w:rPr>
                <w:rFonts w:ascii="Times New Roman" w:hAnsi="Times New Roman" w:cs="Times New Roman"/>
                <w:b w:val="0"/>
                <w:bCs w:val="0"/>
                <w:sz w:val="24"/>
                <w:szCs w:val="24"/>
              </w:rPr>
              <w:t xml:space="preserve">Post-test </w:t>
            </w:r>
            <w:r>
              <w:rPr>
                <w:rFonts w:ascii="Times New Roman" w:hAnsi="Times New Roman" w:cs="Times New Roman"/>
                <w:b w:val="0"/>
                <w:bCs w:val="0"/>
                <w:sz w:val="24"/>
                <w:szCs w:val="24"/>
              </w:rPr>
              <w:t>Control</w:t>
            </w:r>
            <w:r>
              <w:rPr>
                <w:rFonts w:ascii="Times New Roman" w:hAnsi="Times New Roman" w:cs="Times New Roman"/>
                <w:sz w:val="24"/>
                <w:szCs w:val="24"/>
              </w:rPr>
              <w:t xml:space="preserve"> </w:t>
            </w:r>
            <w:r>
              <w:rPr>
                <w:rFonts w:ascii="Times New Roman" w:hAnsi="Times New Roman" w:cs="Times New Roman"/>
                <w:b w:val="0"/>
                <w:bCs w:val="0"/>
                <w:sz w:val="24"/>
                <w:szCs w:val="24"/>
              </w:rPr>
              <w:t>Group</w:t>
            </w:r>
          </w:p>
        </w:tc>
        <w:tc>
          <w:tcPr>
            <w:tcW w:w="535" w:type="dxa"/>
            <w:tcBorders>
              <w:bottom w:val="single" w:sz="4" w:space="0" w:color="auto"/>
            </w:tcBorders>
            <w:shd w:val="clear" w:color="auto" w:fill="auto"/>
          </w:tcPr>
          <w:p w14:paraId="6FF0069F"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435" w:type="dxa"/>
            <w:tcBorders>
              <w:bottom w:val="single" w:sz="4" w:space="0" w:color="auto"/>
            </w:tcBorders>
            <w:shd w:val="clear" w:color="auto" w:fill="auto"/>
          </w:tcPr>
          <w:p w14:paraId="663AF526"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46</w:t>
            </w:r>
          </w:p>
        </w:tc>
        <w:tc>
          <w:tcPr>
            <w:tcW w:w="1138" w:type="dxa"/>
            <w:tcBorders>
              <w:bottom w:val="single" w:sz="4" w:space="0" w:color="auto"/>
            </w:tcBorders>
            <w:shd w:val="clear" w:color="auto" w:fill="auto"/>
          </w:tcPr>
          <w:p w14:paraId="7EDBA883"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8</w:t>
            </w:r>
            <w:r>
              <w:rPr>
                <w:rFonts w:ascii="Times New Roman" w:hAnsi="Times New Roman" w:cs="Times New Roman"/>
                <w:sz w:val="24"/>
                <w:szCs w:val="24"/>
              </w:rPr>
              <w:t>4</w:t>
            </w:r>
          </w:p>
        </w:tc>
        <w:tc>
          <w:tcPr>
            <w:tcW w:w="1138" w:type="dxa"/>
            <w:tcBorders>
              <w:bottom w:val="single" w:sz="4" w:space="0" w:color="auto"/>
            </w:tcBorders>
            <w:shd w:val="clear" w:color="auto" w:fill="auto"/>
          </w:tcPr>
          <w:p w14:paraId="4BDCB781"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w:t>
            </w:r>
            <w:r>
              <w:rPr>
                <w:rFonts w:ascii="Times New Roman" w:hAnsi="Times New Roman" w:cs="Times New Roman"/>
                <w:sz w:val="24"/>
                <w:szCs w:val="24"/>
              </w:rPr>
              <w:t>2</w:t>
            </w:r>
            <w:r w:rsidRPr="00D555BD">
              <w:rPr>
                <w:rFonts w:ascii="Times New Roman" w:hAnsi="Times New Roman" w:cs="Times New Roman"/>
                <w:sz w:val="24"/>
                <w:szCs w:val="24"/>
              </w:rPr>
              <w:t>.</w:t>
            </w:r>
            <w:r>
              <w:rPr>
                <w:rFonts w:ascii="Times New Roman" w:hAnsi="Times New Roman" w:cs="Times New Roman"/>
                <w:sz w:val="24"/>
                <w:szCs w:val="24"/>
              </w:rPr>
              <w:t>35</w:t>
            </w:r>
          </w:p>
        </w:tc>
        <w:tc>
          <w:tcPr>
            <w:tcW w:w="1643" w:type="dxa"/>
            <w:tcBorders>
              <w:bottom w:val="single" w:sz="4" w:space="0" w:color="auto"/>
            </w:tcBorders>
            <w:shd w:val="clear" w:color="auto" w:fill="auto"/>
          </w:tcPr>
          <w:p w14:paraId="6D78AAE6"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10.740</w:t>
            </w:r>
          </w:p>
        </w:tc>
      </w:tr>
    </w:tbl>
    <w:p w14:paraId="648E4D9A" w14:textId="77777777" w:rsidR="006E1EB0" w:rsidRDefault="006E1EB0"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p w14:paraId="4243EF1A" w14:textId="07A04C5D" w:rsidR="009A1BE0" w:rsidRDefault="00772899" w:rsidP="006E1EB0">
      <w:pPr>
        <w:ind w:firstLine="720"/>
        <w:jc w:val="both"/>
        <w:rPr>
          <w:rFonts w:ascii="Times New Roman" w:hAnsi="Times New Roman" w:cs="Times New Roman"/>
          <w:sz w:val="24"/>
          <w:szCs w:val="24"/>
        </w:rPr>
      </w:pPr>
      <w:r>
        <w:rPr>
          <w:rFonts w:ascii="Times New Roman" w:hAnsi="Times New Roman" w:cs="Times New Roman"/>
          <w:sz w:val="24"/>
          <w:szCs w:val="24"/>
        </w:rPr>
        <w:t xml:space="preserve">From the table </w:t>
      </w:r>
      <w:del w:id="127" w:author="Asus" w:date="2025-05-08T11:06:00Z" w16du:dateUtc="2025-05-08T04:06:00Z">
        <w:r w:rsidDel="008168CE">
          <w:rPr>
            <w:rFonts w:ascii="Times New Roman" w:hAnsi="Times New Roman" w:cs="Times New Roman"/>
            <w:sz w:val="24"/>
            <w:szCs w:val="24"/>
          </w:rPr>
          <w:delText xml:space="preserve">in </w:delText>
        </w:r>
      </w:del>
      <w:ins w:id="128" w:author="Asus" w:date="2025-05-08T11:06:00Z" w16du:dateUtc="2025-05-08T04:06:00Z">
        <w:r w:rsidR="008168CE">
          <w:rPr>
            <w:rFonts w:ascii="Times New Roman" w:hAnsi="Times New Roman" w:cs="Times New Roman"/>
            <w:sz w:val="24"/>
            <w:szCs w:val="24"/>
          </w:rPr>
          <w:t xml:space="preserve">of </w:t>
        </w:r>
      </w:ins>
      <w:r>
        <w:rPr>
          <w:rFonts w:ascii="Times New Roman" w:hAnsi="Times New Roman" w:cs="Times New Roman"/>
          <w:sz w:val="24"/>
          <w:szCs w:val="24"/>
        </w:rPr>
        <w:t>the scores of the control group, 8 students (23.4%) were categorized as fair, while 26 students (76.6%) were categorized as poor. it revealed that the majority of students fell into the poor category.  However, in the post-test scores of the control group, 2 students (5.9%) were in the good category, 22 students (52.7%) in the fair category, and 10 students (29.4%) in the poor category. Therefore, it revealed that the majority of students were in the fair category.</w:t>
      </w:r>
    </w:p>
    <w:p w14:paraId="43389056" w14:textId="77777777" w:rsidR="00A102AC" w:rsidRDefault="00772899" w:rsidP="00200081">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6C060F8D" w14:textId="77777777" w:rsidR="00772899" w:rsidRPr="00772899" w:rsidRDefault="00772899" w:rsidP="006E1EB0">
      <w:pPr>
        <w:jc w:val="both"/>
        <w:rPr>
          <w:rFonts w:ascii="Times New Roman" w:hAnsi="Times New Roman" w:cs="Times New Roman"/>
          <w:sz w:val="24"/>
          <w:szCs w:val="24"/>
        </w:rPr>
      </w:pPr>
      <w:r w:rsidRPr="00C84829">
        <w:rPr>
          <w:rFonts w:ascii="Times New Roman" w:hAnsi="Times New Roman" w:cs="Times New Roman"/>
          <w:i/>
          <w:iCs/>
          <w:sz w:val="24"/>
          <w:szCs w:val="24"/>
        </w:rPr>
        <w:t xml:space="preserve">Table </w:t>
      </w:r>
      <w:r w:rsidR="00C84829">
        <w:rPr>
          <w:rFonts w:ascii="Times New Roman" w:hAnsi="Times New Roman" w:cs="Times New Roman"/>
          <w:i/>
          <w:iCs/>
          <w:sz w:val="24"/>
          <w:szCs w:val="24"/>
        </w:rPr>
        <w:t>7</w:t>
      </w:r>
      <w:r w:rsidRPr="00C84829">
        <w:rPr>
          <w:rFonts w:ascii="Times New Roman" w:hAnsi="Times New Roman" w:cs="Times New Roman"/>
          <w:i/>
          <w:iCs/>
          <w:sz w:val="24"/>
          <w:szCs w:val="24"/>
        </w:rPr>
        <w:t>.</w:t>
      </w:r>
      <w:r w:rsidRPr="00772899">
        <w:rPr>
          <w:rFonts w:ascii="Times New Roman" w:hAnsi="Times New Roman" w:cs="Times New Roman"/>
          <w:sz w:val="24"/>
          <w:szCs w:val="24"/>
        </w:rPr>
        <w:t xml:space="preserve"> </w:t>
      </w:r>
      <w:r w:rsidRPr="00772899">
        <w:rPr>
          <w:rFonts w:ascii="Times New Roman" w:hAnsi="Times New Roman" w:cs="Times New Roman"/>
          <w:lang w:val="en-US"/>
        </w:rPr>
        <w:t>Frequency Data</w:t>
      </w:r>
      <w:r w:rsidRPr="00772899">
        <w:rPr>
          <w:rFonts w:ascii="Times New Roman" w:hAnsi="Times New Roman" w:cs="Times New Roman"/>
        </w:rPr>
        <w:t xml:space="preserve"> Distribution</w:t>
      </w:r>
      <w:r>
        <w:rPr>
          <w:rFonts w:ascii="Times New Roman" w:hAnsi="Times New Roman" w:cs="Times New Roman"/>
        </w:rPr>
        <w:t xml:space="preserve"> of Control Group</w:t>
      </w:r>
    </w:p>
    <w:p w14:paraId="3F8F8C09" w14:textId="77777777" w:rsidR="00772899" w:rsidRDefault="00772899"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tbl>
      <w:tblPr>
        <w:tblStyle w:val="PlainTable4"/>
        <w:tblW w:w="8701" w:type="dxa"/>
        <w:tblLayout w:type="fixed"/>
        <w:tblLook w:val="04A0" w:firstRow="1" w:lastRow="0" w:firstColumn="1" w:lastColumn="0" w:noHBand="0" w:noVBand="1"/>
      </w:tblPr>
      <w:tblGrid>
        <w:gridCol w:w="1388"/>
        <w:gridCol w:w="1333"/>
        <w:gridCol w:w="1334"/>
        <w:gridCol w:w="1428"/>
        <w:gridCol w:w="1371"/>
        <w:gridCol w:w="1847"/>
      </w:tblGrid>
      <w:tr w:rsidR="00D555BD" w:rsidRPr="00D555BD" w14:paraId="597991C4" w14:textId="77777777" w:rsidTr="00772899">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389" w:type="dxa"/>
            <w:vMerge w:val="restart"/>
            <w:tcBorders>
              <w:top w:val="single" w:sz="4" w:space="0" w:color="auto"/>
            </w:tcBorders>
            <w:shd w:val="clear" w:color="auto" w:fill="auto"/>
          </w:tcPr>
          <w:p w14:paraId="00FBF9D5" w14:textId="77777777"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 xml:space="preserve">The Range of Score      </w:t>
            </w:r>
          </w:p>
        </w:tc>
        <w:tc>
          <w:tcPr>
            <w:tcW w:w="1332" w:type="dxa"/>
            <w:vMerge w:val="restart"/>
            <w:tcBorders>
              <w:top w:val="single" w:sz="4" w:space="0" w:color="auto"/>
            </w:tcBorders>
            <w:shd w:val="clear" w:color="auto" w:fill="auto"/>
          </w:tcPr>
          <w:p w14:paraId="5DAC1B92" w14:textId="77777777" w:rsidR="00D555BD" w:rsidRPr="00D555BD" w:rsidRDefault="00D555BD"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2EAA9CEA" w14:textId="77777777" w:rsidR="00D555BD" w:rsidRPr="00D555BD" w:rsidRDefault="00D555BD"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555BD">
              <w:rPr>
                <w:rFonts w:ascii="Times New Roman" w:hAnsi="Times New Roman" w:cs="Times New Roman"/>
                <w:b w:val="0"/>
                <w:bCs w:val="0"/>
                <w:sz w:val="24"/>
                <w:szCs w:val="24"/>
              </w:rPr>
              <w:t>Categories</w:t>
            </w:r>
          </w:p>
        </w:tc>
        <w:tc>
          <w:tcPr>
            <w:tcW w:w="2762" w:type="dxa"/>
            <w:gridSpan w:val="2"/>
            <w:tcBorders>
              <w:top w:val="single" w:sz="4" w:space="0" w:color="auto"/>
              <w:bottom w:val="single" w:sz="4" w:space="0" w:color="auto"/>
            </w:tcBorders>
            <w:shd w:val="clear" w:color="auto" w:fill="auto"/>
          </w:tcPr>
          <w:p w14:paraId="62527906" w14:textId="77777777" w:rsidR="00D555BD" w:rsidRPr="00D555BD" w:rsidRDefault="00D555BD"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555BD">
              <w:rPr>
                <w:rFonts w:ascii="Times New Roman" w:hAnsi="Times New Roman" w:cs="Times New Roman"/>
                <w:b w:val="0"/>
                <w:bCs w:val="0"/>
                <w:sz w:val="24"/>
                <w:szCs w:val="24"/>
              </w:rPr>
              <w:t>Pre-test Control Grou</w:t>
            </w:r>
            <w:r>
              <w:rPr>
                <w:rFonts w:ascii="Times New Roman" w:hAnsi="Times New Roman" w:cs="Times New Roman"/>
                <w:b w:val="0"/>
                <w:bCs w:val="0"/>
                <w:sz w:val="24"/>
                <w:szCs w:val="24"/>
              </w:rPr>
              <w:t>p</w:t>
            </w:r>
          </w:p>
        </w:tc>
        <w:tc>
          <w:tcPr>
            <w:tcW w:w="3218" w:type="dxa"/>
            <w:gridSpan w:val="2"/>
            <w:tcBorders>
              <w:top w:val="single" w:sz="4" w:space="0" w:color="auto"/>
              <w:bottom w:val="single" w:sz="4" w:space="0" w:color="auto"/>
            </w:tcBorders>
            <w:shd w:val="clear" w:color="auto" w:fill="auto"/>
          </w:tcPr>
          <w:p w14:paraId="10F9C7FB" w14:textId="77777777" w:rsidR="00D555BD" w:rsidRPr="00D555BD" w:rsidRDefault="00D555BD"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555BD">
              <w:rPr>
                <w:rFonts w:ascii="Times New Roman" w:hAnsi="Times New Roman" w:cs="Times New Roman"/>
                <w:b w:val="0"/>
                <w:bCs w:val="0"/>
                <w:sz w:val="24"/>
                <w:szCs w:val="24"/>
              </w:rPr>
              <w:t>Post-test Control Group</w:t>
            </w:r>
          </w:p>
        </w:tc>
      </w:tr>
      <w:tr w:rsidR="00772899" w:rsidRPr="00D555BD" w14:paraId="695DEF6B" w14:textId="77777777" w:rsidTr="0077289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389" w:type="dxa"/>
            <w:vMerge/>
            <w:tcBorders>
              <w:bottom w:val="single" w:sz="4" w:space="0" w:color="auto"/>
            </w:tcBorders>
            <w:shd w:val="clear" w:color="auto" w:fill="auto"/>
          </w:tcPr>
          <w:p w14:paraId="27DA0524" w14:textId="77777777" w:rsidR="00D555BD" w:rsidRPr="00D555BD" w:rsidRDefault="00D555BD" w:rsidP="00B12EE2">
            <w:pPr>
              <w:jc w:val="center"/>
              <w:rPr>
                <w:rFonts w:ascii="Times New Roman" w:hAnsi="Times New Roman" w:cs="Times New Roman"/>
                <w:b w:val="0"/>
                <w:bCs w:val="0"/>
                <w:sz w:val="24"/>
                <w:szCs w:val="24"/>
              </w:rPr>
            </w:pPr>
          </w:p>
        </w:tc>
        <w:tc>
          <w:tcPr>
            <w:tcW w:w="1332" w:type="dxa"/>
            <w:vMerge/>
            <w:tcBorders>
              <w:bottom w:val="single" w:sz="4" w:space="0" w:color="auto"/>
            </w:tcBorders>
            <w:shd w:val="clear" w:color="auto" w:fill="auto"/>
          </w:tcPr>
          <w:p w14:paraId="7203EFFF"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34" w:type="dxa"/>
            <w:tcBorders>
              <w:top w:val="single" w:sz="4" w:space="0" w:color="auto"/>
              <w:bottom w:val="single" w:sz="4" w:space="0" w:color="auto"/>
            </w:tcBorders>
            <w:shd w:val="clear" w:color="auto" w:fill="auto"/>
          </w:tcPr>
          <w:p w14:paraId="1C1AF323"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Frequency</w:t>
            </w:r>
          </w:p>
        </w:tc>
        <w:tc>
          <w:tcPr>
            <w:tcW w:w="1428" w:type="dxa"/>
            <w:tcBorders>
              <w:top w:val="single" w:sz="4" w:space="0" w:color="auto"/>
              <w:bottom w:val="single" w:sz="4" w:space="0" w:color="auto"/>
            </w:tcBorders>
            <w:shd w:val="clear" w:color="auto" w:fill="auto"/>
          </w:tcPr>
          <w:p w14:paraId="50EE55F6"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 xml:space="preserve">Percentage </w:t>
            </w:r>
          </w:p>
        </w:tc>
        <w:tc>
          <w:tcPr>
            <w:tcW w:w="1371" w:type="dxa"/>
            <w:tcBorders>
              <w:top w:val="single" w:sz="4" w:space="0" w:color="auto"/>
              <w:bottom w:val="single" w:sz="4" w:space="0" w:color="auto"/>
            </w:tcBorders>
            <w:shd w:val="clear" w:color="auto" w:fill="auto"/>
          </w:tcPr>
          <w:p w14:paraId="6264ACCF"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 xml:space="preserve">Frequency </w:t>
            </w:r>
          </w:p>
        </w:tc>
        <w:tc>
          <w:tcPr>
            <w:tcW w:w="1846" w:type="dxa"/>
            <w:tcBorders>
              <w:top w:val="single" w:sz="4" w:space="0" w:color="auto"/>
              <w:bottom w:val="single" w:sz="4" w:space="0" w:color="auto"/>
            </w:tcBorders>
            <w:shd w:val="clear" w:color="auto" w:fill="auto"/>
          </w:tcPr>
          <w:p w14:paraId="4B46775C"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Percentage (%)</w:t>
            </w:r>
          </w:p>
        </w:tc>
      </w:tr>
      <w:tr w:rsidR="00D555BD" w:rsidRPr="00D555BD" w14:paraId="7B31E19D" w14:textId="77777777" w:rsidTr="00772899">
        <w:trPr>
          <w:trHeight w:val="254"/>
        </w:trPr>
        <w:tc>
          <w:tcPr>
            <w:cnfStyle w:val="001000000000" w:firstRow="0" w:lastRow="0" w:firstColumn="1" w:lastColumn="0" w:oddVBand="0" w:evenVBand="0" w:oddHBand="0" w:evenHBand="0" w:firstRowFirstColumn="0" w:firstRowLastColumn="0" w:lastRowFirstColumn="0" w:lastRowLastColumn="0"/>
            <w:tcW w:w="1389" w:type="dxa"/>
            <w:tcBorders>
              <w:top w:val="single" w:sz="4" w:space="0" w:color="auto"/>
            </w:tcBorders>
            <w:shd w:val="clear" w:color="auto" w:fill="auto"/>
          </w:tcPr>
          <w:p w14:paraId="53B6C465" w14:textId="77777777"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86-100</w:t>
            </w:r>
          </w:p>
        </w:tc>
        <w:tc>
          <w:tcPr>
            <w:tcW w:w="1332" w:type="dxa"/>
            <w:tcBorders>
              <w:top w:val="single" w:sz="4" w:space="0" w:color="auto"/>
            </w:tcBorders>
            <w:shd w:val="clear" w:color="auto" w:fill="auto"/>
          </w:tcPr>
          <w:p w14:paraId="25993F71"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 xml:space="preserve">Excellent </w:t>
            </w:r>
          </w:p>
        </w:tc>
        <w:tc>
          <w:tcPr>
            <w:tcW w:w="1334" w:type="dxa"/>
            <w:tcBorders>
              <w:top w:val="single" w:sz="4" w:space="0" w:color="auto"/>
            </w:tcBorders>
            <w:shd w:val="clear" w:color="auto" w:fill="auto"/>
          </w:tcPr>
          <w:p w14:paraId="0323A959"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428" w:type="dxa"/>
            <w:tcBorders>
              <w:top w:val="single" w:sz="4" w:space="0" w:color="auto"/>
            </w:tcBorders>
            <w:shd w:val="clear" w:color="auto" w:fill="auto"/>
          </w:tcPr>
          <w:p w14:paraId="0A245FE7"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371" w:type="dxa"/>
            <w:tcBorders>
              <w:top w:val="single" w:sz="4" w:space="0" w:color="auto"/>
            </w:tcBorders>
            <w:shd w:val="clear" w:color="auto" w:fill="auto"/>
          </w:tcPr>
          <w:p w14:paraId="307FC69C"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846" w:type="dxa"/>
            <w:tcBorders>
              <w:top w:val="single" w:sz="4" w:space="0" w:color="auto"/>
            </w:tcBorders>
            <w:shd w:val="clear" w:color="auto" w:fill="auto"/>
          </w:tcPr>
          <w:p w14:paraId="30F32727"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r>
      <w:tr w:rsidR="00772899" w:rsidRPr="00D555BD" w14:paraId="05F882B0" w14:textId="77777777" w:rsidTr="00772899">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43A92F72" w14:textId="77777777"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76-85</w:t>
            </w:r>
          </w:p>
        </w:tc>
        <w:tc>
          <w:tcPr>
            <w:tcW w:w="1332" w:type="dxa"/>
            <w:shd w:val="clear" w:color="auto" w:fill="auto"/>
          </w:tcPr>
          <w:p w14:paraId="4C8DFDC2"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Good</w:t>
            </w:r>
          </w:p>
        </w:tc>
        <w:tc>
          <w:tcPr>
            <w:tcW w:w="1334" w:type="dxa"/>
            <w:shd w:val="clear" w:color="auto" w:fill="auto"/>
          </w:tcPr>
          <w:p w14:paraId="7E4CD10B"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428" w:type="dxa"/>
            <w:shd w:val="clear" w:color="auto" w:fill="auto"/>
          </w:tcPr>
          <w:p w14:paraId="63FC7D78"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371" w:type="dxa"/>
            <w:shd w:val="clear" w:color="auto" w:fill="auto"/>
          </w:tcPr>
          <w:p w14:paraId="686642C7"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w:t>
            </w:r>
          </w:p>
        </w:tc>
        <w:tc>
          <w:tcPr>
            <w:tcW w:w="1846" w:type="dxa"/>
            <w:shd w:val="clear" w:color="auto" w:fill="auto"/>
          </w:tcPr>
          <w:p w14:paraId="361CB27F"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5.9</w:t>
            </w:r>
          </w:p>
        </w:tc>
      </w:tr>
      <w:tr w:rsidR="00D555BD" w:rsidRPr="00D555BD" w14:paraId="35EE0C86" w14:textId="77777777" w:rsidTr="00772899">
        <w:trPr>
          <w:trHeight w:val="69"/>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29BA5788" w14:textId="77777777"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56-75</w:t>
            </w:r>
          </w:p>
        </w:tc>
        <w:tc>
          <w:tcPr>
            <w:tcW w:w="1332" w:type="dxa"/>
            <w:shd w:val="clear" w:color="auto" w:fill="auto"/>
          </w:tcPr>
          <w:p w14:paraId="6CBCBBB8"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Fair</w:t>
            </w:r>
          </w:p>
        </w:tc>
        <w:tc>
          <w:tcPr>
            <w:tcW w:w="1334" w:type="dxa"/>
            <w:shd w:val="clear" w:color="auto" w:fill="auto"/>
          </w:tcPr>
          <w:p w14:paraId="1F7A6E58"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8</w:t>
            </w:r>
          </w:p>
        </w:tc>
        <w:tc>
          <w:tcPr>
            <w:tcW w:w="1428" w:type="dxa"/>
            <w:shd w:val="clear" w:color="auto" w:fill="auto"/>
          </w:tcPr>
          <w:p w14:paraId="36E7DA0B"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23.4</w:t>
            </w:r>
          </w:p>
        </w:tc>
        <w:tc>
          <w:tcPr>
            <w:tcW w:w="1371" w:type="dxa"/>
            <w:shd w:val="clear" w:color="auto" w:fill="auto"/>
          </w:tcPr>
          <w:p w14:paraId="77A4BB0C"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22</w:t>
            </w:r>
          </w:p>
        </w:tc>
        <w:tc>
          <w:tcPr>
            <w:tcW w:w="1846" w:type="dxa"/>
            <w:shd w:val="clear" w:color="auto" w:fill="auto"/>
          </w:tcPr>
          <w:p w14:paraId="05A8C083"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52.7</w:t>
            </w:r>
          </w:p>
        </w:tc>
      </w:tr>
      <w:tr w:rsidR="00772899" w:rsidRPr="00D555BD" w14:paraId="137D2592" w14:textId="77777777" w:rsidTr="00772899">
        <w:trPr>
          <w:cnfStyle w:val="000000100000" w:firstRow="0" w:lastRow="0" w:firstColumn="0" w:lastColumn="0" w:oddVBand="0" w:evenVBand="0" w:oddHBand="1" w:evenHBand="0" w:firstRowFirstColumn="0" w:firstRowLastColumn="0" w:lastRowFirstColumn="0" w:lastRowLastColumn="0"/>
          <w:trHeight w:val="104"/>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08634D98" w14:textId="77777777"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&lt;55</w:t>
            </w:r>
          </w:p>
        </w:tc>
        <w:tc>
          <w:tcPr>
            <w:tcW w:w="1332" w:type="dxa"/>
            <w:shd w:val="clear" w:color="auto" w:fill="auto"/>
          </w:tcPr>
          <w:p w14:paraId="64A47CAF"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Poor</w:t>
            </w:r>
          </w:p>
        </w:tc>
        <w:tc>
          <w:tcPr>
            <w:tcW w:w="1334" w:type="dxa"/>
            <w:shd w:val="clear" w:color="auto" w:fill="auto"/>
          </w:tcPr>
          <w:p w14:paraId="155035D2"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26</w:t>
            </w:r>
          </w:p>
        </w:tc>
        <w:tc>
          <w:tcPr>
            <w:tcW w:w="1428" w:type="dxa"/>
            <w:shd w:val="clear" w:color="auto" w:fill="auto"/>
          </w:tcPr>
          <w:p w14:paraId="412D7083"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76.6</w:t>
            </w:r>
          </w:p>
        </w:tc>
        <w:tc>
          <w:tcPr>
            <w:tcW w:w="1371" w:type="dxa"/>
            <w:shd w:val="clear" w:color="auto" w:fill="auto"/>
          </w:tcPr>
          <w:p w14:paraId="0742266A"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w:t>
            </w:r>
          </w:p>
        </w:tc>
        <w:tc>
          <w:tcPr>
            <w:tcW w:w="1846" w:type="dxa"/>
            <w:shd w:val="clear" w:color="auto" w:fill="auto"/>
          </w:tcPr>
          <w:p w14:paraId="0FC8554D"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29.4</w:t>
            </w:r>
          </w:p>
        </w:tc>
      </w:tr>
      <w:tr w:rsidR="00D555BD" w:rsidRPr="00D555BD" w14:paraId="5E3AC026" w14:textId="77777777" w:rsidTr="006E1EB0">
        <w:trPr>
          <w:trHeight w:val="104"/>
        </w:trPr>
        <w:tc>
          <w:tcPr>
            <w:cnfStyle w:val="001000000000" w:firstRow="0" w:lastRow="0" w:firstColumn="1" w:lastColumn="0" w:oddVBand="0" w:evenVBand="0" w:oddHBand="0" w:evenHBand="0" w:firstRowFirstColumn="0" w:firstRowLastColumn="0" w:lastRowFirstColumn="0" w:lastRowLastColumn="0"/>
            <w:tcW w:w="2722" w:type="dxa"/>
            <w:gridSpan w:val="2"/>
            <w:tcBorders>
              <w:bottom w:val="single" w:sz="4" w:space="0" w:color="auto"/>
            </w:tcBorders>
            <w:shd w:val="clear" w:color="auto" w:fill="auto"/>
          </w:tcPr>
          <w:p w14:paraId="4317072A" w14:textId="77777777"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Total</w:t>
            </w:r>
          </w:p>
        </w:tc>
        <w:tc>
          <w:tcPr>
            <w:tcW w:w="1334" w:type="dxa"/>
            <w:tcBorders>
              <w:bottom w:val="single" w:sz="4" w:space="0" w:color="auto"/>
            </w:tcBorders>
            <w:shd w:val="clear" w:color="auto" w:fill="auto"/>
          </w:tcPr>
          <w:p w14:paraId="657AA7C7"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428" w:type="dxa"/>
            <w:tcBorders>
              <w:bottom w:val="single" w:sz="4" w:space="0" w:color="auto"/>
            </w:tcBorders>
            <w:shd w:val="clear" w:color="auto" w:fill="auto"/>
          </w:tcPr>
          <w:p w14:paraId="2D836F1C"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100%</w:t>
            </w:r>
          </w:p>
        </w:tc>
        <w:tc>
          <w:tcPr>
            <w:tcW w:w="1371" w:type="dxa"/>
            <w:tcBorders>
              <w:bottom w:val="single" w:sz="4" w:space="0" w:color="auto"/>
            </w:tcBorders>
            <w:shd w:val="clear" w:color="auto" w:fill="auto"/>
          </w:tcPr>
          <w:p w14:paraId="264A5BA4"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846" w:type="dxa"/>
            <w:tcBorders>
              <w:bottom w:val="single" w:sz="4" w:space="0" w:color="auto"/>
            </w:tcBorders>
            <w:shd w:val="clear" w:color="auto" w:fill="auto"/>
          </w:tcPr>
          <w:p w14:paraId="0DAA6D96"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100%</w:t>
            </w:r>
          </w:p>
        </w:tc>
      </w:tr>
    </w:tbl>
    <w:p w14:paraId="0EEA558A" w14:textId="77777777" w:rsid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p>
    <w:p w14:paraId="4EE0398B" w14:textId="77777777" w:rsid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r w:rsidRPr="00D555BD">
        <w:rPr>
          <w:rFonts w:ascii="Times New Roman" w:eastAsia="Times New Roman" w:hAnsi="Times New Roman" w:cs="Times New Roman"/>
          <w:bCs/>
          <w:color w:val="000000"/>
          <w:sz w:val="24"/>
          <w:szCs w:val="24"/>
        </w:rPr>
        <w:t xml:space="preserve">2. </w:t>
      </w:r>
      <w:r>
        <w:rPr>
          <w:rFonts w:ascii="Times New Roman" w:eastAsia="Times New Roman" w:hAnsi="Times New Roman" w:cs="Times New Roman"/>
          <w:bCs/>
          <w:color w:val="000000"/>
          <w:sz w:val="24"/>
          <w:szCs w:val="24"/>
        </w:rPr>
        <w:t>Analysis of Descriptive Statistics Data of Experimental Group</w:t>
      </w:r>
    </w:p>
    <w:p w14:paraId="0B0C5BFF" w14:textId="77777777" w:rsid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p>
    <w:p w14:paraId="7431F896" w14:textId="1F7375FB" w:rsidR="00D555BD" w:rsidRDefault="00D555BD" w:rsidP="00D555BD">
      <w:pPr>
        <w:ind w:firstLine="720"/>
        <w:jc w:val="both"/>
        <w:rPr>
          <w:rFonts w:ascii="Times New Roman" w:hAnsi="Times New Roman" w:cs="Times New Roman"/>
          <w:sz w:val="24"/>
          <w:szCs w:val="24"/>
        </w:rPr>
      </w:pPr>
      <w:r>
        <w:rPr>
          <w:rFonts w:ascii="Times New Roman" w:hAnsi="Times New Roman" w:cs="Times New Roman"/>
          <w:sz w:val="24"/>
          <w:szCs w:val="24"/>
        </w:rPr>
        <w:t>According to the pre-test results' descriptive statistics for the experimental group, there were 34 students in the sample total (N), the minimum score was 34, the maximum score was 50, the mean was 49.00</w:t>
      </w:r>
      <w:ins w:id="129" w:author="Asus" w:date="2025-05-08T11:07:00Z" w16du:dateUtc="2025-05-08T04:07:00Z">
        <w:r w:rsidR="008168CE">
          <w:rPr>
            <w:rFonts w:ascii="Times New Roman" w:hAnsi="Times New Roman" w:cs="Times New Roman"/>
            <w:sz w:val="24"/>
            <w:szCs w:val="24"/>
          </w:rPr>
          <w:t>,</w:t>
        </w:r>
      </w:ins>
      <w:r>
        <w:rPr>
          <w:rFonts w:ascii="Times New Roman" w:hAnsi="Times New Roman" w:cs="Times New Roman"/>
          <w:sz w:val="24"/>
          <w:szCs w:val="24"/>
        </w:rPr>
        <w:t xml:space="preserve"> and with standard deviation of 7.958. Conversely, in students’ post-test, there were 34 students in the sample total (N), the minimum score was 50, the maximum score was 86, the mean was 69.76</w:t>
      </w:r>
      <w:ins w:id="130" w:author="Asus" w:date="2025-05-08T11:07:00Z" w16du:dateUtc="2025-05-08T04:07:00Z">
        <w:r w:rsidR="008168CE">
          <w:rPr>
            <w:rFonts w:ascii="Times New Roman" w:hAnsi="Times New Roman" w:cs="Times New Roman"/>
            <w:sz w:val="24"/>
            <w:szCs w:val="24"/>
          </w:rPr>
          <w:t>,</w:t>
        </w:r>
      </w:ins>
      <w:r>
        <w:rPr>
          <w:rFonts w:ascii="Times New Roman" w:hAnsi="Times New Roman" w:cs="Times New Roman"/>
          <w:sz w:val="24"/>
          <w:szCs w:val="24"/>
        </w:rPr>
        <w:t xml:space="preserve"> and with standard deviation of 10.740. </w:t>
      </w:r>
    </w:p>
    <w:p w14:paraId="3C1A801D" w14:textId="77777777" w:rsidR="00D555BD" w:rsidRDefault="00D555BD"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p w14:paraId="5FB1A87B" w14:textId="77777777" w:rsidR="00D555BD" w:rsidRPr="00D555BD" w:rsidRDefault="00D555BD" w:rsidP="00D555BD">
      <w:pPr>
        <w:spacing w:line="276" w:lineRule="auto"/>
        <w:rPr>
          <w:rFonts w:ascii="Times New Roman" w:hAnsi="Times New Roman" w:cs="Times New Roman"/>
          <w:sz w:val="24"/>
          <w:szCs w:val="24"/>
        </w:rPr>
      </w:pPr>
      <w:r>
        <w:rPr>
          <w:rFonts w:ascii="Times New Roman" w:hAnsi="Times New Roman" w:cs="Times New Roman"/>
          <w:i/>
          <w:iCs/>
          <w:sz w:val="24"/>
          <w:szCs w:val="24"/>
        </w:rPr>
        <w:t xml:space="preserve">Table </w:t>
      </w:r>
      <w:r w:rsidR="00C84829">
        <w:rPr>
          <w:rFonts w:ascii="Times New Roman" w:hAnsi="Times New Roman" w:cs="Times New Roman"/>
          <w:i/>
          <w:iCs/>
          <w:sz w:val="24"/>
          <w:szCs w:val="24"/>
        </w:rPr>
        <w:t>8</w:t>
      </w:r>
      <w:r>
        <w:rPr>
          <w:rFonts w:ascii="Times New Roman" w:hAnsi="Times New Roman" w:cs="Times New Roman"/>
          <w:i/>
          <w:iCs/>
          <w:sz w:val="24"/>
          <w:szCs w:val="24"/>
        </w:rPr>
        <w:t xml:space="preserve">. </w:t>
      </w:r>
      <w:r w:rsidRPr="00D555BD">
        <w:rPr>
          <w:rFonts w:ascii="Times New Roman" w:hAnsi="Times New Roman" w:cs="Times New Roman"/>
          <w:sz w:val="24"/>
          <w:szCs w:val="24"/>
        </w:rPr>
        <w:t xml:space="preserve">Descriptive Statistics of Students’ Pre-test and Post-test Scores in </w:t>
      </w:r>
    </w:p>
    <w:p w14:paraId="3D996F9E" w14:textId="77777777" w:rsidR="00D555BD" w:rsidRDefault="00D555BD" w:rsidP="00F86FBA">
      <w:pPr>
        <w:spacing w:line="276" w:lineRule="auto"/>
        <w:rPr>
          <w:rFonts w:ascii="Times New Roman" w:hAnsi="Times New Roman" w:cs="Times New Roman"/>
          <w:sz w:val="24"/>
          <w:szCs w:val="24"/>
        </w:rPr>
      </w:pPr>
      <w:r w:rsidRPr="00D555BD">
        <w:rPr>
          <w:rFonts w:ascii="Times New Roman" w:hAnsi="Times New Roman" w:cs="Times New Roman"/>
          <w:sz w:val="24"/>
          <w:szCs w:val="24"/>
        </w:rPr>
        <w:t>Experimental Group</w:t>
      </w:r>
    </w:p>
    <w:p w14:paraId="425BE0AE" w14:textId="77777777" w:rsidR="00F86FBA" w:rsidRPr="00D555BD" w:rsidRDefault="00F86FBA" w:rsidP="00F86FBA">
      <w:pPr>
        <w:spacing w:line="276" w:lineRule="auto"/>
        <w:rPr>
          <w:rFonts w:ascii="Times New Roman" w:hAnsi="Times New Roman" w:cs="Times New Roman"/>
          <w:sz w:val="24"/>
          <w:szCs w:val="24"/>
        </w:rPr>
      </w:pPr>
    </w:p>
    <w:tbl>
      <w:tblPr>
        <w:tblStyle w:val="PlainTable4"/>
        <w:tblW w:w="8705" w:type="dxa"/>
        <w:tblLook w:val="04A0" w:firstRow="1" w:lastRow="0" w:firstColumn="1" w:lastColumn="0" w:noHBand="0" w:noVBand="1"/>
      </w:tblPr>
      <w:tblGrid>
        <w:gridCol w:w="2430"/>
        <w:gridCol w:w="574"/>
        <w:gridCol w:w="1676"/>
        <w:gridCol w:w="1170"/>
        <w:gridCol w:w="1170"/>
        <w:gridCol w:w="1685"/>
      </w:tblGrid>
      <w:tr w:rsidR="006E1EB0" w:rsidRPr="00D555BD" w14:paraId="503C825D" w14:textId="77777777" w:rsidTr="002605A0">
        <w:trPr>
          <w:cnfStyle w:val="100000000000" w:firstRow="1" w:lastRow="0" w:firstColumn="0" w:lastColumn="0" w:oddVBand="0" w:evenVBand="0" w:oddHBand="0" w:evenHBand="0" w:firstRowFirstColumn="0" w:firstRowLastColumn="0" w:lastRowFirstColumn="0" w:lastRowLastColumn="0"/>
          <w:trHeight w:val="177"/>
        </w:trPr>
        <w:tc>
          <w:tcPr>
            <w:cnfStyle w:val="001000000000" w:firstRow="0" w:lastRow="0" w:firstColumn="1" w:lastColumn="0" w:oddVBand="0" w:evenVBand="0" w:oddHBand="0" w:evenHBand="0" w:firstRowFirstColumn="0" w:firstRowLastColumn="0" w:lastRowFirstColumn="0" w:lastRowLastColumn="0"/>
            <w:tcW w:w="8705" w:type="dxa"/>
            <w:gridSpan w:val="6"/>
            <w:tcBorders>
              <w:top w:val="single" w:sz="4" w:space="0" w:color="auto"/>
              <w:bottom w:val="single" w:sz="4" w:space="0" w:color="auto"/>
            </w:tcBorders>
          </w:tcPr>
          <w:p w14:paraId="59C75CB5" w14:textId="77777777" w:rsidR="006E1EB0" w:rsidRPr="00D555BD" w:rsidRDefault="006E1EB0" w:rsidP="00D555BD">
            <w:pPr>
              <w:jc w:val="center"/>
              <w:rPr>
                <w:rFonts w:ascii="Times New Roman" w:hAnsi="Times New Roman" w:cs="Times New Roman"/>
                <w:b w:val="0"/>
                <w:bCs w:val="0"/>
                <w:sz w:val="24"/>
                <w:szCs w:val="24"/>
              </w:rPr>
            </w:pPr>
            <w:r w:rsidRPr="00F86FBA">
              <w:rPr>
                <w:rFonts w:ascii="Times New Roman" w:hAnsi="Times New Roman" w:cs="Times New Roman"/>
                <w:b w:val="0"/>
                <w:bCs w:val="0"/>
                <w:sz w:val="24"/>
                <w:szCs w:val="24"/>
              </w:rPr>
              <w:t>Descriptive Statistics</w:t>
            </w:r>
          </w:p>
        </w:tc>
      </w:tr>
      <w:tr w:rsidR="00F86FBA" w:rsidRPr="00D555BD" w14:paraId="4DC1CD59" w14:textId="77777777" w:rsidTr="006E1EB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tcBorders>
            <w:shd w:val="clear" w:color="auto" w:fill="auto"/>
          </w:tcPr>
          <w:p w14:paraId="3C62183B" w14:textId="77777777" w:rsidR="00F86FBA" w:rsidRPr="00D555BD" w:rsidRDefault="00F86FBA" w:rsidP="00D555BD">
            <w:pPr>
              <w:rPr>
                <w:rFonts w:ascii="Times New Roman" w:hAnsi="Times New Roman" w:cs="Times New Roman"/>
                <w:sz w:val="24"/>
                <w:szCs w:val="24"/>
              </w:rPr>
            </w:pPr>
          </w:p>
        </w:tc>
        <w:tc>
          <w:tcPr>
            <w:tcW w:w="574" w:type="dxa"/>
            <w:tcBorders>
              <w:top w:val="single" w:sz="4" w:space="0" w:color="auto"/>
            </w:tcBorders>
            <w:shd w:val="clear" w:color="auto" w:fill="auto"/>
          </w:tcPr>
          <w:p w14:paraId="1A485F3C" w14:textId="77777777"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N</w:t>
            </w:r>
          </w:p>
        </w:tc>
        <w:tc>
          <w:tcPr>
            <w:tcW w:w="1676" w:type="dxa"/>
            <w:tcBorders>
              <w:top w:val="single" w:sz="4" w:space="0" w:color="auto"/>
            </w:tcBorders>
            <w:shd w:val="clear" w:color="auto" w:fill="auto"/>
          </w:tcPr>
          <w:p w14:paraId="657A456E" w14:textId="77777777"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Min</w:t>
            </w:r>
          </w:p>
        </w:tc>
        <w:tc>
          <w:tcPr>
            <w:tcW w:w="1170" w:type="dxa"/>
            <w:tcBorders>
              <w:top w:val="single" w:sz="4" w:space="0" w:color="auto"/>
            </w:tcBorders>
            <w:shd w:val="clear" w:color="auto" w:fill="auto"/>
          </w:tcPr>
          <w:p w14:paraId="1EC6757D" w14:textId="77777777"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Max</w:t>
            </w:r>
          </w:p>
        </w:tc>
        <w:tc>
          <w:tcPr>
            <w:tcW w:w="1170" w:type="dxa"/>
            <w:tcBorders>
              <w:top w:val="single" w:sz="4" w:space="0" w:color="auto"/>
            </w:tcBorders>
            <w:shd w:val="clear" w:color="auto" w:fill="auto"/>
          </w:tcPr>
          <w:p w14:paraId="3E95FECC" w14:textId="77777777"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Mean</w:t>
            </w:r>
          </w:p>
        </w:tc>
        <w:tc>
          <w:tcPr>
            <w:tcW w:w="1685" w:type="dxa"/>
            <w:tcBorders>
              <w:top w:val="single" w:sz="4" w:space="0" w:color="auto"/>
            </w:tcBorders>
            <w:shd w:val="clear" w:color="auto" w:fill="auto"/>
          </w:tcPr>
          <w:p w14:paraId="1B5CAF67" w14:textId="77777777" w:rsidR="00F86FBA" w:rsidRPr="00D555BD" w:rsidRDefault="00F86FBA" w:rsidP="006E1E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Std.</w:t>
            </w:r>
            <w:r w:rsidR="006E1EB0">
              <w:rPr>
                <w:rFonts w:ascii="Times New Roman" w:hAnsi="Times New Roman" w:cs="Times New Roman"/>
                <w:sz w:val="24"/>
                <w:szCs w:val="24"/>
              </w:rPr>
              <w:t xml:space="preserve"> </w:t>
            </w:r>
            <w:r w:rsidRPr="00D555BD">
              <w:rPr>
                <w:rFonts w:ascii="Times New Roman" w:hAnsi="Times New Roman" w:cs="Times New Roman"/>
                <w:sz w:val="24"/>
                <w:szCs w:val="24"/>
              </w:rPr>
              <w:t>Deviation</w:t>
            </w:r>
          </w:p>
        </w:tc>
      </w:tr>
      <w:tr w:rsidR="006E1EB0" w:rsidRPr="00D555BD" w14:paraId="67A0311F" w14:textId="77777777" w:rsidTr="006E1EB0">
        <w:trPr>
          <w:trHeight w:val="636"/>
        </w:trPr>
        <w:tc>
          <w:tcPr>
            <w:cnfStyle w:val="001000000000" w:firstRow="0" w:lastRow="0" w:firstColumn="1" w:lastColumn="0" w:oddVBand="0" w:evenVBand="0" w:oddHBand="0" w:evenHBand="0" w:firstRowFirstColumn="0" w:firstRowLastColumn="0" w:lastRowFirstColumn="0" w:lastRowLastColumn="0"/>
            <w:tcW w:w="2430" w:type="dxa"/>
            <w:shd w:val="clear" w:color="auto" w:fill="auto"/>
          </w:tcPr>
          <w:p w14:paraId="1EEF9B63" w14:textId="77777777" w:rsidR="00D555BD" w:rsidRPr="00D555BD" w:rsidRDefault="00D555BD" w:rsidP="00D555BD">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 xml:space="preserve">Pre-test Experimental </w:t>
            </w:r>
            <w:r w:rsidR="006E1EB0">
              <w:rPr>
                <w:rFonts w:ascii="Times New Roman" w:hAnsi="Times New Roman" w:cs="Times New Roman"/>
                <w:b w:val="0"/>
                <w:bCs w:val="0"/>
                <w:sz w:val="24"/>
                <w:szCs w:val="24"/>
              </w:rPr>
              <w:t xml:space="preserve"> Group</w:t>
            </w:r>
          </w:p>
        </w:tc>
        <w:tc>
          <w:tcPr>
            <w:tcW w:w="574" w:type="dxa"/>
            <w:shd w:val="clear" w:color="auto" w:fill="auto"/>
          </w:tcPr>
          <w:p w14:paraId="6928E673" w14:textId="77777777"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676" w:type="dxa"/>
            <w:shd w:val="clear" w:color="auto" w:fill="auto"/>
          </w:tcPr>
          <w:p w14:paraId="611DC089" w14:textId="77777777"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170" w:type="dxa"/>
            <w:shd w:val="clear" w:color="auto" w:fill="auto"/>
          </w:tcPr>
          <w:p w14:paraId="4D704426" w14:textId="77777777"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62</w:t>
            </w:r>
          </w:p>
        </w:tc>
        <w:tc>
          <w:tcPr>
            <w:tcW w:w="1170" w:type="dxa"/>
            <w:shd w:val="clear" w:color="auto" w:fill="auto"/>
          </w:tcPr>
          <w:p w14:paraId="66F353B9" w14:textId="77777777"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49.00</w:t>
            </w:r>
          </w:p>
        </w:tc>
        <w:tc>
          <w:tcPr>
            <w:tcW w:w="1685" w:type="dxa"/>
            <w:shd w:val="clear" w:color="auto" w:fill="auto"/>
          </w:tcPr>
          <w:p w14:paraId="1FDFCBF5" w14:textId="77777777"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7.958</w:t>
            </w:r>
          </w:p>
        </w:tc>
      </w:tr>
      <w:tr w:rsidR="006E1EB0" w:rsidRPr="00D555BD" w14:paraId="428B3229" w14:textId="77777777" w:rsidTr="006E1EB0">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430" w:type="dxa"/>
            <w:tcBorders>
              <w:bottom w:val="single" w:sz="4" w:space="0" w:color="auto"/>
            </w:tcBorders>
            <w:shd w:val="clear" w:color="auto" w:fill="auto"/>
          </w:tcPr>
          <w:p w14:paraId="0789582B" w14:textId="77777777" w:rsidR="00D555BD" w:rsidRDefault="00D555BD" w:rsidP="00D555BD">
            <w:pPr>
              <w:jc w:val="center"/>
              <w:rPr>
                <w:rFonts w:ascii="Times New Roman" w:hAnsi="Times New Roman" w:cs="Times New Roman"/>
                <w:sz w:val="24"/>
                <w:szCs w:val="24"/>
              </w:rPr>
            </w:pPr>
            <w:r w:rsidRPr="00D555BD">
              <w:rPr>
                <w:rFonts w:ascii="Times New Roman" w:hAnsi="Times New Roman" w:cs="Times New Roman"/>
                <w:b w:val="0"/>
                <w:bCs w:val="0"/>
                <w:sz w:val="24"/>
                <w:szCs w:val="24"/>
              </w:rPr>
              <w:t xml:space="preserve">Post-test Experimental </w:t>
            </w:r>
          </w:p>
          <w:p w14:paraId="3B081E4C" w14:textId="77777777" w:rsidR="006E1EB0" w:rsidRPr="00D555BD" w:rsidRDefault="006E1EB0" w:rsidP="00D555BD">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Group</w:t>
            </w:r>
          </w:p>
        </w:tc>
        <w:tc>
          <w:tcPr>
            <w:tcW w:w="574" w:type="dxa"/>
            <w:tcBorders>
              <w:bottom w:val="single" w:sz="4" w:space="0" w:color="auto"/>
            </w:tcBorders>
            <w:shd w:val="clear" w:color="auto" w:fill="auto"/>
          </w:tcPr>
          <w:p w14:paraId="417F17AF" w14:textId="77777777"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676" w:type="dxa"/>
            <w:tcBorders>
              <w:bottom w:val="single" w:sz="4" w:space="0" w:color="auto"/>
            </w:tcBorders>
            <w:shd w:val="clear" w:color="auto" w:fill="auto"/>
          </w:tcPr>
          <w:p w14:paraId="43BC78C1" w14:textId="77777777"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50</w:t>
            </w:r>
          </w:p>
        </w:tc>
        <w:tc>
          <w:tcPr>
            <w:tcW w:w="1170" w:type="dxa"/>
            <w:tcBorders>
              <w:bottom w:val="single" w:sz="4" w:space="0" w:color="auto"/>
            </w:tcBorders>
            <w:shd w:val="clear" w:color="auto" w:fill="auto"/>
          </w:tcPr>
          <w:p w14:paraId="30715855" w14:textId="77777777"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86</w:t>
            </w:r>
          </w:p>
        </w:tc>
        <w:tc>
          <w:tcPr>
            <w:tcW w:w="1170" w:type="dxa"/>
            <w:tcBorders>
              <w:bottom w:val="single" w:sz="4" w:space="0" w:color="auto"/>
            </w:tcBorders>
            <w:shd w:val="clear" w:color="auto" w:fill="auto"/>
          </w:tcPr>
          <w:p w14:paraId="07569504" w14:textId="77777777"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69.76</w:t>
            </w:r>
          </w:p>
        </w:tc>
        <w:tc>
          <w:tcPr>
            <w:tcW w:w="1685" w:type="dxa"/>
            <w:tcBorders>
              <w:bottom w:val="single" w:sz="4" w:space="0" w:color="auto"/>
            </w:tcBorders>
            <w:shd w:val="clear" w:color="auto" w:fill="auto"/>
          </w:tcPr>
          <w:p w14:paraId="1F9F6FA8" w14:textId="77777777"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10.740</w:t>
            </w:r>
          </w:p>
        </w:tc>
      </w:tr>
    </w:tbl>
    <w:p w14:paraId="71101639" w14:textId="77777777" w:rsidR="00772899" w:rsidRDefault="00772899" w:rsidP="00772899">
      <w:pPr>
        <w:jc w:val="both"/>
        <w:rPr>
          <w:rFonts w:ascii="Times New Roman" w:hAnsi="Times New Roman" w:cs="Times New Roman"/>
          <w:b/>
          <w:bCs/>
          <w:sz w:val="24"/>
          <w:szCs w:val="24"/>
        </w:rPr>
      </w:pPr>
    </w:p>
    <w:p w14:paraId="113185EA" w14:textId="1738A855" w:rsidR="00772899" w:rsidRDefault="00772899" w:rsidP="006E1EB0">
      <w:pPr>
        <w:ind w:firstLine="720"/>
        <w:jc w:val="both"/>
        <w:rPr>
          <w:rFonts w:ascii="Times New Roman" w:hAnsi="Times New Roman" w:cs="Times New Roman"/>
          <w:sz w:val="24"/>
          <w:szCs w:val="24"/>
        </w:rPr>
      </w:pPr>
      <w:r>
        <w:rPr>
          <w:rFonts w:ascii="Times New Roman" w:hAnsi="Times New Roman" w:cs="Times New Roman"/>
          <w:sz w:val="24"/>
          <w:szCs w:val="24"/>
        </w:rPr>
        <w:t xml:space="preserve">Moreover, from the table </w:t>
      </w:r>
      <w:del w:id="131" w:author="Asus" w:date="2025-05-08T11:08:00Z" w16du:dateUtc="2025-05-08T04:08:00Z">
        <w:r w:rsidDel="008168CE">
          <w:rPr>
            <w:rFonts w:ascii="Times New Roman" w:hAnsi="Times New Roman" w:cs="Times New Roman"/>
            <w:sz w:val="24"/>
            <w:szCs w:val="24"/>
          </w:rPr>
          <w:delText xml:space="preserve">in </w:delText>
        </w:r>
      </w:del>
      <w:ins w:id="132" w:author="Asus" w:date="2025-05-08T11:08:00Z" w16du:dateUtc="2025-05-08T04:08:00Z">
        <w:r w:rsidR="008168CE">
          <w:rPr>
            <w:rFonts w:ascii="Times New Roman" w:hAnsi="Times New Roman" w:cs="Times New Roman"/>
            <w:sz w:val="24"/>
            <w:szCs w:val="24"/>
          </w:rPr>
          <w:t xml:space="preserve">of </w:t>
        </w:r>
      </w:ins>
      <w:r>
        <w:rPr>
          <w:rFonts w:ascii="Times New Roman" w:hAnsi="Times New Roman" w:cs="Times New Roman"/>
          <w:sz w:val="24"/>
          <w:szCs w:val="24"/>
        </w:rPr>
        <w:t xml:space="preserve">the scores of the experimental group, 6 students (17.7%) were categorized as fair, while 28 students (82.3%) were categorized as poor. Hence, it indicated that most of the students fell into the poor category. Meanwhile, in the post-test scores of the experimental group, 4 students (11.8%) were categorized as excellent, 7 students (20.6%) categorized as good, 18 students (52.9%) categorized as fair, and 5 students (14.7%) categorized as poor. Hence, it indicated </w:t>
      </w:r>
      <w:del w:id="133" w:author="Asus" w:date="2025-05-08T11:08:00Z" w16du:dateUtc="2025-05-08T04:08:00Z">
        <w:r w:rsidDel="008168CE">
          <w:rPr>
            <w:rFonts w:ascii="Times New Roman" w:hAnsi="Times New Roman" w:cs="Times New Roman"/>
            <w:sz w:val="24"/>
            <w:szCs w:val="24"/>
          </w:rPr>
          <w:delText xml:space="preserve"> </w:delText>
        </w:r>
      </w:del>
      <w:r>
        <w:rPr>
          <w:rFonts w:ascii="Times New Roman" w:hAnsi="Times New Roman" w:cs="Times New Roman"/>
          <w:sz w:val="24"/>
          <w:szCs w:val="24"/>
        </w:rPr>
        <w:t xml:space="preserve">that most of the students were in the fair category. </w:t>
      </w:r>
    </w:p>
    <w:p w14:paraId="33EB2991" w14:textId="77777777" w:rsidR="006E1EB0" w:rsidRDefault="006E1EB0" w:rsidP="006E1EB0">
      <w:pPr>
        <w:ind w:firstLine="720"/>
        <w:jc w:val="both"/>
        <w:rPr>
          <w:rFonts w:ascii="Times New Roman" w:hAnsi="Times New Roman" w:cs="Times New Roman"/>
          <w:sz w:val="24"/>
          <w:szCs w:val="24"/>
        </w:rPr>
      </w:pPr>
    </w:p>
    <w:p w14:paraId="5FA6650F" w14:textId="77777777" w:rsidR="00772899" w:rsidRPr="00772899" w:rsidRDefault="00772899" w:rsidP="00200081">
      <w:pPr>
        <w:jc w:val="both"/>
        <w:rPr>
          <w:rFonts w:ascii="Times New Roman" w:hAnsi="Times New Roman" w:cs="Times New Roman"/>
          <w:sz w:val="24"/>
          <w:szCs w:val="24"/>
        </w:rPr>
      </w:pPr>
      <w:r w:rsidRPr="00C84829">
        <w:rPr>
          <w:rFonts w:ascii="Times New Roman" w:hAnsi="Times New Roman" w:cs="Times New Roman"/>
          <w:i/>
          <w:iCs/>
          <w:sz w:val="24"/>
          <w:szCs w:val="24"/>
        </w:rPr>
        <w:t xml:space="preserve">Table </w:t>
      </w:r>
      <w:r w:rsidR="00C84829" w:rsidRPr="00C84829">
        <w:rPr>
          <w:rFonts w:ascii="Times New Roman" w:hAnsi="Times New Roman" w:cs="Times New Roman"/>
          <w:i/>
          <w:iCs/>
          <w:sz w:val="24"/>
          <w:szCs w:val="24"/>
        </w:rPr>
        <w:t>9</w:t>
      </w:r>
      <w:r>
        <w:rPr>
          <w:rFonts w:ascii="Times New Roman" w:hAnsi="Times New Roman" w:cs="Times New Roman"/>
          <w:sz w:val="24"/>
          <w:szCs w:val="24"/>
        </w:rPr>
        <w:t xml:space="preserve">. </w:t>
      </w:r>
      <w:r w:rsidRPr="00772899">
        <w:rPr>
          <w:rFonts w:ascii="Times New Roman" w:hAnsi="Times New Roman" w:cs="Times New Roman"/>
          <w:lang w:val="en-US"/>
        </w:rPr>
        <w:t>Frequency Data</w:t>
      </w:r>
      <w:r w:rsidRPr="00772899">
        <w:rPr>
          <w:rFonts w:ascii="Times New Roman" w:hAnsi="Times New Roman" w:cs="Times New Roman"/>
        </w:rPr>
        <w:t xml:space="preserve"> Distribution</w:t>
      </w:r>
      <w:r>
        <w:rPr>
          <w:rFonts w:ascii="Times New Roman" w:hAnsi="Times New Roman" w:cs="Times New Roman"/>
        </w:rPr>
        <w:t xml:space="preserve"> of Control Group</w:t>
      </w:r>
    </w:p>
    <w:tbl>
      <w:tblPr>
        <w:tblStyle w:val="PlainTable4"/>
        <w:tblpPr w:leftFromText="180" w:rightFromText="180" w:vertAnchor="text" w:horzAnchor="margin" w:tblpX="-306" w:tblpY="207"/>
        <w:tblW w:w="9108" w:type="dxa"/>
        <w:tblLook w:val="04A0" w:firstRow="1" w:lastRow="0" w:firstColumn="1" w:lastColumn="0" w:noHBand="0" w:noVBand="1"/>
      </w:tblPr>
      <w:tblGrid>
        <w:gridCol w:w="1071"/>
        <w:gridCol w:w="1412"/>
        <w:gridCol w:w="1410"/>
        <w:gridCol w:w="1916"/>
        <w:gridCol w:w="1410"/>
        <w:gridCol w:w="1889"/>
      </w:tblGrid>
      <w:tr w:rsidR="00772899" w:rsidRPr="00772899" w14:paraId="6FB2892B" w14:textId="77777777" w:rsidTr="00F86FBA">
        <w:trPr>
          <w:cnfStyle w:val="100000000000" w:firstRow="1" w:lastRow="0" w:firstColumn="0" w:lastColumn="0" w:oddVBand="0" w:evenVBand="0" w:oddHBand="0"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1071" w:type="dxa"/>
            <w:vMerge w:val="restart"/>
            <w:tcBorders>
              <w:top w:val="single" w:sz="4" w:space="0" w:color="auto"/>
            </w:tcBorders>
            <w:shd w:val="clear" w:color="auto" w:fill="auto"/>
          </w:tcPr>
          <w:p w14:paraId="0D7FD1EF" w14:textId="77777777" w:rsidR="00F86FBA" w:rsidRDefault="00F86FBA" w:rsidP="00200081">
            <w:pPr>
              <w:jc w:val="center"/>
              <w:rPr>
                <w:rFonts w:ascii="Times New Roman" w:hAnsi="Times New Roman" w:cs="Times New Roman"/>
                <w:sz w:val="24"/>
                <w:szCs w:val="24"/>
              </w:rPr>
            </w:pPr>
          </w:p>
          <w:p w14:paraId="7BA57D5C"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Score</w:t>
            </w:r>
          </w:p>
        </w:tc>
        <w:tc>
          <w:tcPr>
            <w:tcW w:w="1412" w:type="dxa"/>
            <w:vMerge w:val="restart"/>
            <w:tcBorders>
              <w:top w:val="single" w:sz="4" w:space="0" w:color="auto"/>
            </w:tcBorders>
            <w:shd w:val="clear" w:color="auto" w:fill="auto"/>
          </w:tcPr>
          <w:p w14:paraId="16C733D3" w14:textId="77777777"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731BF3CD" w14:textId="77777777"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2899">
              <w:rPr>
                <w:rFonts w:ascii="Times New Roman" w:hAnsi="Times New Roman" w:cs="Times New Roman"/>
                <w:b w:val="0"/>
                <w:bCs w:val="0"/>
                <w:sz w:val="24"/>
                <w:szCs w:val="24"/>
              </w:rPr>
              <w:t>Categories</w:t>
            </w:r>
          </w:p>
        </w:tc>
        <w:tc>
          <w:tcPr>
            <w:tcW w:w="3326" w:type="dxa"/>
            <w:gridSpan w:val="2"/>
            <w:tcBorders>
              <w:top w:val="single" w:sz="4" w:space="0" w:color="auto"/>
              <w:bottom w:val="single" w:sz="4" w:space="0" w:color="auto"/>
            </w:tcBorders>
            <w:shd w:val="clear" w:color="auto" w:fill="auto"/>
          </w:tcPr>
          <w:p w14:paraId="1264EAA0" w14:textId="77777777"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2899">
              <w:rPr>
                <w:rFonts w:ascii="Times New Roman" w:hAnsi="Times New Roman" w:cs="Times New Roman"/>
                <w:b w:val="0"/>
                <w:bCs w:val="0"/>
                <w:sz w:val="24"/>
                <w:szCs w:val="24"/>
              </w:rPr>
              <w:t>Pre-test Experimental Group</w:t>
            </w:r>
          </w:p>
        </w:tc>
        <w:tc>
          <w:tcPr>
            <w:tcW w:w="3299" w:type="dxa"/>
            <w:gridSpan w:val="2"/>
            <w:tcBorders>
              <w:top w:val="single" w:sz="4" w:space="0" w:color="auto"/>
              <w:bottom w:val="single" w:sz="4" w:space="0" w:color="auto"/>
            </w:tcBorders>
            <w:shd w:val="clear" w:color="auto" w:fill="auto"/>
          </w:tcPr>
          <w:p w14:paraId="4489A603" w14:textId="77777777"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2899">
              <w:rPr>
                <w:rFonts w:ascii="Times New Roman" w:hAnsi="Times New Roman" w:cs="Times New Roman"/>
                <w:b w:val="0"/>
                <w:bCs w:val="0"/>
                <w:sz w:val="24"/>
                <w:szCs w:val="24"/>
              </w:rPr>
              <w:t>Post-test Experimental Group</w:t>
            </w:r>
          </w:p>
        </w:tc>
      </w:tr>
      <w:tr w:rsidR="00772899" w:rsidRPr="00772899" w14:paraId="01498110" w14:textId="77777777" w:rsidTr="00F86FBA">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071" w:type="dxa"/>
            <w:vMerge/>
            <w:tcBorders>
              <w:bottom w:val="single" w:sz="4" w:space="0" w:color="auto"/>
            </w:tcBorders>
            <w:shd w:val="clear" w:color="auto" w:fill="auto"/>
          </w:tcPr>
          <w:p w14:paraId="2F452CC9" w14:textId="77777777" w:rsidR="00772899" w:rsidRPr="00772899" w:rsidRDefault="00772899" w:rsidP="00200081">
            <w:pPr>
              <w:jc w:val="center"/>
              <w:rPr>
                <w:rFonts w:ascii="Times New Roman" w:hAnsi="Times New Roman" w:cs="Times New Roman"/>
                <w:b w:val="0"/>
                <w:bCs w:val="0"/>
                <w:sz w:val="24"/>
                <w:szCs w:val="24"/>
              </w:rPr>
            </w:pPr>
          </w:p>
        </w:tc>
        <w:tc>
          <w:tcPr>
            <w:tcW w:w="1412" w:type="dxa"/>
            <w:vMerge/>
            <w:tcBorders>
              <w:bottom w:val="single" w:sz="4" w:space="0" w:color="auto"/>
            </w:tcBorders>
            <w:shd w:val="clear" w:color="auto" w:fill="auto"/>
          </w:tcPr>
          <w:p w14:paraId="0BD3DFBB"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10" w:type="dxa"/>
            <w:tcBorders>
              <w:top w:val="single" w:sz="4" w:space="0" w:color="auto"/>
              <w:bottom w:val="single" w:sz="4" w:space="0" w:color="auto"/>
            </w:tcBorders>
            <w:shd w:val="clear" w:color="auto" w:fill="auto"/>
          </w:tcPr>
          <w:p w14:paraId="5A3AD210"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Frequency</w:t>
            </w:r>
          </w:p>
        </w:tc>
        <w:tc>
          <w:tcPr>
            <w:tcW w:w="1916" w:type="dxa"/>
            <w:tcBorders>
              <w:top w:val="single" w:sz="4" w:space="0" w:color="auto"/>
              <w:bottom w:val="single" w:sz="4" w:space="0" w:color="auto"/>
            </w:tcBorders>
            <w:shd w:val="clear" w:color="auto" w:fill="auto"/>
          </w:tcPr>
          <w:p w14:paraId="1D999472"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Percentage</w:t>
            </w:r>
          </w:p>
        </w:tc>
        <w:tc>
          <w:tcPr>
            <w:tcW w:w="1410" w:type="dxa"/>
            <w:tcBorders>
              <w:top w:val="single" w:sz="4" w:space="0" w:color="auto"/>
              <w:bottom w:val="single" w:sz="4" w:space="0" w:color="auto"/>
            </w:tcBorders>
            <w:shd w:val="clear" w:color="auto" w:fill="auto"/>
          </w:tcPr>
          <w:p w14:paraId="27E08AB8"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 xml:space="preserve">Frequency </w:t>
            </w:r>
          </w:p>
        </w:tc>
        <w:tc>
          <w:tcPr>
            <w:tcW w:w="1889" w:type="dxa"/>
            <w:tcBorders>
              <w:top w:val="single" w:sz="4" w:space="0" w:color="auto"/>
              <w:bottom w:val="single" w:sz="4" w:space="0" w:color="auto"/>
            </w:tcBorders>
            <w:shd w:val="clear" w:color="auto" w:fill="auto"/>
          </w:tcPr>
          <w:p w14:paraId="6C367C3F"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 xml:space="preserve">Percentage </w:t>
            </w:r>
          </w:p>
        </w:tc>
      </w:tr>
      <w:tr w:rsidR="00772899" w:rsidRPr="00772899" w14:paraId="6414C4E9" w14:textId="77777777" w:rsidTr="00F86FBA">
        <w:trPr>
          <w:trHeight w:val="217"/>
        </w:trPr>
        <w:tc>
          <w:tcPr>
            <w:cnfStyle w:val="001000000000" w:firstRow="0" w:lastRow="0" w:firstColumn="1" w:lastColumn="0" w:oddVBand="0" w:evenVBand="0" w:oddHBand="0" w:evenHBand="0" w:firstRowFirstColumn="0" w:firstRowLastColumn="0" w:lastRowFirstColumn="0" w:lastRowLastColumn="0"/>
            <w:tcW w:w="1071" w:type="dxa"/>
            <w:tcBorders>
              <w:top w:val="single" w:sz="4" w:space="0" w:color="auto"/>
            </w:tcBorders>
            <w:shd w:val="clear" w:color="auto" w:fill="auto"/>
          </w:tcPr>
          <w:p w14:paraId="7BE9062B"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86-100</w:t>
            </w:r>
          </w:p>
        </w:tc>
        <w:tc>
          <w:tcPr>
            <w:tcW w:w="1412" w:type="dxa"/>
            <w:tcBorders>
              <w:top w:val="single" w:sz="4" w:space="0" w:color="auto"/>
            </w:tcBorders>
            <w:shd w:val="clear" w:color="auto" w:fill="auto"/>
          </w:tcPr>
          <w:p w14:paraId="359EAB24"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 xml:space="preserve">Excellent </w:t>
            </w:r>
          </w:p>
        </w:tc>
        <w:tc>
          <w:tcPr>
            <w:tcW w:w="1410" w:type="dxa"/>
            <w:tcBorders>
              <w:top w:val="single" w:sz="4" w:space="0" w:color="auto"/>
            </w:tcBorders>
            <w:shd w:val="clear" w:color="auto" w:fill="auto"/>
          </w:tcPr>
          <w:p w14:paraId="23184B56"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916" w:type="dxa"/>
            <w:tcBorders>
              <w:top w:val="single" w:sz="4" w:space="0" w:color="auto"/>
            </w:tcBorders>
            <w:shd w:val="clear" w:color="auto" w:fill="auto"/>
          </w:tcPr>
          <w:p w14:paraId="760EF21D"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410" w:type="dxa"/>
            <w:tcBorders>
              <w:top w:val="single" w:sz="4" w:space="0" w:color="auto"/>
            </w:tcBorders>
            <w:shd w:val="clear" w:color="auto" w:fill="auto"/>
          </w:tcPr>
          <w:p w14:paraId="366B3481"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4</w:t>
            </w:r>
          </w:p>
        </w:tc>
        <w:tc>
          <w:tcPr>
            <w:tcW w:w="1889" w:type="dxa"/>
            <w:tcBorders>
              <w:top w:val="single" w:sz="4" w:space="0" w:color="auto"/>
            </w:tcBorders>
            <w:shd w:val="clear" w:color="auto" w:fill="auto"/>
          </w:tcPr>
          <w:p w14:paraId="49C9F6FB"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11.8</w:t>
            </w:r>
          </w:p>
        </w:tc>
      </w:tr>
      <w:tr w:rsidR="00F86FBA" w:rsidRPr="00772899" w14:paraId="6C38466E" w14:textId="77777777" w:rsidTr="00F86FBA">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0BD314A9"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76-85</w:t>
            </w:r>
          </w:p>
        </w:tc>
        <w:tc>
          <w:tcPr>
            <w:tcW w:w="1412" w:type="dxa"/>
            <w:shd w:val="clear" w:color="auto" w:fill="auto"/>
          </w:tcPr>
          <w:p w14:paraId="3BCC4E18"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Good</w:t>
            </w:r>
          </w:p>
        </w:tc>
        <w:tc>
          <w:tcPr>
            <w:tcW w:w="1410" w:type="dxa"/>
            <w:shd w:val="clear" w:color="auto" w:fill="auto"/>
          </w:tcPr>
          <w:p w14:paraId="27DCB920"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916" w:type="dxa"/>
            <w:shd w:val="clear" w:color="auto" w:fill="auto"/>
          </w:tcPr>
          <w:p w14:paraId="59B6C243"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410" w:type="dxa"/>
            <w:shd w:val="clear" w:color="auto" w:fill="auto"/>
          </w:tcPr>
          <w:p w14:paraId="534762AC"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7</w:t>
            </w:r>
          </w:p>
        </w:tc>
        <w:tc>
          <w:tcPr>
            <w:tcW w:w="1889" w:type="dxa"/>
            <w:shd w:val="clear" w:color="auto" w:fill="auto"/>
          </w:tcPr>
          <w:p w14:paraId="74A1549F"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20.6</w:t>
            </w:r>
          </w:p>
        </w:tc>
      </w:tr>
      <w:tr w:rsidR="00772899" w:rsidRPr="00772899" w14:paraId="3DA1FA9D" w14:textId="77777777" w:rsidTr="00F86FBA">
        <w:trPr>
          <w:trHeight w:val="57"/>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45F2CEBD"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56-75</w:t>
            </w:r>
          </w:p>
        </w:tc>
        <w:tc>
          <w:tcPr>
            <w:tcW w:w="1412" w:type="dxa"/>
            <w:shd w:val="clear" w:color="auto" w:fill="auto"/>
          </w:tcPr>
          <w:p w14:paraId="0EF20E57"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Fair</w:t>
            </w:r>
          </w:p>
        </w:tc>
        <w:tc>
          <w:tcPr>
            <w:tcW w:w="1410" w:type="dxa"/>
            <w:shd w:val="clear" w:color="auto" w:fill="auto"/>
          </w:tcPr>
          <w:p w14:paraId="771CE5BC"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6</w:t>
            </w:r>
          </w:p>
        </w:tc>
        <w:tc>
          <w:tcPr>
            <w:tcW w:w="1916" w:type="dxa"/>
            <w:shd w:val="clear" w:color="auto" w:fill="auto"/>
          </w:tcPr>
          <w:p w14:paraId="2AA65E1A"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17.7</w:t>
            </w:r>
          </w:p>
        </w:tc>
        <w:tc>
          <w:tcPr>
            <w:tcW w:w="1410" w:type="dxa"/>
            <w:shd w:val="clear" w:color="auto" w:fill="auto"/>
          </w:tcPr>
          <w:p w14:paraId="4B74C836"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18</w:t>
            </w:r>
          </w:p>
        </w:tc>
        <w:tc>
          <w:tcPr>
            <w:tcW w:w="1889" w:type="dxa"/>
            <w:shd w:val="clear" w:color="auto" w:fill="auto"/>
          </w:tcPr>
          <w:p w14:paraId="5A31A55E"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52.9</w:t>
            </w:r>
          </w:p>
        </w:tc>
      </w:tr>
      <w:tr w:rsidR="00F86FBA" w:rsidRPr="00772899" w14:paraId="2716B8DD" w14:textId="77777777" w:rsidTr="00F86FBA">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0A182F5B"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&lt;55</w:t>
            </w:r>
          </w:p>
        </w:tc>
        <w:tc>
          <w:tcPr>
            <w:tcW w:w="1412" w:type="dxa"/>
            <w:shd w:val="clear" w:color="auto" w:fill="auto"/>
          </w:tcPr>
          <w:p w14:paraId="5CDD7320"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Poor</w:t>
            </w:r>
          </w:p>
        </w:tc>
        <w:tc>
          <w:tcPr>
            <w:tcW w:w="1410" w:type="dxa"/>
            <w:shd w:val="clear" w:color="auto" w:fill="auto"/>
          </w:tcPr>
          <w:p w14:paraId="36966DE3"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28</w:t>
            </w:r>
          </w:p>
        </w:tc>
        <w:tc>
          <w:tcPr>
            <w:tcW w:w="1916" w:type="dxa"/>
            <w:shd w:val="clear" w:color="auto" w:fill="auto"/>
          </w:tcPr>
          <w:p w14:paraId="44028072"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82.3</w:t>
            </w:r>
          </w:p>
        </w:tc>
        <w:tc>
          <w:tcPr>
            <w:tcW w:w="1410" w:type="dxa"/>
            <w:shd w:val="clear" w:color="auto" w:fill="auto"/>
          </w:tcPr>
          <w:p w14:paraId="2F066D3B"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5</w:t>
            </w:r>
          </w:p>
        </w:tc>
        <w:tc>
          <w:tcPr>
            <w:tcW w:w="1889" w:type="dxa"/>
            <w:shd w:val="clear" w:color="auto" w:fill="auto"/>
          </w:tcPr>
          <w:p w14:paraId="249945C7"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14.7</w:t>
            </w:r>
          </w:p>
        </w:tc>
      </w:tr>
      <w:tr w:rsidR="00772899" w:rsidRPr="00772899" w14:paraId="69C257C2" w14:textId="77777777" w:rsidTr="00F86FBA">
        <w:trPr>
          <w:trHeight w:val="88"/>
        </w:trPr>
        <w:tc>
          <w:tcPr>
            <w:cnfStyle w:val="001000000000" w:firstRow="0" w:lastRow="0" w:firstColumn="1" w:lastColumn="0" w:oddVBand="0" w:evenVBand="0" w:oddHBand="0" w:evenHBand="0" w:firstRowFirstColumn="0" w:firstRowLastColumn="0" w:lastRowFirstColumn="0" w:lastRowLastColumn="0"/>
            <w:tcW w:w="2483" w:type="dxa"/>
            <w:gridSpan w:val="2"/>
            <w:tcBorders>
              <w:bottom w:val="single" w:sz="4" w:space="0" w:color="auto"/>
            </w:tcBorders>
            <w:shd w:val="clear" w:color="auto" w:fill="auto"/>
          </w:tcPr>
          <w:p w14:paraId="2DBEBA65"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Total</w:t>
            </w:r>
          </w:p>
        </w:tc>
        <w:tc>
          <w:tcPr>
            <w:tcW w:w="1410" w:type="dxa"/>
            <w:tcBorders>
              <w:bottom w:val="single" w:sz="4" w:space="0" w:color="auto"/>
            </w:tcBorders>
            <w:shd w:val="clear" w:color="auto" w:fill="auto"/>
          </w:tcPr>
          <w:p w14:paraId="090192CE"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34</w:t>
            </w:r>
          </w:p>
        </w:tc>
        <w:tc>
          <w:tcPr>
            <w:tcW w:w="1916" w:type="dxa"/>
            <w:tcBorders>
              <w:bottom w:val="single" w:sz="4" w:space="0" w:color="auto"/>
            </w:tcBorders>
            <w:shd w:val="clear" w:color="auto" w:fill="auto"/>
          </w:tcPr>
          <w:p w14:paraId="1C69A1B6"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100%</w:t>
            </w:r>
          </w:p>
        </w:tc>
        <w:tc>
          <w:tcPr>
            <w:tcW w:w="1410" w:type="dxa"/>
            <w:tcBorders>
              <w:bottom w:val="single" w:sz="4" w:space="0" w:color="auto"/>
            </w:tcBorders>
            <w:shd w:val="clear" w:color="auto" w:fill="auto"/>
          </w:tcPr>
          <w:p w14:paraId="1B6D716D"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34</w:t>
            </w:r>
          </w:p>
        </w:tc>
        <w:tc>
          <w:tcPr>
            <w:tcW w:w="1889" w:type="dxa"/>
            <w:tcBorders>
              <w:bottom w:val="single" w:sz="4" w:space="0" w:color="auto"/>
            </w:tcBorders>
            <w:shd w:val="clear" w:color="auto" w:fill="auto"/>
          </w:tcPr>
          <w:p w14:paraId="50A51FD0"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100%</w:t>
            </w:r>
          </w:p>
        </w:tc>
      </w:tr>
    </w:tbl>
    <w:p w14:paraId="5FADAE94" w14:textId="77777777" w:rsidR="00200081" w:rsidRDefault="00200081" w:rsidP="00772899">
      <w:pPr>
        <w:jc w:val="both"/>
        <w:rPr>
          <w:rFonts w:ascii="Times New Roman" w:hAnsi="Times New Roman" w:cs="Times New Roman"/>
          <w:sz w:val="24"/>
          <w:szCs w:val="24"/>
        </w:rPr>
      </w:pPr>
    </w:p>
    <w:p w14:paraId="250F3C55" w14:textId="77777777" w:rsidR="00772899" w:rsidRDefault="00772899" w:rsidP="00772899">
      <w:pPr>
        <w:jc w:val="both"/>
        <w:rPr>
          <w:rFonts w:ascii="Times New Roman" w:hAnsi="Times New Roman" w:cs="Times New Roman"/>
          <w:sz w:val="24"/>
          <w:szCs w:val="24"/>
        </w:rPr>
      </w:pPr>
      <w:r>
        <w:rPr>
          <w:rFonts w:ascii="Times New Roman" w:hAnsi="Times New Roman" w:cs="Times New Roman"/>
          <w:sz w:val="24"/>
          <w:szCs w:val="24"/>
        </w:rPr>
        <w:t>3. Paired-Sample T-Test</w:t>
      </w:r>
      <w:r w:rsidR="00F86FBA">
        <w:rPr>
          <w:rFonts w:ascii="Times New Roman" w:hAnsi="Times New Roman" w:cs="Times New Roman"/>
          <w:sz w:val="24"/>
          <w:szCs w:val="24"/>
        </w:rPr>
        <w:t xml:space="preserve"> Analysis</w:t>
      </w:r>
    </w:p>
    <w:p w14:paraId="548A572E" w14:textId="77777777" w:rsidR="00772899" w:rsidRDefault="00772899" w:rsidP="00772899">
      <w:pPr>
        <w:jc w:val="both"/>
        <w:rPr>
          <w:rFonts w:ascii="Times New Roman" w:hAnsi="Times New Roman" w:cs="Times New Roman"/>
          <w:sz w:val="24"/>
          <w:szCs w:val="24"/>
        </w:rPr>
      </w:pPr>
    </w:p>
    <w:p w14:paraId="5A3F526E" w14:textId="66CF2EA2" w:rsidR="00772899" w:rsidRDefault="00772899" w:rsidP="00772899">
      <w:pPr>
        <w:ind w:firstLine="720"/>
        <w:jc w:val="both"/>
        <w:rPr>
          <w:rFonts w:ascii="Times New Roman" w:hAnsi="Times New Roman" w:cs="Times New Roman"/>
          <w:sz w:val="24"/>
          <w:szCs w:val="24"/>
        </w:rPr>
      </w:pPr>
      <w:r>
        <w:rPr>
          <w:rFonts w:ascii="Times New Roman" w:hAnsi="Times New Roman" w:cs="Times New Roman"/>
          <w:sz w:val="24"/>
          <w:szCs w:val="24"/>
        </w:rPr>
        <w:t xml:space="preserve">To determine the improvement in reading comprehension from pre-test to post-test scores in the experimental group, the Paired Sample T-Test was utilized. In the analysis, it was conducted using SPSS version 26, </w:t>
      </w:r>
      <w:ins w:id="134" w:author="Asus" w:date="2025-05-08T11:07:00Z" w16du:dateUtc="2025-05-08T04:07:00Z">
        <w:r w:rsidR="008168CE">
          <w:rPr>
            <w:rFonts w:ascii="Times New Roman" w:hAnsi="Times New Roman" w:cs="Times New Roman"/>
            <w:sz w:val="24"/>
            <w:szCs w:val="24"/>
          </w:rPr>
          <w:t xml:space="preserve">which </w:t>
        </w:r>
      </w:ins>
      <w:r>
        <w:rPr>
          <w:rFonts w:ascii="Times New Roman" w:hAnsi="Times New Roman" w:cs="Times New Roman"/>
          <w:sz w:val="24"/>
          <w:szCs w:val="24"/>
        </w:rPr>
        <w:t xml:space="preserve">produced the following results in the table below: </w:t>
      </w:r>
    </w:p>
    <w:p w14:paraId="4A4A342E" w14:textId="77777777" w:rsidR="00772899" w:rsidRDefault="00772899" w:rsidP="00772899">
      <w:pPr>
        <w:ind w:firstLine="720"/>
        <w:jc w:val="both"/>
        <w:rPr>
          <w:rFonts w:ascii="Times New Roman" w:hAnsi="Times New Roman" w:cs="Times New Roman"/>
          <w:sz w:val="24"/>
          <w:szCs w:val="24"/>
        </w:rPr>
      </w:pPr>
    </w:p>
    <w:p w14:paraId="1BC0A9F8" w14:textId="77777777" w:rsidR="00772899" w:rsidRPr="00772899" w:rsidRDefault="00C84829" w:rsidP="00772899">
      <w:pPr>
        <w:pStyle w:val="Caption"/>
        <w:rPr>
          <w:rFonts w:ascii="Times New Roman" w:hAnsi="Times New Roman" w:cs="Times New Roman"/>
          <w:b/>
          <w:bCs/>
          <w:i w:val="0"/>
          <w:iCs w:val="0"/>
          <w:color w:val="auto"/>
          <w:sz w:val="24"/>
          <w:szCs w:val="24"/>
        </w:rPr>
      </w:pPr>
      <w:r w:rsidRPr="00C84829">
        <w:rPr>
          <w:rFonts w:ascii="Times New Roman" w:hAnsi="Times New Roman" w:cs="Times New Roman"/>
          <w:color w:val="auto"/>
          <w:sz w:val="24"/>
          <w:szCs w:val="24"/>
          <w:lang w:val="id-ID"/>
        </w:rPr>
        <w:t>Table 10.</w:t>
      </w:r>
      <w:r>
        <w:rPr>
          <w:rFonts w:ascii="Times New Roman" w:hAnsi="Times New Roman" w:cs="Times New Roman"/>
          <w:i w:val="0"/>
          <w:iCs w:val="0"/>
          <w:color w:val="auto"/>
          <w:sz w:val="24"/>
          <w:szCs w:val="24"/>
          <w:lang w:val="id-ID"/>
        </w:rPr>
        <w:t xml:space="preserve"> </w:t>
      </w:r>
      <w:r w:rsidR="00772899" w:rsidRPr="00772899">
        <w:rPr>
          <w:rFonts w:ascii="Times New Roman" w:hAnsi="Times New Roman" w:cs="Times New Roman"/>
          <w:i w:val="0"/>
          <w:iCs w:val="0"/>
          <w:color w:val="auto"/>
          <w:sz w:val="24"/>
          <w:szCs w:val="24"/>
        </w:rPr>
        <w:t>Paired Sample T-Test</w:t>
      </w:r>
      <w:r w:rsidR="00772899" w:rsidRPr="00772899">
        <w:rPr>
          <w:rFonts w:ascii="Times New Roman" w:hAnsi="Times New Roman" w:cs="Times New Roman"/>
          <w:i w:val="0"/>
          <w:iCs w:val="0"/>
          <w:color w:val="auto"/>
          <w:sz w:val="24"/>
          <w:szCs w:val="24"/>
          <w:lang w:val="id-ID"/>
        </w:rPr>
        <w:t xml:space="preserve">’s Result </w:t>
      </w:r>
      <w:r w:rsidR="00772899" w:rsidRPr="00772899">
        <w:rPr>
          <w:rFonts w:ascii="Times New Roman" w:hAnsi="Times New Roman" w:cs="Times New Roman"/>
          <w:i w:val="0"/>
          <w:iCs w:val="0"/>
          <w:color w:val="auto"/>
          <w:sz w:val="24"/>
          <w:szCs w:val="24"/>
        </w:rPr>
        <w:t>from Students’ Pre-test to Post-test Scores in Experimental Group</w:t>
      </w:r>
    </w:p>
    <w:p w14:paraId="49456017" w14:textId="77777777" w:rsidR="00772899" w:rsidRDefault="00772899" w:rsidP="00772899">
      <w:pPr>
        <w:spacing w:line="276" w:lineRule="auto"/>
        <w:jc w:val="both"/>
        <w:rPr>
          <w:rFonts w:ascii="Times New Roman" w:hAnsi="Times New Roman" w:cs="Times New Roman"/>
          <w:b/>
          <w:bCs/>
          <w:sz w:val="24"/>
          <w:szCs w:val="24"/>
        </w:rPr>
      </w:pPr>
    </w:p>
    <w:tbl>
      <w:tblPr>
        <w:tblStyle w:val="PlainTable4"/>
        <w:tblpPr w:leftFromText="180" w:rightFromText="180" w:vertAnchor="text" w:horzAnchor="margin" w:tblpY="-294"/>
        <w:tblW w:w="8451" w:type="dxa"/>
        <w:tblLayout w:type="fixed"/>
        <w:tblLook w:val="04A0" w:firstRow="1" w:lastRow="0" w:firstColumn="1" w:lastColumn="0" w:noHBand="0" w:noVBand="1"/>
      </w:tblPr>
      <w:tblGrid>
        <w:gridCol w:w="2557"/>
        <w:gridCol w:w="1041"/>
        <w:gridCol w:w="626"/>
        <w:gridCol w:w="1458"/>
        <w:gridCol w:w="1360"/>
        <w:gridCol w:w="1409"/>
      </w:tblGrid>
      <w:tr w:rsidR="00772899" w:rsidRPr="00F86FBA" w14:paraId="3DA9D9C1" w14:textId="77777777" w:rsidTr="00F86FBA">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557" w:type="dxa"/>
            <w:vMerge w:val="restart"/>
            <w:tcBorders>
              <w:top w:val="single" w:sz="4" w:space="0" w:color="auto"/>
            </w:tcBorders>
            <w:shd w:val="clear" w:color="auto" w:fill="auto"/>
          </w:tcPr>
          <w:p w14:paraId="058439C3" w14:textId="77777777" w:rsidR="00772899" w:rsidRPr="00F86FBA" w:rsidRDefault="00772899" w:rsidP="00B12EE2">
            <w:pPr>
              <w:rPr>
                <w:rFonts w:ascii="Times New Roman" w:hAnsi="Times New Roman" w:cs="Times New Roman"/>
                <w:b w:val="0"/>
                <w:bCs w:val="0"/>
                <w:sz w:val="24"/>
                <w:szCs w:val="24"/>
              </w:rPr>
            </w:pPr>
          </w:p>
          <w:p w14:paraId="3CA8946E" w14:textId="77777777" w:rsidR="00772899" w:rsidRPr="00F86FBA" w:rsidRDefault="00772899" w:rsidP="00B12EE2">
            <w:pPr>
              <w:rPr>
                <w:rFonts w:ascii="Times New Roman" w:hAnsi="Times New Roman" w:cs="Times New Roman"/>
                <w:b w:val="0"/>
                <w:bCs w:val="0"/>
                <w:sz w:val="24"/>
                <w:szCs w:val="24"/>
              </w:rPr>
            </w:pPr>
          </w:p>
          <w:p w14:paraId="2A530858" w14:textId="17C12235" w:rsidR="00772899" w:rsidRPr="00F86FBA" w:rsidRDefault="00772899" w:rsidP="00B12EE2">
            <w:pPr>
              <w:rPr>
                <w:rFonts w:ascii="Times New Roman" w:hAnsi="Times New Roman" w:cs="Times New Roman"/>
                <w:b w:val="0"/>
                <w:bCs w:val="0"/>
                <w:sz w:val="24"/>
                <w:szCs w:val="24"/>
              </w:rPr>
            </w:pPr>
            <w:r w:rsidRPr="00F86FBA">
              <w:rPr>
                <w:rFonts w:ascii="Times New Roman" w:hAnsi="Times New Roman" w:cs="Times New Roman"/>
                <w:b w:val="0"/>
                <w:bCs w:val="0"/>
                <w:sz w:val="24"/>
                <w:szCs w:val="24"/>
              </w:rPr>
              <w:t xml:space="preserve">Using </w:t>
            </w:r>
            <w:ins w:id="135" w:author="Asus" w:date="2025-05-08T11:07:00Z" w16du:dateUtc="2025-05-08T04:07:00Z">
              <w:r w:rsidR="008168CE">
                <w:rPr>
                  <w:rFonts w:ascii="Times New Roman" w:hAnsi="Times New Roman" w:cs="Times New Roman"/>
                  <w:b w:val="0"/>
                  <w:bCs w:val="0"/>
                  <w:sz w:val="24"/>
                  <w:szCs w:val="24"/>
                </w:rPr>
                <w:t xml:space="preserve">the </w:t>
              </w:r>
            </w:ins>
            <w:r w:rsidRPr="00F86FBA">
              <w:rPr>
                <w:rFonts w:ascii="Times New Roman" w:hAnsi="Times New Roman" w:cs="Times New Roman"/>
                <w:b w:val="0"/>
                <w:bCs w:val="0"/>
                <w:sz w:val="24"/>
                <w:szCs w:val="24"/>
              </w:rPr>
              <w:t>Neurological Impress Method at SMPN 7 Palembang</w:t>
            </w:r>
          </w:p>
        </w:tc>
        <w:tc>
          <w:tcPr>
            <w:tcW w:w="3125" w:type="dxa"/>
            <w:gridSpan w:val="3"/>
            <w:tcBorders>
              <w:top w:val="single" w:sz="4" w:space="0" w:color="auto"/>
              <w:bottom w:val="single" w:sz="4" w:space="0" w:color="auto"/>
            </w:tcBorders>
            <w:shd w:val="clear" w:color="auto" w:fill="auto"/>
          </w:tcPr>
          <w:p w14:paraId="4E73DD47" w14:textId="77777777"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Paired Sample T-Test</w:t>
            </w:r>
          </w:p>
        </w:tc>
        <w:tc>
          <w:tcPr>
            <w:tcW w:w="1360" w:type="dxa"/>
            <w:vMerge w:val="restart"/>
            <w:tcBorders>
              <w:top w:val="single" w:sz="4" w:space="0" w:color="auto"/>
            </w:tcBorders>
            <w:shd w:val="clear" w:color="auto" w:fill="auto"/>
          </w:tcPr>
          <w:p w14:paraId="4DFCC74E" w14:textId="77777777"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7576E55B" w14:textId="77777777" w:rsidR="00772899" w:rsidRPr="00F86FBA" w:rsidRDefault="00772899" w:rsidP="00B12E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6D49D515" w14:textId="77777777"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H0</w:t>
            </w:r>
          </w:p>
        </w:tc>
        <w:tc>
          <w:tcPr>
            <w:tcW w:w="1409" w:type="dxa"/>
            <w:vMerge w:val="restart"/>
            <w:tcBorders>
              <w:top w:val="single" w:sz="4" w:space="0" w:color="auto"/>
            </w:tcBorders>
            <w:shd w:val="clear" w:color="auto" w:fill="auto"/>
          </w:tcPr>
          <w:p w14:paraId="44807EBD" w14:textId="77777777"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108AF919" w14:textId="77777777"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3E82DECB" w14:textId="77777777"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Hα</w:t>
            </w:r>
          </w:p>
        </w:tc>
      </w:tr>
      <w:tr w:rsidR="00F86FBA" w:rsidRPr="00F86FBA" w14:paraId="177E7B58" w14:textId="77777777" w:rsidTr="00F86FBA">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2557" w:type="dxa"/>
            <w:vMerge/>
            <w:shd w:val="clear" w:color="auto" w:fill="auto"/>
          </w:tcPr>
          <w:p w14:paraId="381389F2" w14:textId="77777777" w:rsidR="00772899" w:rsidRPr="00F86FBA" w:rsidRDefault="00772899" w:rsidP="00B12EE2">
            <w:pPr>
              <w:jc w:val="center"/>
              <w:rPr>
                <w:rFonts w:ascii="Times New Roman" w:hAnsi="Times New Roman" w:cs="Times New Roman"/>
                <w:b w:val="0"/>
                <w:bCs w:val="0"/>
                <w:sz w:val="24"/>
                <w:szCs w:val="24"/>
              </w:rPr>
            </w:pPr>
          </w:p>
        </w:tc>
        <w:tc>
          <w:tcPr>
            <w:tcW w:w="1041" w:type="dxa"/>
            <w:tcBorders>
              <w:top w:val="single" w:sz="4" w:space="0" w:color="auto"/>
            </w:tcBorders>
            <w:shd w:val="clear" w:color="auto" w:fill="auto"/>
          </w:tcPr>
          <w:p w14:paraId="609FD1AB" w14:textId="77777777"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E3B7545" w14:textId="77777777"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T </w:t>
            </w:r>
          </w:p>
        </w:tc>
        <w:tc>
          <w:tcPr>
            <w:tcW w:w="626" w:type="dxa"/>
            <w:tcBorders>
              <w:top w:val="single" w:sz="4" w:space="0" w:color="auto"/>
            </w:tcBorders>
            <w:shd w:val="clear" w:color="auto" w:fill="auto"/>
          </w:tcPr>
          <w:p w14:paraId="7A0EC456" w14:textId="77777777"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238F0337" w14:textId="77777777"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Df </w:t>
            </w:r>
          </w:p>
        </w:tc>
        <w:tc>
          <w:tcPr>
            <w:tcW w:w="1457" w:type="dxa"/>
            <w:tcBorders>
              <w:top w:val="single" w:sz="4" w:space="0" w:color="auto"/>
            </w:tcBorders>
            <w:shd w:val="clear" w:color="auto" w:fill="auto"/>
          </w:tcPr>
          <w:p w14:paraId="407B2514" w14:textId="77777777"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Sig. (2-tailed)</w:t>
            </w:r>
          </w:p>
        </w:tc>
        <w:tc>
          <w:tcPr>
            <w:tcW w:w="1360" w:type="dxa"/>
            <w:vMerge/>
            <w:shd w:val="clear" w:color="auto" w:fill="auto"/>
          </w:tcPr>
          <w:p w14:paraId="4F4A50C6" w14:textId="77777777"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09" w:type="dxa"/>
            <w:vMerge/>
            <w:shd w:val="clear" w:color="auto" w:fill="auto"/>
          </w:tcPr>
          <w:p w14:paraId="710993F8" w14:textId="77777777"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72899" w:rsidRPr="00F86FBA" w14:paraId="3561227B" w14:textId="77777777" w:rsidTr="00F86FBA">
        <w:trPr>
          <w:trHeight w:val="532"/>
        </w:trPr>
        <w:tc>
          <w:tcPr>
            <w:cnfStyle w:val="001000000000" w:firstRow="0" w:lastRow="0" w:firstColumn="1" w:lastColumn="0" w:oddVBand="0" w:evenVBand="0" w:oddHBand="0" w:evenHBand="0" w:firstRowFirstColumn="0" w:firstRowLastColumn="0" w:lastRowFirstColumn="0" w:lastRowLastColumn="0"/>
            <w:tcW w:w="2557" w:type="dxa"/>
            <w:vMerge/>
            <w:tcBorders>
              <w:bottom w:val="single" w:sz="4" w:space="0" w:color="auto"/>
            </w:tcBorders>
            <w:shd w:val="clear" w:color="auto" w:fill="auto"/>
          </w:tcPr>
          <w:p w14:paraId="6A4EA852" w14:textId="77777777" w:rsidR="00772899" w:rsidRPr="00F86FBA" w:rsidRDefault="00772899" w:rsidP="00B12EE2">
            <w:pPr>
              <w:jc w:val="center"/>
              <w:rPr>
                <w:rFonts w:ascii="Times New Roman" w:hAnsi="Times New Roman" w:cs="Times New Roman"/>
                <w:b w:val="0"/>
                <w:bCs w:val="0"/>
                <w:sz w:val="24"/>
                <w:szCs w:val="24"/>
              </w:rPr>
            </w:pPr>
          </w:p>
        </w:tc>
        <w:tc>
          <w:tcPr>
            <w:tcW w:w="1041" w:type="dxa"/>
            <w:tcBorders>
              <w:bottom w:val="single" w:sz="4" w:space="0" w:color="auto"/>
            </w:tcBorders>
            <w:shd w:val="clear" w:color="auto" w:fill="auto"/>
          </w:tcPr>
          <w:p w14:paraId="669C4B52" w14:textId="77777777" w:rsidR="00772899" w:rsidRPr="00F86FBA" w:rsidRDefault="00772899"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8.308</w:t>
            </w:r>
          </w:p>
        </w:tc>
        <w:tc>
          <w:tcPr>
            <w:tcW w:w="626" w:type="dxa"/>
            <w:tcBorders>
              <w:bottom w:val="single" w:sz="4" w:space="0" w:color="auto"/>
            </w:tcBorders>
            <w:shd w:val="clear" w:color="auto" w:fill="auto"/>
          </w:tcPr>
          <w:p w14:paraId="15027A75" w14:textId="77777777" w:rsidR="00772899" w:rsidRPr="00F86FBA" w:rsidRDefault="00772899"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33</w:t>
            </w:r>
          </w:p>
        </w:tc>
        <w:tc>
          <w:tcPr>
            <w:tcW w:w="1457" w:type="dxa"/>
            <w:tcBorders>
              <w:bottom w:val="single" w:sz="4" w:space="0" w:color="auto"/>
            </w:tcBorders>
            <w:shd w:val="clear" w:color="auto" w:fill="auto"/>
          </w:tcPr>
          <w:p w14:paraId="1B20A309" w14:textId="77777777" w:rsidR="00772899" w:rsidRPr="00F86FBA" w:rsidRDefault="00772899"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0.000</w:t>
            </w:r>
          </w:p>
        </w:tc>
        <w:tc>
          <w:tcPr>
            <w:tcW w:w="1360" w:type="dxa"/>
            <w:tcBorders>
              <w:bottom w:val="single" w:sz="4" w:space="0" w:color="auto"/>
            </w:tcBorders>
            <w:shd w:val="clear" w:color="auto" w:fill="auto"/>
          </w:tcPr>
          <w:p w14:paraId="4E1B6384" w14:textId="77777777" w:rsidR="00772899" w:rsidRPr="00F86FBA" w:rsidRDefault="00772899"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Rejected </w:t>
            </w:r>
          </w:p>
        </w:tc>
        <w:tc>
          <w:tcPr>
            <w:tcW w:w="1409" w:type="dxa"/>
            <w:tcBorders>
              <w:bottom w:val="single" w:sz="4" w:space="0" w:color="auto"/>
            </w:tcBorders>
            <w:shd w:val="clear" w:color="auto" w:fill="auto"/>
          </w:tcPr>
          <w:p w14:paraId="0BC5913A" w14:textId="77777777" w:rsidR="00772899" w:rsidRPr="00F86FBA" w:rsidRDefault="00772899"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Accepted </w:t>
            </w:r>
          </w:p>
        </w:tc>
      </w:tr>
    </w:tbl>
    <w:p w14:paraId="6A749C4D" w14:textId="77777777" w:rsidR="00772899" w:rsidRDefault="00772899" w:rsidP="00772899">
      <w:pPr>
        <w:autoSpaceDE w:val="0"/>
        <w:autoSpaceDN w:val="0"/>
        <w:adjustRightInd w:val="0"/>
        <w:jc w:val="both"/>
        <w:rPr>
          <w:rFonts w:ascii="Times New Roman" w:hAnsi="Times New Roman" w:cs="Times New Roman"/>
          <w:sz w:val="24"/>
          <w:szCs w:val="24"/>
        </w:rPr>
      </w:pPr>
    </w:p>
    <w:p w14:paraId="169D2B17" w14:textId="1049DFAE" w:rsidR="00772899" w:rsidRDefault="00772899" w:rsidP="00F86FBA">
      <w:pPr>
        <w:ind w:firstLine="720"/>
        <w:jc w:val="both"/>
        <w:rPr>
          <w:rFonts w:ascii="Times New Roman" w:hAnsi="Times New Roman" w:cs="Times New Roman"/>
          <w:sz w:val="24"/>
          <w:szCs w:val="24"/>
        </w:rPr>
      </w:pPr>
      <w:r>
        <w:rPr>
          <w:rFonts w:ascii="Times New Roman" w:hAnsi="Times New Roman" w:cs="Times New Roman"/>
          <w:sz w:val="24"/>
          <w:szCs w:val="24"/>
        </w:rPr>
        <w:t xml:space="preserve">As interpreted in the table above, it showed that the </w:t>
      </w:r>
      <w:del w:id="136" w:author="Asus" w:date="2025-05-08T11:12:00Z" w16du:dateUtc="2025-05-08T04:12:00Z">
        <w:r w:rsidDel="008168CE">
          <w:rPr>
            <w:rFonts w:ascii="Times New Roman" w:hAnsi="Times New Roman" w:cs="Times New Roman"/>
            <w:sz w:val="24"/>
            <w:szCs w:val="24"/>
          </w:rPr>
          <w:delText>sig</w:delText>
        </w:r>
      </w:del>
      <w:ins w:id="137" w:author="Asus" w:date="2025-05-08T11:12:00Z" w16du:dateUtc="2025-05-08T04:12:00Z">
        <w:r w:rsidR="008168CE">
          <w:rPr>
            <w:rFonts w:ascii="Times New Roman" w:hAnsi="Times New Roman" w:cs="Times New Roman"/>
            <w:sz w:val="24"/>
            <w:szCs w:val="24"/>
          </w:rPr>
          <w:t>significance</w:t>
        </w:r>
      </w:ins>
      <w:r>
        <w:rPr>
          <w:rFonts w:ascii="Times New Roman" w:hAnsi="Times New Roman" w:cs="Times New Roman"/>
          <w:sz w:val="24"/>
          <w:szCs w:val="24"/>
        </w:rPr>
        <w:t>. (2-tailed) value was 0.000, with df = 33 (2.035) and t-value = 8.308.  Since the sig. (2-tailed) value was 0.000 lower than 0.05</w:t>
      </w:r>
      <w:ins w:id="138" w:author="Asus" w:date="2025-05-08T11:11:00Z" w16du:dateUtc="2025-05-08T04:11:00Z">
        <w:r w:rsidR="008168CE">
          <w:rPr>
            <w:rFonts w:ascii="Times New Roman" w:hAnsi="Times New Roman" w:cs="Times New Roman"/>
            <w:sz w:val="24"/>
            <w:szCs w:val="24"/>
          </w:rPr>
          <w:t>,</w:t>
        </w:r>
      </w:ins>
      <w:r>
        <w:rPr>
          <w:rFonts w:ascii="Times New Roman" w:hAnsi="Times New Roman" w:cs="Times New Roman"/>
          <w:sz w:val="24"/>
          <w:szCs w:val="24"/>
        </w:rPr>
        <w:t xml:space="preserve"> and the t-value of 8.308 was higher than df=33 (2.035), </w:t>
      </w:r>
      <w:r w:rsidR="00493CDC">
        <w:rPr>
          <w:rFonts w:ascii="Times New Roman" w:hAnsi="Times New Roman" w:cs="Times New Roman"/>
          <w:sz w:val="24"/>
          <w:szCs w:val="24"/>
        </w:rPr>
        <w:t>the null hypothesis (H</w:t>
      </w:r>
      <w:r w:rsidR="00493CDC">
        <w:rPr>
          <w:rFonts w:ascii="Cambria Math" w:hAnsi="Cambria Math" w:cs="Cambria Math"/>
          <w:sz w:val="24"/>
          <w:szCs w:val="24"/>
        </w:rPr>
        <w:t>0</w:t>
      </w:r>
      <w:r w:rsidR="00493CDC">
        <w:rPr>
          <w:rFonts w:ascii="Times New Roman" w:hAnsi="Times New Roman" w:cs="Times New Roman"/>
          <w:sz w:val="24"/>
          <w:szCs w:val="24"/>
        </w:rPr>
        <w:t>) was rejected</w:t>
      </w:r>
      <w:ins w:id="139" w:author="Asus" w:date="2025-05-08T11:11:00Z" w16du:dateUtc="2025-05-08T04:11:00Z">
        <w:r w:rsidR="008168CE">
          <w:rPr>
            <w:rFonts w:ascii="Times New Roman" w:hAnsi="Times New Roman" w:cs="Times New Roman"/>
            <w:sz w:val="24"/>
            <w:szCs w:val="24"/>
          </w:rPr>
          <w:t>,</w:t>
        </w:r>
      </w:ins>
      <w:r w:rsidR="00493CDC">
        <w:rPr>
          <w:rFonts w:ascii="Times New Roman" w:hAnsi="Times New Roman" w:cs="Times New Roman"/>
          <w:sz w:val="24"/>
          <w:szCs w:val="24"/>
        </w:rPr>
        <w:t xml:space="preserve"> and the alternative hypothesis (Hα) was accepted.  Hence, it</w:t>
      </w:r>
      <w:r>
        <w:rPr>
          <w:rFonts w:ascii="Times New Roman" w:hAnsi="Times New Roman" w:cs="Times New Roman"/>
          <w:sz w:val="24"/>
          <w:szCs w:val="24"/>
        </w:rPr>
        <w:t xml:space="preserve"> could be concluded that there was a significant improvement in students' reading comprehension scores in the experimental group after being taught using the NIM.  </w:t>
      </w:r>
    </w:p>
    <w:p w14:paraId="268AC129" w14:textId="77777777" w:rsidR="00F86FBA" w:rsidRDefault="00F86FBA" w:rsidP="00F86FBA">
      <w:pPr>
        <w:jc w:val="both"/>
        <w:rPr>
          <w:rFonts w:ascii="Times New Roman" w:hAnsi="Times New Roman" w:cs="Times New Roman"/>
          <w:sz w:val="24"/>
          <w:szCs w:val="24"/>
        </w:rPr>
      </w:pPr>
    </w:p>
    <w:p w14:paraId="34211764" w14:textId="77777777" w:rsidR="00F86FBA" w:rsidRDefault="00F86FBA" w:rsidP="00F86FBA">
      <w:pPr>
        <w:jc w:val="both"/>
        <w:rPr>
          <w:rFonts w:ascii="Times New Roman" w:hAnsi="Times New Roman" w:cs="Times New Roman"/>
          <w:sz w:val="24"/>
          <w:szCs w:val="24"/>
        </w:rPr>
      </w:pPr>
      <w:r>
        <w:rPr>
          <w:rFonts w:ascii="Times New Roman" w:hAnsi="Times New Roman" w:cs="Times New Roman"/>
          <w:sz w:val="24"/>
          <w:szCs w:val="24"/>
        </w:rPr>
        <w:t>4. Independent Sample T-Test Analysis</w:t>
      </w:r>
    </w:p>
    <w:p w14:paraId="748B1477" w14:textId="77777777" w:rsidR="00F86FBA" w:rsidRDefault="00F86FBA" w:rsidP="00F86FBA">
      <w:pPr>
        <w:jc w:val="both"/>
        <w:rPr>
          <w:rFonts w:ascii="Times New Roman" w:hAnsi="Times New Roman" w:cs="Times New Roman"/>
          <w:sz w:val="24"/>
          <w:szCs w:val="24"/>
        </w:rPr>
      </w:pPr>
    </w:p>
    <w:p w14:paraId="169D21D4" w14:textId="5C6F42AD" w:rsidR="00F86FBA" w:rsidRDefault="00F86FBA" w:rsidP="005426BA">
      <w:pPr>
        <w:ind w:firstLine="720"/>
        <w:jc w:val="both"/>
        <w:rPr>
          <w:rFonts w:ascii="Times New Roman" w:hAnsi="Times New Roman" w:cs="Times New Roman"/>
          <w:sz w:val="24"/>
          <w:szCs w:val="24"/>
        </w:rPr>
      </w:pPr>
      <w:r>
        <w:rPr>
          <w:rFonts w:ascii="Times New Roman" w:hAnsi="Times New Roman" w:cs="Times New Roman"/>
          <w:sz w:val="24"/>
          <w:szCs w:val="24"/>
        </w:rPr>
        <w:t xml:space="preserve">The Independent Sample T-Test was applied to measure the difference in reading comprehension achievements between students taught with NIM and those taught with conventional methods. The results from SPSS version 26 </w:t>
      </w:r>
      <w:del w:id="140" w:author="Asus" w:date="2025-05-08T11:12:00Z" w16du:dateUtc="2025-05-08T04:12:00Z">
        <w:r w:rsidDel="008168CE">
          <w:rPr>
            <w:rFonts w:ascii="Times New Roman" w:hAnsi="Times New Roman" w:cs="Times New Roman"/>
            <w:sz w:val="24"/>
            <w:szCs w:val="24"/>
          </w:rPr>
          <w:delText xml:space="preserve">were </w:delText>
        </w:r>
      </w:del>
      <w:ins w:id="141" w:author="Asus" w:date="2025-05-08T11:12:00Z" w16du:dateUtc="2025-05-08T04:12:00Z">
        <w:r w:rsidR="008168CE">
          <w:rPr>
            <w:rFonts w:ascii="Times New Roman" w:hAnsi="Times New Roman" w:cs="Times New Roman"/>
            <w:sz w:val="24"/>
            <w:szCs w:val="24"/>
          </w:rPr>
          <w:t xml:space="preserve">are </w:t>
        </w:r>
      </w:ins>
      <w:r>
        <w:rPr>
          <w:rFonts w:ascii="Times New Roman" w:hAnsi="Times New Roman" w:cs="Times New Roman"/>
          <w:sz w:val="24"/>
          <w:szCs w:val="24"/>
        </w:rPr>
        <w:t>in the table below:</w:t>
      </w:r>
    </w:p>
    <w:p w14:paraId="25277A97" w14:textId="77777777" w:rsidR="005426BA" w:rsidRPr="005426BA" w:rsidRDefault="005426BA" w:rsidP="005426BA">
      <w:pPr>
        <w:ind w:firstLine="720"/>
        <w:jc w:val="both"/>
        <w:rPr>
          <w:rFonts w:ascii="Times New Roman" w:hAnsi="Times New Roman" w:cs="Times New Roman"/>
          <w:sz w:val="24"/>
          <w:szCs w:val="24"/>
        </w:rPr>
      </w:pPr>
    </w:p>
    <w:p w14:paraId="7696ABA6" w14:textId="77777777" w:rsidR="00F86FBA" w:rsidRPr="00F86FBA" w:rsidRDefault="005426BA" w:rsidP="00F86FBA">
      <w:pPr>
        <w:spacing w:line="276" w:lineRule="auto"/>
        <w:jc w:val="both"/>
        <w:rPr>
          <w:rFonts w:ascii="Times New Roman" w:hAnsi="Times New Roman" w:cs="Times New Roman"/>
          <w:i/>
          <w:iCs/>
          <w:sz w:val="24"/>
          <w:szCs w:val="24"/>
        </w:rPr>
      </w:pPr>
      <w:r>
        <w:rPr>
          <w:rFonts w:ascii="Times New Roman" w:hAnsi="Times New Roman" w:cs="Times New Roman"/>
          <w:i/>
          <w:iCs/>
          <w:sz w:val="24"/>
          <w:szCs w:val="24"/>
        </w:rPr>
        <w:t>Table</w:t>
      </w:r>
      <w:r w:rsidR="00C84829">
        <w:rPr>
          <w:rFonts w:ascii="Times New Roman" w:hAnsi="Times New Roman" w:cs="Times New Roman"/>
          <w:i/>
          <w:iCs/>
          <w:sz w:val="24"/>
          <w:szCs w:val="24"/>
        </w:rPr>
        <w:t xml:space="preserve"> 11.</w:t>
      </w:r>
      <w:r>
        <w:rPr>
          <w:rFonts w:ascii="Times New Roman" w:hAnsi="Times New Roman" w:cs="Times New Roman"/>
          <w:i/>
          <w:iCs/>
          <w:sz w:val="24"/>
          <w:szCs w:val="24"/>
        </w:rPr>
        <w:t xml:space="preserve"> </w:t>
      </w:r>
      <w:r w:rsidR="00F86FBA" w:rsidRPr="005426BA">
        <w:rPr>
          <w:rFonts w:ascii="Times New Roman" w:hAnsi="Times New Roman" w:cs="Times New Roman"/>
          <w:sz w:val="24"/>
          <w:szCs w:val="24"/>
        </w:rPr>
        <w:t>Analysis of Independent Sample T-Test’s Result from Students’ Pre-test Scores in Control and Experiment Groups</w:t>
      </w:r>
    </w:p>
    <w:tbl>
      <w:tblPr>
        <w:tblStyle w:val="PlainTable4"/>
        <w:tblpPr w:leftFromText="180" w:rightFromText="180" w:vertAnchor="text" w:horzAnchor="margin" w:tblpXSpec="center" w:tblpY="59"/>
        <w:tblW w:w="7956" w:type="dxa"/>
        <w:tblLayout w:type="fixed"/>
        <w:tblLook w:val="04A0" w:firstRow="1" w:lastRow="0" w:firstColumn="1" w:lastColumn="0" w:noHBand="0" w:noVBand="1"/>
      </w:tblPr>
      <w:tblGrid>
        <w:gridCol w:w="2140"/>
        <w:gridCol w:w="873"/>
        <w:gridCol w:w="963"/>
        <w:gridCol w:w="1328"/>
        <w:gridCol w:w="1326"/>
        <w:gridCol w:w="1326"/>
      </w:tblGrid>
      <w:tr w:rsidR="00F86FBA" w:rsidRPr="00F86FBA" w14:paraId="6ED175FF" w14:textId="77777777" w:rsidTr="00F86FBA">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2140" w:type="dxa"/>
            <w:vMerge w:val="restart"/>
            <w:tcBorders>
              <w:top w:val="single" w:sz="4" w:space="0" w:color="auto"/>
            </w:tcBorders>
            <w:shd w:val="clear" w:color="auto" w:fill="auto"/>
          </w:tcPr>
          <w:p w14:paraId="0D43F35F" w14:textId="77777777" w:rsidR="00F86FBA" w:rsidRPr="00F86FBA" w:rsidRDefault="00F86FBA" w:rsidP="00B12EE2">
            <w:pPr>
              <w:jc w:val="center"/>
              <w:rPr>
                <w:rFonts w:ascii="Times New Roman" w:hAnsi="Times New Roman" w:cs="Times New Roman"/>
                <w:b w:val="0"/>
                <w:bCs w:val="0"/>
                <w:sz w:val="24"/>
                <w:szCs w:val="24"/>
              </w:rPr>
            </w:pPr>
          </w:p>
          <w:p w14:paraId="02DC44EE" w14:textId="77777777" w:rsidR="00F86FBA" w:rsidRPr="00F86FBA" w:rsidRDefault="00F86FBA" w:rsidP="00B12EE2">
            <w:pPr>
              <w:jc w:val="center"/>
              <w:rPr>
                <w:rFonts w:ascii="Times New Roman" w:hAnsi="Times New Roman" w:cs="Times New Roman"/>
                <w:b w:val="0"/>
                <w:bCs w:val="0"/>
                <w:sz w:val="24"/>
                <w:szCs w:val="24"/>
              </w:rPr>
            </w:pPr>
          </w:p>
          <w:p w14:paraId="574D0187" w14:textId="77777777" w:rsidR="00F86FBA" w:rsidRPr="00F86FBA" w:rsidRDefault="00F86FBA" w:rsidP="00B12EE2">
            <w:pPr>
              <w:jc w:val="center"/>
              <w:rPr>
                <w:rFonts w:ascii="Times New Roman" w:hAnsi="Times New Roman" w:cs="Times New Roman"/>
                <w:b w:val="0"/>
                <w:bCs w:val="0"/>
                <w:sz w:val="24"/>
                <w:szCs w:val="24"/>
              </w:rPr>
            </w:pPr>
            <w:r w:rsidRPr="00F86FBA">
              <w:rPr>
                <w:rFonts w:ascii="Times New Roman" w:hAnsi="Times New Roman" w:cs="Times New Roman"/>
                <w:b w:val="0"/>
                <w:bCs w:val="0"/>
                <w:sz w:val="24"/>
                <w:szCs w:val="24"/>
              </w:rPr>
              <w:t>Pre-test</w:t>
            </w:r>
          </w:p>
        </w:tc>
        <w:tc>
          <w:tcPr>
            <w:tcW w:w="3164" w:type="dxa"/>
            <w:gridSpan w:val="3"/>
            <w:tcBorders>
              <w:top w:val="single" w:sz="4" w:space="0" w:color="auto"/>
              <w:bottom w:val="single" w:sz="4" w:space="0" w:color="auto"/>
            </w:tcBorders>
            <w:shd w:val="clear" w:color="auto" w:fill="auto"/>
          </w:tcPr>
          <w:p w14:paraId="4040722F" w14:textId="77777777"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Independent Sample T-Test</w:t>
            </w:r>
          </w:p>
        </w:tc>
        <w:tc>
          <w:tcPr>
            <w:tcW w:w="1326" w:type="dxa"/>
            <w:vMerge w:val="restart"/>
            <w:tcBorders>
              <w:top w:val="single" w:sz="4" w:space="0" w:color="auto"/>
            </w:tcBorders>
            <w:shd w:val="clear" w:color="auto" w:fill="auto"/>
          </w:tcPr>
          <w:p w14:paraId="03695343" w14:textId="77777777"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7AABF12D" w14:textId="77777777" w:rsidR="00F86FBA" w:rsidRPr="00F86FBA" w:rsidRDefault="00F86FBA" w:rsidP="00B12E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31504243" w14:textId="77777777"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H0</w:t>
            </w:r>
          </w:p>
        </w:tc>
        <w:tc>
          <w:tcPr>
            <w:tcW w:w="1326" w:type="dxa"/>
            <w:vMerge w:val="restart"/>
            <w:tcBorders>
              <w:top w:val="single" w:sz="4" w:space="0" w:color="auto"/>
            </w:tcBorders>
            <w:shd w:val="clear" w:color="auto" w:fill="auto"/>
          </w:tcPr>
          <w:p w14:paraId="6F0AC201" w14:textId="77777777"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0AC18D03" w14:textId="77777777"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3E4B6E41" w14:textId="77777777"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Hα</w:t>
            </w:r>
          </w:p>
        </w:tc>
      </w:tr>
      <w:tr w:rsidR="00F86FBA" w:rsidRPr="00F86FBA" w14:paraId="23D0B298" w14:textId="77777777" w:rsidTr="00F86FBA">
        <w:trPr>
          <w:cnfStyle w:val="000000100000" w:firstRow="0" w:lastRow="0" w:firstColumn="0" w:lastColumn="0" w:oddVBand="0" w:evenVBand="0" w:oddHBand="1"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2140" w:type="dxa"/>
            <w:vMerge/>
            <w:shd w:val="clear" w:color="auto" w:fill="auto"/>
          </w:tcPr>
          <w:p w14:paraId="74A8B54A" w14:textId="77777777" w:rsidR="00F86FBA" w:rsidRPr="00F86FBA" w:rsidRDefault="00F86FBA" w:rsidP="00B12EE2">
            <w:pPr>
              <w:jc w:val="center"/>
              <w:rPr>
                <w:rFonts w:ascii="Times New Roman" w:hAnsi="Times New Roman" w:cs="Times New Roman"/>
                <w:b w:val="0"/>
                <w:bCs w:val="0"/>
                <w:sz w:val="24"/>
                <w:szCs w:val="24"/>
              </w:rPr>
            </w:pPr>
          </w:p>
        </w:tc>
        <w:tc>
          <w:tcPr>
            <w:tcW w:w="873" w:type="dxa"/>
            <w:tcBorders>
              <w:top w:val="single" w:sz="4" w:space="0" w:color="auto"/>
            </w:tcBorders>
            <w:shd w:val="clear" w:color="auto" w:fill="auto"/>
          </w:tcPr>
          <w:p w14:paraId="073FC941" w14:textId="77777777"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35186F59" w14:textId="77777777"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T </w:t>
            </w:r>
          </w:p>
        </w:tc>
        <w:tc>
          <w:tcPr>
            <w:tcW w:w="963" w:type="dxa"/>
            <w:tcBorders>
              <w:top w:val="single" w:sz="4" w:space="0" w:color="auto"/>
            </w:tcBorders>
            <w:shd w:val="clear" w:color="auto" w:fill="auto"/>
          </w:tcPr>
          <w:p w14:paraId="05746DAC" w14:textId="77777777"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5EA005C5" w14:textId="77777777"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Df </w:t>
            </w:r>
          </w:p>
        </w:tc>
        <w:tc>
          <w:tcPr>
            <w:tcW w:w="1326" w:type="dxa"/>
            <w:tcBorders>
              <w:top w:val="single" w:sz="4" w:space="0" w:color="auto"/>
            </w:tcBorders>
            <w:shd w:val="clear" w:color="auto" w:fill="auto"/>
          </w:tcPr>
          <w:p w14:paraId="3C0A4FCD" w14:textId="77777777"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Sig. (2-tailed)</w:t>
            </w:r>
          </w:p>
        </w:tc>
        <w:tc>
          <w:tcPr>
            <w:tcW w:w="1326" w:type="dxa"/>
            <w:vMerge/>
            <w:shd w:val="clear" w:color="auto" w:fill="auto"/>
          </w:tcPr>
          <w:p w14:paraId="72A44143" w14:textId="77777777"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26" w:type="dxa"/>
            <w:vMerge/>
            <w:shd w:val="clear" w:color="auto" w:fill="auto"/>
          </w:tcPr>
          <w:p w14:paraId="2268A6B8" w14:textId="77777777"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86FBA" w:rsidRPr="00F86FBA" w14:paraId="678E8B10" w14:textId="77777777" w:rsidTr="00F86FBA">
        <w:trPr>
          <w:trHeight w:val="375"/>
        </w:trPr>
        <w:tc>
          <w:tcPr>
            <w:cnfStyle w:val="001000000000" w:firstRow="0" w:lastRow="0" w:firstColumn="1" w:lastColumn="0" w:oddVBand="0" w:evenVBand="0" w:oddHBand="0" w:evenHBand="0" w:firstRowFirstColumn="0" w:firstRowLastColumn="0" w:lastRowFirstColumn="0" w:lastRowLastColumn="0"/>
            <w:tcW w:w="2140" w:type="dxa"/>
            <w:vMerge/>
            <w:tcBorders>
              <w:bottom w:val="single" w:sz="4" w:space="0" w:color="auto"/>
            </w:tcBorders>
            <w:shd w:val="clear" w:color="auto" w:fill="auto"/>
          </w:tcPr>
          <w:p w14:paraId="18602B37" w14:textId="77777777" w:rsidR="00F86FBA" w:rsidRPr="00F86FBA" w:rsidRDefault="00F86FBA" w:rsidP="00B12EE2">
            <w:pPr>
              <w:jc w:val="center"/>
              <w:rPr>
                <w:rFonts w:ascii="Times New Roman" w:hAnsi="Times New Roman" w:cs="Times New Roman"/>
                <w:b w:val="0"/>
                <w:bCs w:val="0"/>
                <w:sz w:val="24"/>
                <w:szCs w:val="24"/>
              </w:rPr>
            </w:pPr>
          </w:p>
        </w:tc>
        <w:tc>
          <w:tcPr>
            <w:tcW w:w="873" w:type="dxa"/>
            <w:tcBorders>
              <w:bottom w:val="single" w:sz="4" w:space="0" w:color="auto"/>
            </w:tcBorders>
            <w:shd w:val="clear" w:color="auto" w:fill="auto"/>
          </w:tcPr>
          <w:p w14:paraId="3C66A716" w14:textId="77777777" w:rsidR="00F86FBA" w:rsidRPr="00F86FBA" w:rsidRDefault="00F86FBA"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0.742</w:t>
            </w:r>
          </w:p>
        </w:tc>
        <w:tc>
          <w:tcPr>
            <w:tcW w:w="963" w:type="dxa"/>
            <w:tcBorders>
              <w:bottom w:val="single" w:sz="4" w:space="0" w:color="auto"/>
            </w:tcBorders>
            <w:shd w:val="clear" w:color="auto" w:fill="auto"/>
          </w:tcPr>
          <w:p w14:paraId="4924C31E" w14:textId="77777777" w:rsidR="00F86FBA" w:rsidRPr="00F86FBA" w:rsidRDefault="00F86FBA"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66</w:t>
            </w:r>
          </w:p>
        </w:tc>
        <w:tc>
          <w:tcPr>
            <w:tcW w:w="1326" w:type="dxa"/>
            <w:tcBorders>
              <w:bottom w:val="single" w:sz="4" w:space="0" w:color="auto"/>
            </w:tcBorders>
            <w:shd w:val="clear" w:color="auto" w:fill="auto"/>
          </w:tcPr>
          <w:p w14:paraId="225E44B8" w14:textId="77777777" w:rsidR="00F86FBA" w:rsidRPr="00F86FBA" w:rsidRDefault="00F86FBA"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0.461</w:t>
            </w:r>
          </w:p>
        </w:tc>
        <w:tc>
          <w:tcPr>
            <w:tcW w:w="1326" w:type="dxa"/>
            <w:tcBorders>
              <w:bottom w:val="single" w:sz="4" w:space="0" w:color="auto"/>
            </w:tcBorders>
            <w:shd w:val="clear" w:color="auto" w:fill="auto"/>
          </w:tcPr>
          <w:p w14:paraId="157F1320" w14:textId="77777777" w:rsidR="00F86FBA" w:rsidRPr="00F86FBA" w:rsidRDefault="00F86FBA"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Accepted </w:t>
            </w:r>
          </w:p>
        </w:tc>
        <w:tc>
          <w:tcPr>
            <w:tcW w:w="1326" w:type="dxa"/>
            <w:tcBorders>
              <w:bottom w:val="single" w:sz="4" w:space="0" w:color="auto"/>
            </w:tcBorders>
            <w:shd w:val="clear" w:color="auto" w:fill="auto"/>
          </w:tcPr>
          <w:p w14:paraId="470D62A7" w14:textId="77777777" w:rsidR="00F86FBA" w:rsidRPr="00F86FBA" w:rsidRDefault="00F86FBA"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Rejected</w:t>
            </w:r>
          </w:p>
        </w:tc>
      </w:tr>
    </w:tbl>
    <w:p w14:paraId="6279E251" w14:textId="77777777" w:rsidR="00F86FBA" w:rsidRDefault="00F86FBA" w:rsidP="00F86FBA">
      <w:pPr>
        <w:rPr>
          <w:rFonts w:ascii="Times New Roman" w:hAnsi="Times New Roman" w:cs="Times New Roman"/>
          <w:b/>
          <w:bCs/>
          <w:sz w:val="24"/>
          <w:szCs w:val="24"/>
        </w:rPr>
      </w:pPr>
    </w:p>
    <w:p w14:paraId="78EC20C7" w14:textId="1B3F113C" w:rsidR="00F86FBA" w:rsidRDefault="00F86FBA" w:rsidP="00F86FBA">
      <w:pPr>
        <w:ind w:firstLine="720"/>
        <w:jc w:val="both"/>
        <w:rPr>
          <w:rFonts w:ascii="Times New Roman" w:hAnsi="Times New Roman" w:cs="Times New Roman"/>
          <w:sz w:val="24"/>
          <w:szCs w:val="24"/>
        </w:rPr>
      </w:pPr>
      <w:del w:id="142" w:author="Asus" w:date="2025-05-08T11:12:00Z" w16du:dateUtc="2025-05-08T04:12:00Z">
        <w:r w:rsidDel="002E6576">
          <w:rPr>
            <w:rFonts w:ascii="Times New Roman" w:hAnsi="Times New Roman" w:cs="Times New Roman"/>
            <w:sz w:val="24"/>
            <w:szCs w:val="24"/>
          </w:rPr>
          <w:delText>In accordance with</w:delText>
        </w:r>
      </w:del>
      <w:ins w:id="143" w:author="Asus" w:date="2025-05-08T11:12:00Z" w16du:dateUtc="2025-05-08T04:12:00Z">
        <w:r w:rsidR="002E6576">
          <w:rPr>
            <w:rFonts w:ascii="Times New Roman" w:hAnsi="Times New Roman" w:cs="Times New Roman"/>
            <w:sz w:val="24"/>
            <w:szCs w:val="24"/>
          </w:rPr>
          <w:t>Following</w:t>
        </w:r>
      </w:ins>
      <w:r>
        <w:rPr>
          <w:rFonts w:ascii="Times New Roman" w:hAnsi="Times New Roman" w:cs="Times New Roman"/>
          <w:sz w:val="24"/>
          <w:szCs w:val="24"/>
        </w:rPr>
        <w:t xml:space="preserve"> the table above, it was shown that the sig. (2-tailed) value was 0.461, with df = 66 (1.997) and t-value = 0.742. Since the sig. (2-tailed) </w:t>
      </w:r>
      <w:ins w:id="144" w:author="Asus" w:date="2025-05-08T11:13:00Z" w16du:dateUtc="2025-05-08T04:13:00Z">
        <w:r w:rsidR="002E6576">
          <w:rPr>
            <w:rFonts w:ascii="Times New Roman" w:hAnsi="Times New Roman" w:cs="Times New Roman"/>
            <w:sz w:val="24"/>
            <w:szCs w:val="24"/>
          </w:rPr>
          <w:t xml:space="preserve">The </w:t>
        </w:r>
      </w:ins>
      <w:r>
        <w:rPr>
          <w:rFonts w:ascii="Times New Roman" w:hAnsi="Times New Roman" w:cs="Times New Roman"/>
          <w:sz w:val="24"/>
          <w:szCs w:val="24"/>
        </w:rPr>
        <w:t>value of 0.461 was higher than 0.05</w:t>
      </w:r>
      <w:ins w:id="145" w:author="Asus" w:date="2025-05-08T11:13:00Z" w16du:dateUtc="2025-05-08T04:13:00Z">
        <w:r w:rsidR="002E6576">
          <w:rPr>
            <w:rFonts w:ascii="Times New Roman" w:hAnsi="Times New Roman" w:cs="Times New Roman"/>
            <w:sz w:val="24"/>
            <w:szCs w:val="24"/>
          </w:rPr>
          <w:t>,</w:t>
        </w:r>
      </w:ins>
      <w:r>
        <w:rPr>
          <w:rFonts w:ascii="Times New Roman" w:hAnsi="Times New Roman" w:cs="Times New Roman"/>
          <w:sz w:val="24"/>
          <w:szCs w:val="24"/>
        </w:rPr>
        <w:t xml:space="preserve"> and the t-value of 0.742 was less than df=66 (1.997), </w:t>
      </w:r>
      <w:r w:rsidR="005426BA">
        <w:rPr>
          <w:rFonts w:ascii="Times New Roman" w:hAnsi="Times New Roman" w:cs="Times New Roman"/>
          <w:sz w:val="24"/>
          <w:szCs w:val="24"/>
        </w:rPr>
        <w:t>the null hypothesis (H</w:t>
      </w:r>
      <w:r w:rsidR="005426BA">
        <w:rPr>
          <w:rFonts w:ascii="Cambria Math" w:hAnsi="Cambria Math" w:cs="Cambria Math"/>
          <w:sz w:val="24"/>
          <w:szCs w:val="24"/>
        </w:rPr>
        <w:t>0</w:t>
      </w:r>
      <w:r w:rsidR="005426BA">
        <w:rPr>
          <w:rFonts w:ascii="Times New Roman" w:hAnsi="Times New Roman" w:cs="Times New Roman"/>
          <w:sz w:val="24"/>
          <w:szCs w:val="24"/>
        </w:rPr>
        <w:t xml:space="preserve">) was </w:t>
      </w:r>
      <w:r w:rsidR="00493CDC">
        <w:rPr>
          <w:rFonts w:ascii="Times New Roman" w:hAnsi="Times New Roman" w:cs="Times New Roman"/>
          <w:sz w:val="24"/>
          <w:szCs w:val="24"/>
        </w:rPr>
        <w:t>accepted</w:t>
      </w:r>
      <w:ins w:id="146" w:author="Asus" w:date="2025-05-08T11:13:00Z" w16du:dateUtc="2025-05-08T04:13:00Z">
        <w:r w:rsidR="002E6576">
          <w:rPr>
            <w:rFonts w:ascii="Times New Roman" w:hAnsi="Times New Roman" w:cs="Times New Roman"/>
            <w:sz w:val="24"/>
            <w:szCs w:val="24"/>
          </w:rPr>
          <w:t>,</w:t>
        </w:r>
      </w:ins>
      <w:r w:rsidR="00493CDC">
        <w:rPr>
          <w:rFonts w:ascii="Times New Roman" w:hAnsi="Times New Roman" w:cs="Times New Roman"/>
          <w:sz w:val="24"/>
          <w:szCs w:val="24"/>
        </w:rPr>
        <w:t xml:space="preserve"> </w:t>
      </w:r>
      <w:r w:rsidR="005426BA">
        <w:rPr>
          <w:rFonts w:ascii="Times New Roman" w:hAnsi="Times New Roman" w:cs="Times New Roman"/>
          <w:sz w:val="24"/>
          <w:szCs w:val="24"/>
        </w:rPr>
        <w:t xml:space="preserve">and the alternative hypothesis (Hα) was </w:t>
      </w:r>
      <w:r w:rsidR="00493CDC">
        <w:rPr>
          <w:rFonts w:ascii="Times New Roman" w:hAnsi="Times New Roman" w:cs="Times New Roman"/>
          <w:sz w:val="24"/>
          <w:szCs w:val="24"/>
        </w:rPr>
        <w:t>rejected</w:t>
      </w:r>
      <w:r w:rsidR="005426BA">
        <w:rPr>
          <w:rFonts w:ascii="Times New Roman" w:hAnsi="Times New Roman" w:cs="Times New Roman"/>
          <w:sz w:val="24"/>
          <w:szCs w:val="24"/>
        </w:rPr>
        <w:t xml:space="preserve">.  </w:t>
      </w:r>
      <w:del w:id="147" w:author="Asus" w:date="2025-05-08T11:13:00Z" w16du:dateUtc="2025-05-08T04:13:00Z">
        <w:r w:rsidDel="002E6576">
          <w:rPr>
            <w:rFonts w:ascii="Times New Roman" w:hAnsi="Times New Roman" w:cs="Times New Roman"/>
            <w:sz w:val="24"/>
            <w:szCs w:val="24"/>
          </w:rPr>
          <w:lastRenderedPageBreak/>
          <w:delText xml:space="preserve">it </w:delText>
        </w:r>
      </w:del>
      <w:ins w:id="148" w:author="Asus" w:date="2025-05-08T11:13:00Z" w16du:dateUtc="2025-05-08T04:13:00Z">
        <w:r w:rsidR="002E6576">
          <w:rPr>
            <w:rFonts w:ascii="Times New Roman" w:hAnsi="Times New Roman" w:cs="Times New Roman"/>
            <w:sz w:val="24"/>
            <w:szCs w:val="24"/>
          </w:rPr>
          <w:t xml:space="preserve">It </w:t>
        </w:r>
      </w:ins>
      <w:r>
        <w:rPr>
          <w:rFonts w:ascii="Times New Roman" w:hAnsi="Times New Roman" w:cs="Times New Roman"/>
          <w:sz w:val="24"/>
          <w:szCs w:val="24"/>
        </w:rPr>
        <w:t xml:space="preserve">could be determined that there was no significant difference in pre-test scores between the control group (taught conventionally) and the experimental group (taught using NIM). </w:t>
      </w:r>
    </w:p>
    <w:p w14:paraId="15B26CF4" w14:textId="77777777" w:rsidR="00F86FBA" w:rsidRDefault="00F86FBA" w:rsidP="00F86FBA">
      <w:pPr>
        <w:jc w:val="both"/>
        <w:rPr>
          <w:rFonts w:ascii="Times New Roman" w:hAnsi="Times New Roman" w:cs="Times New Roman"/>
          <w:sz w:val="24"/>
          <w:szCs w:val="24"/>
        </w:rPr>
      </w:pPr>
    </w:p>
    <w:p w14:paraId="790A8D73" w14:textId="77777777" w:rsidR="005426BA" w:rsidRDefault="005426BA" w:rsidP="00F86FBA">
      <w:pPr>
        <w:jc w:val="both"/>
        <w:rPr>
          <w:rFonts w:ascii="Times New Roman" w:hAnsi="Times New Roman" w:cs="Times New Roman"/>
          <w:sz w:val="24"/>
          <w:szCs w:val="24"/>
        </w:rPr>
      </w:pPr>
    </w:p>
    <w:p w14:paraId="24E1798D" w14:textId="77777777" w:rsidR="005426BA" w:rsidRPr="00F86FBA" w:rsidRDefault="005426BA" w:rsidP="005426BA">
      <w:pPr>
        <w:spacing w:line="276" w:lineRule="auto"/>
        <w:jc w:val="both"/>
        <w:rPr>
          <w:rFonts w:ascii="Times New Roman" w:hAnsi="Times New Roman" w:cs="Times New Roman"/>
          <w:i/>
          <w:iCs/>
          <w:sz w:val="24"/>
          <w:szCs w:val="24"/>
        </w:rPr>
      </w:pPr>
      <w:r>
        <w:rPr>
          <w:rFonts w:ascii="Times New Roman" w:hAnsi="Times New Roman" w:cs="Times New Roman"/>
          <w:i/>
          <w:iCs/>
          <w:sz w:val="24"/>
          <w:szCs w:val="24"/>
        </w:rPr>
        <w:t>Table</w:t>
      </w:r>
      <w:r w:rsidR="00C84829">
        <w:rPr>
          <w:rFonts w:ascii="Times New Roman" w:hAnsi="Times New Roman" w:cs="Times New Roman"/>
          <w:i/>
          <w:iCs/>
          <w:sz w:val="24"/>
          <w:szCs w:val="24"/>
        </w:rPr>
        <w:t xml:space="preserve"> 12.</w:t>
      </w:r>
      <w:r>
        <w:rPr>
          <w:rFonts w:ascii="Times New Roman" w:hAnsi="Times New Roman" w:cs="Times New Roman"/>
          <w:i/>
          <w:iCs/>
          <w:sz w:val="24"/>
          <w:szCs w:val="24"/>
        </w:rPr>
        <w:t xml:space="preserve"> </w:t>
      </w:r>
      <w:r w:rsidRPr="005426BA">
        <w:rPr>
          <w:rFonts w:ascii="Times New Roman" w:hAnsi="Times New Roman" w:cs="Times New Roman"/>
          <w:sz w:val="24"/>
          <w:szCs w:val="24"/>
        </w:rPr>
        <w:t>Analysis of Independent Sample T-Test’s Result from Students’ P</w:t>
      </w:r>
      <w:r>
        <w:rPr>
          <w:rFonts w:ascii="Times New Roman" w:hAnsi="Times New Roman" w:cs="Times New Roman"/>
          <w:sz w:val="24"/>
          <w:szCs w:val="24"/>
        </w:rPr>
        <w:t>ost</w:t>
      </w:r>
      <w:r w:rsidRPr="005426BA">
        <w:rPr>
          <w:rFonts w:ascii="Times New Roman" w:hAnsi="Times New Roman" w:cs="Times New Roman"/>
          <w:sz w:val="24"/>
          <w:szCs w:val="24"/>
        </w:rPr>
        <w:t>-test Scores in Control and Experiment Groups</w:t>
      </w:r>
    </w:p>
    <w:p w14:paraId="7900EAF7" w14:textId="77777777" w:rsidR="006E1EB0" w:rsidRDefault="006E1EB0" w:rsidP="006E1EB0">
      <w:pPr>
        <w:spacing w:line="276" w:lineRule="auto"/>
        <w:jc w:val="center"/>
        <w:rPr>
          <w:rFonts w:ascii="Times New Roman" w:hAnsi="Times New Roman" w:cs="Times New Roman"/>
          <w:b/>
          <w:bCs/>
          <w:sz w:val="24"/>
          <w:szCs w:val="24"/>
        </w:rPr>
      </w:pPr>
    </w:p>
    <w:tbl>
      <w:tblPr>
        <w:tblStyle w:val="PlainTable4"/>
        <w:tblpPr w:leftFromText="180" w:rightFromText="180" w:vertAnchor="text" w:horzAnchor="margin" w:tblpXSpec="center" w:tblpY="59"/>
        <w:tblW w:w="0" w:type="auto"/>
        <w:tblLayout w:type="fixed"/>
        <w:tblLook w:val="04A0" w:firstRow="1" w:lastRow="0" w:firstColumn="1" w:lastColumn="0" w:noHBand="0" w:noVBand="1"/>
      </w:tblPr>
      <w:tblGrid>
        <w:gridCol w:w="2249"/>
        <w:gridCol w:w="917"/>
        <w:gridCol w:w="1012"/>
        <w:gridCol w:w="1396"/>
        <w:gridCol w:w="1393"/>
        <w:gridCol w:w="1393"/>
      </w:tblGrid>
      <w:tr w:rsidR="006E1EB0" w:rsidRPr="00200081" w14:paraId="676AB50A" w14:textId="77777777" w:rsidTr="006E1EB0">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249" w:type="dxa"/>
            <w:vMerge w:val="restart"/>
            <w:tcBorders>
              <w:top w:val="single" w:sz="4" w:space="0" w:color="auto"/>
            </w:tcBorders>
            <w:shd w:val="clear" w:color="auto" w:fill="auto"/>
          </w:tcPr>
          <w:p w14:paraId="3342F048" w14:textId="77777777" w:rsidR="006E1EB0" w:rsidRPr="00200081" w:rsidRDefault="006E1EB0" w:rsidP="00B12EE2">
            <w:pPr>
              <w:jc w:val="center"/>
              <w:rPr>
                <w:rFonts w:ascii="Times New Roman" w:hAnsi="Times New Roman" w:cs="Times New Roman"/>
                <w:b w:val="0"/>
                <w:bCs w:val="0"/>
                <w:sz w:val="24"/>
                <w:szCs w:val="24"/>
              </w:rPr>
            </w:pPr>
          </w:p>
          <w:p w14:paraId="2A08B906" w14:textId="77777777" w:rsidR="006E1EB0" w:rsidRPr="00200081" w:rsidRDefault="006E1EB0" w:rsidP="00B12EE2">
            <w:pPr>
              <w:jc w:val="center"/>
              <w:rPr>
                <w:rFonts w:ascii="Times New Roman" w:hAnsi="Times New Roman" w:cs="Times New Roman"/>
                <w:b w:val="0"/>
                <w:bCs w:val="0"/>
                <w:sz w:val="24"/>
                <w:szCs w:val="24"/>
              </w:rPr>
            </w:pPr>
          </w:p>
          <w:p w14:paraId="2BAEDDDE" w14:textId="77777777" w:rsidR="006E1EB0" w:rsidRPr="00200081" w:rsidRDefault="006E1EB0" w:rsidP="00B12EE2">
            <w:pPr>
              <w:jc w:val="center"/>
              <w:rPr>
                <w:rFonts w:ascii="Times New Roman" w:hAnsi="Times New Roman" w:cs="Times New Roman"/>
                <w:b w:val="0"/>
                <w:bCs w:val="0"/>
                <w:sz w:val="24"/>
                <w:szCs w:val="24"/>
              </w:rPr>
            </w:pPr>
            <w:r w:rsidRPr="00200081">
              <w:rPr>
                <w:rFonts w:ascii="Times New Roman" w:hAnsi="Times New Roman" w:cs="Times New Roman"/>
                <w:b w:val="0"/>
                <w:bCs w:val="0"/>
                <w:sz w:val="24"/>
                <w:szCs w:val="24"/>
              </w:rPr>
              <w:t>Post-test</w:t>
            </w:r>
          </w:p>
        </w:tc>
        <w:tc>
          <w:tcPr>
            <w:tcW w:w="3325" w:type="dxa"/>
            <w:gridSpan w:val="3"/>
            <w:tcBorders>
              <w:top w:val="single" w:sz="4" w:space="0" w:color="auto"/>
              <w:bottom w:val="single" w:sz="4" w:space="0" w:color="auto"/>
            </w:tcBorders>
            <w:shd w:val="clear" w:color="auto" w:fill="auto"/>
          </w:tcPr>
          <w:p w14:paraId="6E825A73" w14:textId="77777777"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00081">
              <w:rPr>
                <w:rFonts w:ascii="Times New Roman" w:hAnsi="Times New Roman" w:cs="Times New Roman"/>
                <w:b w:val="0"/>
                <w:bCs w:val="0"/>
                <w:sz w:val="24"/>
                <w:szCs w:val="24"/>
              </w:rPr>
              <w:t>Independent Sample T-Test</w:t>
            </w:r>
          </w:p>
        </w:tc>
        <w:tc>
          <w:tcPr>
            <w:tcW w:w="1393" w:type="dxa"/>
            <w:vMerge w:val="restart"/>
            <w:tcBorders>
              <w:top w:val="single" w:sz="4" w:space="0" w:color="auto"/>
            </w:tcBorders>
            <w:shd w:val="clear" w:color="auto" w:fill="auto"/>
          </w:tcPr>
          <w:p w14:paraId="19D4CE96" w14:textId="77777777"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14061E0C" w14:textId="77777777" w:rsidR="006E1EB0" w:rsidRPr="00200081" w:rsidRDefault="006E1EB0" w:rsidP="00B12E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49BB65C3" w14:textId="77777777"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00081">
              <w:rPr>
                <w:rFonts w:ascii="Times New Roman" w:hAnsi="Times New Roman" w:cs="Times New Roman"/>
                <w:b w:val="0"/>
                <w:bCs w:val="0"/>
                <w:sz w:val="24"/>
                <w:szCs w:val="24"/>
              </w:rPr>
              <w:t>H0</w:t>
            </w:r>
          </w:p>
        </w:tc>
        <w:tc>
          <w:tcPr>
            <w:tcW w:w="1393" w:type="dxa"/>
            <w:vMerge w:val="restart"/>
            <w:tcBorders>
              <w:top w:val="single" w:sz="4" w:space="0" w:color="auto"/>
            </w:tcBorders>
            <w:shd w:val="clear" w:color="auto" w:fill="auto"/>
          </w:tcPr>
          <w:p w14:paraId="353BB48B" w14:textId="77777777"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4E8A1602" w14:textId="77777777"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227B1894" w14:textId="77777777"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00081">
              <w:rPr>
                <w:rFonts w:ascii="Times New Roman" w:hAnsi="Times New Roman" w:cs="Times New Roman"/>
                <w:b w:val="0"/>
                <w:bCs w:val="0"/>
                <w:sz w:val="24"/>
                <w:szCs w:val="24"/>
              </w:rPr>
              <w:t>Hα</w:t>
            </w:r>
          </w:p>
        </w:tc>
      </w:tr>
      <w:tr w:rsidR="006E1EB0" w:rsidRPr="00200081" w14:paraId="41DB4C54" w14:textId="77777777" w:rsidTr="006E1EB0">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2249" w:type="dxa"/>
            <w:vMerge/>
            <w:shd w:val="clear" w:color="auto" w:fill="auto"/>
          </w:tcPr>
          <w:p w14:paraId="03B02138" w14:textId="77777777" w:rsidR="006E1EB0" w:rsidRPr="00200081" w:rsidRDefault="006E1EB0" w:rsidP="00B12EE2">
            <w:pPr>
              <w:jc w:val="center"/>
              <w:rPr>
                <w:rFonts w:ascii="Times New Roman" w:hAnsi="Times New Roman" w:cs="Times New Roman"/>
                <w:b w:val="0"/>
                <w:bCs w:val="0"/>
                <w:sz w:val="24"/>
                <w:szCs w:val="24"/>
              </w:rPr>
            </w:pPr>
          </w:p>
        </w:tc>
        <w:tc>
          <w:tcPr>
            <w:tcW w:w="917" w:type="dxa"/>
            <w:tcBorders>
              <w:top w:val="single" w:sz="4" w:space="0" w:color="auto"/>
            </w:tcBorders>
            <w:shd w:val="clear" w:color="auto" w:fill="auto"/>
          </w:tcPr>
          <w:p w14:paraId="16F719FE" w14:textId="77777777"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20ACE50A" w14:textId="77777777"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T </w:t>
            </w:r>
          </w:p>
        </w:tc>
        <w:tc>
          <w:tcPr>
            <w:tcW w:w="1012" w:type="dxa"/>
            <w:tcBorders>
              <w:top w:val="single" w:sz="4" w:space="0" w:color="auto"/>
            </w:tcBorders>
            <w:shd w:val="clear" w:color="auto" w:fill="auto"/>
          </w:tcPr>
          <w:p w14:paraId="23DB7A37" w14:textId="77777777"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35EC51B2" w14:textId="77777777"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Df </w:t>
            </w:r>
          </w:p>
        </w:tc>
        <w:tc>
          <w:tcPr>
            <w:tcW w:w="1395" w:type="dxa"/>
            <w:tcBorders>
              <w:top w:val="single" w:sz="4" w:space="0" w:color="auto"/>
            </w:tcBorders>
            <w:shd w:val="clear" w:color="auto" w:fill="auto"/>
          </w:tcPr>
          <w:p w14:paraId="4606D89B" w14:textId="77777777"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Sig. (2-tailed)</w:t>
            </w:r>
          </w:p>
        </w:tc>
        <w:tc>
          <w:tcPr>
            <w:tcW w:w="1393" w:type="dxa"/>
            <w:vMerge/>
            <w:shd w:val="clear" w:color="auto" w:fill="auto"/>
          </w:tcPr>
          <w:p w14:paraId="0FB07BF7" w14:textId="77777777"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93" w:type="dxa"/>
            <w:vMerge/>
            <w:shd w:val="clear" w:color="auto" w:fill="auto"/>
          </w:tcPr>
          <w:p w14:paraId="00907B6A" w14:textId="77777777"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6E1EB0" w:rsidRPr="00200081" w14:paraId="4654C93A" w14:textId="77777777" w:rsidTr="006E1EB0">
        <w:trPr>
          <w:trHeight w:val="408"/>
        </w:trPr>
        <w:tc>
          <w:tcPr>
            <w:cnfStyle w:val="001000000000" w:firstRow="0" w:lastRow="0" w:firstColumn="1" w:lastColumn="0" w:oddVBand="0" w:evenVBand="0" w:oddHBand="0" w:evenHBand="0" w:firstRowFirstColumn="0" w:firstRowLastColumn="0" w:lastRowFirstColumn="0" w:lastRowLastColumn="0"/>
            <w:tcW w:w="2249" w:type="dxa"/>
            <w:vMerge/>
            <w:tcBorders>
              <w:bottom w:val="single" w:sz="4" w:space="0" w:color="auto"/>
            </w:tcBorders>
            <w:shd w:val="clear" w:color="auto" w:fill="auto"/>
          </w:tcPr>
          <w:p w14:paraId="150BFC8D" w14:textId="77777777" w:rsidR="006E1EB0" w:rsidRPr="00200081" w:rsidRDefault="006E1EB0" w:rsidP="00B12EE2">
            <w:pPr>
              <w:jc w:val="center"/>
              <w:rPr>
                <w:rFonts w:ascii="Times New Roman" w:hAnsi="Times New Roman" w:cs="Times New Roman"/>
                <w:b w:val="0"/>
                <w:bCs w:val="0"/>
                <w:sz w:val="24"/>
                <w:szCs w:val="24"/>
              </w:rPr>
            </w:pPr>
          </w:p>
        </w:tc>
        <w:tc>
          <w:tcPr>
            <w:tcW w:w="917" w:type="dxa"/>
            <w:tcBorders>
              <w:bottom w:val="single" w:sz="4" w:space="0" w:color="auto"/>
            </w:tcBorders>
            <w:shd w:val="clear" w:color="auto" w:fill="auto"/>
          </w:tcPr>
          <w:p w14:paraId="07E4577C" w14:textId="77777777" w:rsidR="006E1EB0" w:rsidRPr="00200081" w:rsidRDefault="006E1EB0"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2.984</w:t>
            </w:r>
          </w:p>
        </w:tc>
        <w:tc>
          <w:tcPr>
            <w:tcW w:w="1012" w:type="dxa"/>
            <w:tcBorders>
              <w:bottom w:val="single" w:sz="4" w:space="0" w:color="auto"/>
            </w:tcBorders>
            <w:shd w:val="clear" w:color="auto" w:fill="auto"/>
          </w:tcPr>
          <w:p w14:paraId="5DFCF49B" w14:textId="77777777" w:rsidR="006E1EB0" w:rsidRPr="00200081" w:rsidRDefault="006E1EB0"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66</w:t>
            </w:r>
          </w:p>
        </w:tc>
        <w:tc>
          <w:tcPr>
            <w:tcW w:w="1395" w:type="dxa"/>
            <w:tcBorders>
              <w:bottom w:val="single" w:sz="4" w:space="0" w:color="auto"/>
            </w:tcBorders>
            <w:shd w:val="clear" w:color="auto" w:fill="auto"/>
          </w:tcPr>
          <w:p w14:paraId="4C40BFDD" w14:textId="77777777" w:rsidR="006E1EB0" w:rsidRPr="00200081" w:rsidRDefault="006E1EB0"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0.004</w:t>
            </w:r>
          </w:p>
        </w:tc>
        <w:tc>
          <w:tcPr>
            <w:tcW w:w="1393" w:type="dxa"/>
            <w:tcBorders>
              <w:bottom w:val="single" w:sz="4" w:space="0" w:color="auto"/>
            </w:tcBorders>
            <w:shd w:val="clear" w:color="auto" w:fill="auto"/>
          </w:tcPr>
          <w:p w14:paraId="6B0D6E27" w14:textId="77777777" w:rsidR="006E1EB0" w:rsidRPr="00200081" w:rsidRDefault="006E1EB0"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Rejected </w:t>
            </w:r>
          </w:p>
        </w:tc>
        <w:tc>
          <w:tcPr>
            <w:tcW w:w="1393" w:type="dxa"/>
            <w:tcBorders>
              <w:bottom w:val="single" w:sz="4" w:space="0" w:color="auto"/>
            </w:tcBorders>
            <w:shd w:val="clear" w:color="auto" w:fill="auto"/>
          </w:tcPr>
          <w:p w14:paraId="7D47CB72" w14:textId="77777777" w:rsidR="006E1EB0" w:rsidRPr="00200081" w:rsidRDefault="006E1EB0"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Accepted </w:t>
            </w:r>
          </w:p>
        </w:tc>
      </w:tr>
    </w:tbl>
    <w:p w14:paraId="3DB896CE" w14:textId="77777777" w:rsidR="006E1EB0" w:rsidRDefault="006E1EB0" w:rsidP="006E1EB0">
      <w:pPr>
        <w:rPr>
          <w:rFonts w:ascii="Times New Roman" w:hAnsi="Times New Roman" w:cs="Times New Roman"/>
          <w:b/>
          <w:bCs/>
          <w:sz w:val="24"/>
          <w:szCs w:val="24"/>
        </w:rPr>
      </w:pPr>
    </w:p>
    <w:p w14:paraId="6D7E236A" w14:textId="77777777" w:rsidR="006E1EB0" w:rsidRDefault="006E1EB0" w:rsidP="005426BA">
      <w:pPr>
        <w:ind w:firstLine="720"/>
        <w:jc w:val="both"/>
        <w:rPr>
          <w:rFonts w:ascii="Times New Roman" w:hAnsi="Times New Roman" w:cs="Times New Roman"/>
          <w:sz w:val="24"/>
          <w:szCs w:val="24"/>
        </w:rPr>
      </w:pPr>
      <w:r>
        <w:rPr>
          <w:rFonts w:ascii="Times New Roman" w:hAnsi="Times New Roman" w:cs="Times New Roman"/>
          <w:sz w:val="24"/>
          <w:szCs w:val="24"/>
        </w:rPr>
        <w:t>In accordance with the following table above, it was offered that the sig. (2-tailed) value was 0.004, with df = 66 (1.997) and t-value = 2.984. Since the sig. (2-tailed) value of 0.004 was less than 0.05 and the t-value of 2.984 was higher than df=66 (1.997)</w:t>
      </w:r>
      <w:r w:rsidR="005426BA">
        <w:rPr>
          <w:rFonts w:ascii="Times New Roman" w:hAnsi="Times New Roman" w:cs="Times New Roman"/>
          <w:sz w:val="24"/>
          <w:szCs w:val="24"/>
        </w:rPr>
        <w:t>,</w:t>
      </w:r>
      <w:r>
        <w:rPr>
          <w:rFonts w:ascii="Times New Roman" w:hAnsi="Times New Roman" w:cs="Times New Roman"/>
          <w:sz w:val="24"/>
          <w:szCs w:val="24"/>
        </w:rPr>
        <w:t xml:space="preserve"> </w:t>
      </w:r>
      <w:bookmarkStart w:id="149" w:name="_Hlk183267618"/>
      <w:r w:rsidR="005426BA">
        <w:rPr>
          <w:rFonts w:ascii="Times New Roman" w:hAnsi="Times New Roman" w:cs="Times New Roman"/>
          <w:sz w:val="24"/>
          <w:szCs w:val="24"/>
        </w:rPr>
        <w:t>the null hypothesis (H</w:t>
      </w:r>
      <w:r w:rsidR="005426BA">
        <w:rPr>
          <w:rFonts w:ascii="Cambria Math" w:hAnsi="Cambria Math" w:cs="Cambria Math"/>
          <w:sz w:val="24"/>
          <w:szCs w:val="24"/>
        </w:rPr>
        <w:t>0</w:t>
      </w:r>
      <w:r w:rsidR="005426BA">
        <w:rPr>
          <w:rFonts w:ascii="Times New Roman" w:hAnsi="Times New Roman" w:cs="Times New Roman"/>
          <w:sz w:val="24"/>
          <w:szCs w:val="24"/>
        </w:rPr>
        <w:t xml:space="preserve">) was rejected, and the alternative hypothesis (Hα) was accepted.  </w:t>
      </w:r>
      <w:bookmarkEnd w:id="149"/>
      <w:r w:rsidR="005426BA">
        <w:rPr>
          <w:rFonts w:ascii="Times New Roman" w:hAnsi="Times New Roman" w:cs="Times New Roman"/>
          <w:sz w:val="24"/>
          <w:szCs w:val="24"/>
        </w:rPr>
        <w:t xml:space="preserve">Therefore, </w:t>
      </w:r>
      <w:r>
        <w:rPr>
          <w:rFonts w:ascii="Times New Roman" w:hAnsi="Times New Roman" w:cs="Times New Roman"/>
          <w:sz w:val="24"/>
          <w:szCs w:val="24"/>
        </w:rPr>
        <w:t xml:space="preserve">it was decided that there was a significant difference in post-test scores between the control group and the experimental group.  </w:t>
      </w:r>
    </w:p>
    <w:p w14:paraId="1B219DC2" w14:textId="77777777" w:rsidR="00D555BD" w:rsidRDefault="00D555BD" w:rsidP="00D555BD">
      <w:pPr>
        <w:spacing w:line="480" w:lineRule="auto"/>
        <w:jc w:val="both"/>
        <w:rPr>
          <w:rFonts w:ascii="Times New Roman" w:hAnsi="Times New Roman" w:cs="Times New Roman"/>
          <w:b/>
          <w:bCs/>
          <w:sz w:val="24"/>
          <w:szCs w:val="24"/>
        </w:rPr>
      </w:pPr>
    </w:p>
    <w:p w14:paraId="73ADE5E1" w14:textId="77777777" w:rsidR="005426BA" w:rsidRDefault="005426BA" w:rsidP="005426BA">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7158D0BC" w14:textId="24AAD78D" w:rsidR="005426BA" w:rsidRPr="00125398" w:rsidRDefault="00125398" w:rsidP="00125398">
      <w:pPr>
        <w:ind w:firstLine="720"/>
        <w:jc w:val="both"/>
        <w:rPr>
          <w:rFonts w:ascii="Times New Roman" w:hAnsi="Times New Roman" w:cs="Times New Roman"/>
          <w:sz w:val="24"/>
          <w:szCs w:val="24"/>
        </w:rPr>
      </w:pPr>
      <w:r>
        <w:rPr>
          <w:rFonts w:ascii="Times New Roman" w:hAnsi="Times New Roman" w:cs="Times New Roman"/>
          <w:sz w:val="24"/>
          <w:szCs w:val="24"/>
        </w:rPr>
        <w:t xml:space="preserve">The use of NIM was effective in teaching </w:t>
      </w:r>
      <w:del w:id="150" w:author="Asus" w:date="2025-05-08T11:15:00Z" w16du:dateUtc="2025-05-08T04:15:00Z">
        <w:r w:rsidDel="002E6576">
          <w:rPr>
            <w:rFonts w:ascii="Times New Roman" w:hAnsi="Times New Roman" w:cs="Times New Roman"/>
            <w:sz w:val="24"/>
            <w:szCs w:val="24"/>
          </w:rPr>
          <w:delText>readin</w:delText>
        </w:r>
      </w:del>
      <w:ins w:id="151" w:author="Asus" w:date="2025-05-08T11:15:00Z" w16du:dateUtc="2025-05-08T04:15:00Z">
        <w:r w:rsidR="002E6576">
          <w:rPr>
            <w:rFonts w:ascii="Times New Roman" w:hAnsi="Times New Roman" w:cs="Times New Roman"/>
            <w:sz w:val="24"/>
            <w:szCs w:val="24"/>
          </w:rPr>
          <w:t>reading.</w:t>
        </w:r>
      </w:ins>
      <w:r>
        <w:rPr>
          <w:rFonts w:ascii="Times New Roman" w:hAnsi="Times New Roman" w:cs="Times New Roman"/>
          <w:sz w:val="24"/>
          <w:szCs w:val="24"/>
        </w:rPr>
        <w:t xml:space="preserve"> </w:t>
      </w:r>
      <w:del w:id="152" w:author="Asus" w:date="2025-05-08T11:15:00Z" w16du:dateUtc="2025-05-08T04:15:00Z">
        <w:r w:rsidR="005426BA" w:rsidDel="002E6576">
          <w:rPr>
            <w:rFonts w:ascii="Times New Roman" w:hAnsi="Times New Roman"/>
            <w:sz w:val="24"/>
            <w:szCs w:val="24"/>
          </w:rPr>
          <w:delText>There were se</w:delText>
        </w:r>
        <w:r w:rsidR="005426BA" w:rsidDel="002E6576">
          <w:rPr>
            <w:rFonts w:ascii="Times New Roman" w:hAnsi="Times New Roman" w:cs="Times New Roman"/>
            <w:sz w:val="24"/>
            <w:szCs w:val="24"/>
          </w:rPr>
          <w:delText xml:space="preserve">veral factors that </w:delText>
        </w:r>
        <w:r w:rsidR="005426BA" w:rsidDel="002E6576">
          <w:rPr>
            <w:rFonts w:ascii="Times New Roman" w:hAnsi="Times New Roman"/>
            <w:sz w:val="24"/>
            <w:szCs w:val="24"/>
          </w:rPr>
          <w:delText>contributed</w:delText>
        </w:r>
      </w:del>
      <w:ins w:id="153" w:author="Asus" w:date="2025-05-08T11:15:00Z" w16du:dateUtc="2025-05-08T04:15:00Z">
        <w:r w:rsidR="002E6576">
          <w:rPr>
            <w:rFonts w:ascii="Times New Roman" w:hAnsi="Times New Roman"/>
            <w:sz w:val="24"/>
            <w:szCs w:val="24"/>
          </w:rPr>
          <w:t>Several factors contributed</w:t>
        </w:r>
      </w:ins>
      <w:r w:rsidR="005426BA">
        <w:rPr>
          <w:rFonts w:ascii="Times New Roman" w:hAnsi="Times New Roman"/>
          <w:sz w:val="24"/>
          <w:szCs w:val="24"/>
        </w:rPr>
        <w:t xml:space="preserve"> to the effectiveness of the NIM in </w:t>
      </w:r>
      <w:r w:rsidR="005426BA">
        <w:rPr>
          <w:rFonts w:ascii="Times New Roman" w:hAnsi="Times New Roman" w:cs="Times New Roman"/>
          <w:sz w:val="24"/>
          <w:szCs w:val="24"/>
        </w:rPr>
        <w:t>improv</w:t>
      </w:r>
      <w:r w:rsidR="005426BA">
        <w:rPr>
          <w:rFonts w:ascii="Times New Roman" w:hAnsi="Times New Roman"/>
          <w:sz w:val="24"/>
          <w:szCs w:val="24"/>
        </w:rPr>
        <w:t>ing</w:t>
      </w:r>
      <w:r w:rsidR="005426BA">
        <w:rPr>
          <w:rFonts w:ascii="Times New Roman" w:hAnsi="Times New Roman" w:cs="Times New Roman"/>
          <w:sz w:val="24"/>
          <w:szCs w:val="24"/>
        </w:rPr>
        <w:t xml:space="preserve"> students' reading comprehension achievement at SMPN 7 Palembang, </w:t>
      </w:r>
      <w:r w:rsidR="005426BA">
        <w:rPr>
          <w:rFonts w:ascii="Times New Roman" w:hAnsi="Times New Roman"/>
          <w:sz w:val="24"/>
          <w:szCs w:val="24"/>
        </w:rPr>
        <w:t>particularly</w:t>
      </w:r>
      <w:r w:rsidR="005426BA">
        <w:rPr>
          <w:rFonts w:ascii="Times New Roman" w:hAnsi="Times New Roman" w:cs="Times New Roman"/>
          <w:sz w:val="24"/>
          <w:szCs w:val="24"/>
        </w:rPr>
        <w:t xml:space="preserve"> in the experimental group. First, the NIM helps the students build confidence and also reduces feelings of pressure during reading activities. As stated by Lestari (2018), the NIM is an enjoyable method </w:t>
      </w:r>
      <w:del w:id="154" w:author="Asus" w:date="2025-05-08T11:16:00Z" w16du:dateUtc="2025-05-08T04:16:00Z">
        <w:r w:rsidR="005426BA" w:rsidDel="002E6576">
          <w:rPr>
            <w:rFonts w:ascii="Times New Roman" w:hAnsi="Times New Roman" w:cs="Times New Roman"/>
            <w:sz w:val="24"/>
            <w:szCs w:val="24"/>
          </w:rPr>
          <w:delText xml:space="preserve">in </w:delText>
        </w:r>
      </w:del>
      <w:ins w:id="155" w:author="Asus" w:date="2025-05-08T11:16:00Z" w16du:dateUtc="2025-05-08T04:16:00Z">
        <w:r w:rsidR="002E6576">
          <w:rPr>
            <w:rFonts w:ascii="Times New Roman" w:hAnsi="Times New Roman" w:cs="Times New Roman"/>
            <w:sz w:val="24"/>
            <w:szCs w:val="24"/>
          </w:rPr>
          <w:t xml:space="preserve">for </w:t>
        </w:r>
      </w:ins>
      <w:r w:rsidR="005426BA">
        <w:rPr>
          <w:rFonts w:ascii="Times New Roman" w:hAnsi="Times New Roman" w:cs="Times New Roman"/>
          <w:sz w:val="24"/>
          <w:szCs w:val="24"/>
        </w:rPr>
        <w:t xml:space="preserve">improving </w:t>
      </w:r>
      <w:ins w:id="156" w:author="Asus" w:date="2025-05-08T11:15:00Z" w16du:dateUtc="2025-05-08T04:15:00Z">
        <w:r w:rsidR="002E6576">
          <w:rPr>
            <w:rFonts w:ascii="Times New Roman" w:hAnsi="Times New Roman" w:cs="Times New Roman"/>
            <w:sz w:val="24"/>
            <w:szCs w:val="24"/>
          </w:rPr>
          <w:t xml:space="preserve">the </w:t>
        </w:r>
      </w:ins>
      <w:r w:rsidR="005426BA">
        <w:rPr>
          <w:rFonts w:ascii="Times New Roman" w:hAnsi="Times New Roman" w:cs="Times New Roman"/>
          <w:sz w:val="24"/>
          <w:szCs w:val="24"/>
        </w:rPr>
        <w:t>reading abilities of students. Then, the method involves reading alongside the teacher in a supportive and non-judgmental setting, students are less likely to feel anxious about making mistakes. This encourages them to participate more actively, leading to increased self-confidence in their reading abilities. Thus, the multisensory nature of the NIM makes the process more engaging and comfortable for students, allowing them to improve their reading ability without fear of failure.</w:t>
      </w:r>
    </w:p>
    <w:p w14:paraId="774CC0FE" w14:textId="6B9ED4DC"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 xml:space="preserve">Second, the NIM allowed the students to practice good pronunciation. It means that the method allows students to correct the </w:t>
      </w:r>
      <w:del w:id="157" w:author="Asus" w:date="2025-05-08T11:16:00Z" w16du:dateUtc="2025-05-08T04:16:00Z">
        <w:r w:rsidDel="002E6576">
          <w:rPr>
            <w:rFonts w:ascii="Times New Roman" w:hAnsi="Times New Roman" w:cs="Times New Roman"/>
            <w:sz w:val="24"/>
            <w:szCs w:val="24"/>
          </w:rPr>
          <w:delText xml:space="preserve">misappropriate </w:delText>
        </w:r>
      </w:del>
      <w:ins w:id="158" w:author="Asus" w:date="2025-05-08T11:16:00Z" w16du:dateUtc="2025-05-08T04:16:00Z">
        <w:r w:rsidR="002E6576">
          <w:rPr>
            <w:rFonts w:ascii="Times New Roman" w:hAnsi="Times New Roman" w:cs="Times New Roman"/>
            <w:sz w:val="24"/>
            <w:szCs w:val="24"/>
          </w:rPr>
          <w:t xml:space="preserve">misappropriated </w:t>
        </w:r>
      </w:ins>
      <w:r>
        <w:rPr>
          <w:rFonts w:ascii="Times New Roman" w:hAnsi="Times New Roman" w:cs="Times New Roman"/>
          <w:sz w:val="24"/>
          <w:szCs w:val="24"/>
        </w:rPr>
        <w:t xml:space="preserve">pronunciation of </w:t>
      </w:r>
      <w:ins w:id="159" w:author="Asus" w:date="2025-05-08T11:16:00Z" w16du:dateUtc="2025-05-08T04:16:00Z">
        <w:r w:rsidR="002E6576">
          <w:rPr>
            <w:rFonts w:ascii="Times New Roman" w:hAnsi="Times New Roman" w:cs="Times New Roman"/>
            <w:sz w:val="24"/>
            <w:szCs w:val="24"/>
          </w:rPr>
          <w:t xml:space="preserve">the </w:t>
        </w:r>
      </w:ins>
      <w:r>
        <w:rPr>
          <w:rFonts w:ascii="Times New Roman" w:hAnsi="Times New Roman" w:cs="Times New Roman"/>
          <w:sz w:val="24"/>
          <w:szCs w:val="24"/>
        </w:rPr>
        <w:t xml:space="preserve">reading activity (Schumm, 2006). The constant correction in the middle of </w:t>
      </w:r>
      <w:ins w:id="160" w:author="Asus" w:date="2025-05-08T11:16:00Z" w16du:dateUtc="2025-05-08T04:16:00Z">
        <w:r w:rsidR="002E6576">
          <w:rPr>
            <w:rFonts w:ascii="Times New Roman" w:hAnsi="Times New Roman" w:cs="Times New Roman"/>
            <w:sz w:val="24"/>
            <w:szCs w:val="24"/>
          </w:rPr>
          <w:t xml:space="preserve">the </w:t>
        </w:r>
      </w:ins>
      <w:r>
        <w:rPr>
          <w:rFonts w:ascii="Times New Roman" w:hAnsi="Times New Roman" w:cs="Times New Roman"/>
          <w:sz w:val="24"/>
          <w:szCs w:val="24"/>
        </w:rPr>
        <w:t xml:space="preserve">reading activity helped students improve their articulation, making them more aware of how words should sound, which helped improve their fluency. In addition, it also helped students to gain more </w:t>
      </w:r>
      <w:del w:id="161" w:author="Asus" w:date="2025-05-08T11:16:00Z" w16du:dateUtc="2025-05-08T04:16:00Z">
        <w:r w:rsidDel="002E6576">
          <w:rPr>
            <w:rFonts w:ascii="Times New Roman" w:hAnsi="Times New Roman" w:cs="Times New Roman"/>
            <w:sz w:val="24"/>
            <w:szCs w:val="24"/>
          </w:rPr>
          <w:delText xml:space="preserve">depth </w:delText>
        </w:r>
      </w:del>
      <w:ins w:id="162" w:author="Asus" w:date="2025-05-08T11:16:00Z" w16du:dateUtc="2025-05-08T04:16:00Z">
        <w:r w:rsidR="002E6576">
          <w:rPr>
            <w:rFonts w:ascii="Times New Roman" w:hAnsi="Times New Roman" w:cs="Times New Roman"/>
            <w:sz w:val="24"/>
            <w:szCs w:val="24"/>
          </w:rPr>
          <w:t xml:space="preserve">in-depth </w:t>
        </w:r>
      </w:ins>
      <w:r>
        <w:rPr>
          <w:rFonts w:ascii="Times New Roman" w:hAnsi="Times New Roman" w:cs="Times New Roman"/>
          <w:sz w:val="24"/>
          <w:szCs w:val="24"/>
        </w:rPr>
        <w:t>knowledge about the text in the reading activity. As mentioned by Ohanele (2022)</w:t>
      </w:r>
      <w:ins w:id="163" w:author="Asus" w:date="2025-05-08T11:17:00Z" w16du:dateUtc="2025-05-08T04:17:00Z">
        <w:r w:rsidR="002E6576">
          <w:rPr>
            <w:rFonts w:ascii="Times New Roman" w:hAnsi="Times New Roman" w:cs="Times New Roman"/>
            <w:sz w:val="24"/>
            <w:szCs w:val="24"/>
          </w:rPr>
          <w:t>,</w:t>
        </w:r>
      </w:ins>
      <w:r>
        <w:rPr>
          <w:rFonts w:ascii="Times New Roman" w:hAnsi="Times New Roman" w:cs="Times New Roman"/>
          <w:sz w:val="24"/>
          <w:szCs w:val="24"/>
        </w:rPr>
        <w:t xml:space="preserve"> the Neurological Impress Method is the reappearance of the original ideas, emotions, attitudes</w:t>
      </w:r>
      <w:ins w:id="164" w:author="Asus" w:date="2025-05-08T11:16:00Z" w16du:dateUtc="2025-05-08T04:16:00Z">
        <w:r w:rsidR="002E6576">
          <w:rPr>
            <w:rFonts w:ascii="Times New Roman" w:hAnsi="Times New Roman" w:cs="Times New Roman"/>
            <w:sz w:val="24"/>
            <w:szCs w:val="24"/>
          </w:rPr>
          <w:t>,</w:t>
        </w:r>
      </w:ins>
      <w:r>
        <w:rPr>
          <w:rFonts w:ascii="Times New Roman" w:hAnsi="Times New Roman" w:cs="Times New Roman"/>
          <w:sz w:val="24"/>
          <w:szCs w:val="24"/>
        </w:rPr>
        <w:t xml:space="preserve"> and style through voice</w:t>
      </w:r>
      <w:ins w:id="165" w:author="Asus" w:date="2025-05-08T11:16:00Z" w16du:dateUtc="2025-05-08T04:16:00Z">
        <w:r w:rsidR="002E6576">
          <w:rPr>
            <w:rFonts w:ascii="Times New Roman" w:hAnsi="Times New Roman" w:cs="Times New Roman"/>
            <w:sz w:val="24"/>
            <w:szCs w:val="24"/>
          </w:rPr>
          <w:t>,</w:t>
        </w:r>
      </w:ins>
      <w:r>
        <w:rPr>
          <w:rFonts w:ascii="Times New Roman" w:hAnsi="Times New Roman" w:cs="Times New Roman"/>
          <w:sz w:val="24"/>
          <w:szCs w:val="24"/>
        </w:rPr>
        <w:t xml:space="preserve"> which </w:t>
      </w:r>
      <w:del w:id="166" w:author="Asus" w:date="2025-05-08T11:16:00Z" w16du:dateUtc="2025-05-08T04:16:00Z">
        <w:r w:rsidDel="002E6576">
          <w:rPr>
            <w:rFonts w:ascii="Times New Roman" w:hAnsi="Times New Roman" w:cs="Times New Roman"/>
            <w:sz w:val="24"/>
            <w:szCs w:val="24"/>
          </w:rPr>
          <w:delText xml:space="preserve">enhance </w:delText>
        </w:r>
      </w:del>
      <w:ins w:id="167" w:author="Asus" w:date="2025-05-08T11:16:00Z" w16du:dateUtc="2025-05-08T04:16:00Z">
        <w:r w:rsidR="002E6576">
          <w:rPr>
            <w:rFonts w:ascii="Times New Roman" w:hAnsi="Times New Roman" w:cs="Times New Roman"/>
            <w:sz w:val="24"/>
            <w:szCs w:val="24"/>
          </w:rPr>
          <w:t xml:space="preserve">enhances </w:t>
        </w:r>
      </w:ins>
      <w:r>
        <w:rPr>
          <w:rFonts w:ascii="Times New Roman" w:hAnsi="Times New Roman" w:cs="Times New Roman"/>
          <w:sz w:val="24"/>
          <w:szCs w:val="24"/>
        </w:rPr>
        <w:t xml:space="preserve">comprehension and deepens understanding of the texts. As a result, it </w:t>
      </w:r>
      <w:del w:id="168" w:author="Asus" w:date="2025-05-08T11:16:00Z" w16du:dateUtc="2025-05-08T04:16:00Z">
        <w:r w:rsidDel="002E6576">
          <w:rPr>
            <w:rFonts w:ascii="Times New Roman" w:hAnsi="Times New Roman" w:cs="Times New Roman"/>
            <w:sz w:val="24"/>
            <w:szCs w:val="24"/>
          </w:rPr>
          <w:delText xml:space="preserve">really </w:delText>
        </w:r>
      </w:del>
      <w:r>
        <w:rPr>
          <w:rFonts w:ascii="Times New Roman" w:hAnsi="Times New Roman" w:cs="Times New Roman"/>
          <w:sz w:val="24"/>
          <w:szCs w:val="24"/>
        </w:rPr>
        <w:t>affected the reading comprehension of students.</w:t>
      </w:r>
    </w:p>
    <w:p w14:paraId="5694C47C" w14:textId="2C6DABDA"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 xml:space="preserve">Third, the NIM is a simple and well-established reading intervention aimed at improving fluency and comprehension for struggling readers. As stated by Calder (2000), </w:t>
      </w:r>
      <w:r>
        <w:rPr>
          <w:rFonts w:ascii="Times New Roman" w:hAnsi="Times New Roman" w:cs="Times New Roman"/>
          <w:sz w:val="24"/>
          <w:szCs w:val="24"/>
        </w:rPr>
        <w:lastRenderedPageBreak/>
        <w:t xml:space="preserve">the NIM uses multiple senses during the reading process, engaging sight, hearing, and speech at the same time. Due to this multisensory approach, the method helped in impressing words more strongly in students’ memory, enhancing their ability to recall and understand the text. By involving several senses at once, as students are exposed to both the auditory and visual aspects of the text, NIM strengthens not only word recognition but also comprehension. These reasons highlighted how NIM created a positive learning environment, helped students </w:t>
      </w:r>
      <w:del w:id="169" w:author="Asus" w:date="2025-05-08T11:18:00Z" w16du:dateUtc="2025-05-08T04:18:00Z">
        <w:r w:rsidDel="002E6576">
          <w:rPr>
            <w:rFonts w:ascii="Times New Roman" w:hAnsi="Times New Roman" w:cs="Times New Roman"/>
            <w:sz w:val="24"/>
            <w:szCs w:val="24"/>
          </w:rPr>
          <w:delText xml:space="preserve">to </w:delText>
        </w:r>
      </w:del>
      <w:r>
        <w:rPr>
          <w:rFonts w:ascii="Times New Roman" w:hAnsi="Times New Roman" w:cs="Times New Roman"/>
          <w:sz w:val="24"/>
          <w:szCs w:val="24"/>
        </w:rPr>
        <w:t>improve their reading comprehension.</w:t>
      </w:r>
    </w:p>
    <w:p w14:paraId="2442BEC3" w14:textId="03FCAF9B"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However, five students were categorized at a poor level based on their pre-test and post-test scores in the experimental group. This was attributed to several factors. First, these students missed the treatment sessions due to various reasons such as being absent, falling sick</w:t>
      </w:r>
      <w:ins w:id="170" w:author="Asus" w:date="2025-05-08T11:18:00Z" w16du:dateUtc="2025-05-08T04:18:00Z">
        <w:r w:rsidR="002E6576">
          <w:rPr>
            <w:rFonts w:ascii="Times New Roman" w:hAnsi="Times New Roman" w:cs="Times New Roman"/>
            <w:sz w:val="24"/>
            <w:szCs w:val="24"/>
          </w:rPr>
          <w:t>,</w:t>
        </w:r>
      </w:ins>
      <w:r>
        <w:rPr>
          <w:rFonts w:ascii="Times New Roman" w:hAnsi="Times New Roman" w:cs="Times New Roman"/>
          <w:sz w:val="24"/>
          <w:szCs w:val="24"/>
        </w:rPr>
        <w:t xml:space="preserve"> and needing to visit the school health unit, participating in competitions, and attending the Computer-Based National Assessment (ANBK). Second, in doing the pre-test and post-test, they were not serious and unmotivated. According to Ahmadi (2017), low motivation could hinder students’ learning progress. On the other hand, motivated students will put more effort into their learning activities (Hanafi et al., 2016). To sum up, the students’ motivation </w:t>
      </w:r>
      <w:del w:id="171" w:author="Asus" w:date="2025-05-08T11:18:00Z" w16du:dateUtc="2025-05-08T04:18:00Z">
        <w:r w:rsidDel="002E6576">
          <w:rPr>
            <w:rFonts w:ascii="Times New Roman" w:hAnsi="Times New Roman" w:cs="Times New Roman"/>
            <w:sz w:val="24"/>
            <w:szCs w:val="24"/>
          </w:rPr>
          <w:delText xml:space="preserve">really </w:delText>
        </w:r>
      </w:del>
      <w:r>
        <w:rPr>
          <w:rFonts w:ascii="Times New Roman" w:hAnsi="Times New Roman" w:cs="Times New Roman"/>
          <w:sz w:val="24"/>
          <w:szCs w:val="24"/>
        </w:rPr>
        <w:t xml:space="preserve">influences their seriousness in taking the tests. </w:t>
      </w:r>
    </w:p>
    <w:p w14:paraId="2F9D0007" w14:textId="77777777"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Finally, the implementation of NIM resulted in significant improvement and differences in the reading comprehension of recount and narrative texts among eighth-grade students at SMPN 7 Palembang. The NIM successfully engaged students, encouraging them to actively participate in learning recount and narrative texts. Hence, it could be revealed that the NIM is an effective method for teaching reading comprehension of recount and narrative texts to students at SMPN 7 Palembang.</w:t>
      </w:r>
    </w:p>
    <w:p w14:paraId="3516E76F" w14:textId="0732995D" w:rsidR="00107C21"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 xml:space="preserve">In addition, there was a noticeable difference in how students understood recount and narrative texts. Students found recount texts easier to comprehend because they follow a clear, chronological order, which </w:t>
      </w:r>
      <w:del w:id="172" w:author="Asus" w:date="2025-05-08T11:18:00Z" w16du:dateUtc="2025-05-08T04:18:00Z">
        <w:r w:rsidDel="002E6576">
          <w:rPr>
            <w:rFonts w:ascii="Times New Roman" w:hAnsi="Times New Roman" w:cs="Times New Roman"/>
            <w:sz w:val="24"/>
            <w:szCs w:val="24"/>
          </w:rPr>
          <w:delText xml:space="preserve">made </w:delText>
        </w:r>
      </w:del>
      <w:ins w:id="173" w:author="Asus" w:date="2025-05-08T11:18:00Z" w16du:dateUtc="2025-05-08T04:18:00Z">
        <w:r w:rsidR="002E6576">
          <w:rPr>
            <w:rFonts w:ascii="Times New Roman" w:hAnsi="Times New Roman" w:cs="Times New Roman"/>
            <w:sz w:val="24"/>
            <w:szCs w:val="24"/>
          </w:rPr>
          <w:t xml:space="preserve">makes </w:t>
        </w:r>
      </w:ins>
      <w:r>
        <w:rPr>
          <w:rFonts w:ascii="Times New Roman" w:hAnsi="Times New Roman" w:cs="Times New Roman"/>
          <w:sz w:val="24"/>
          <w:szCs w:val="24"/>
        </w:rPr>
        <w:t>the events straightforward to follow. In contrast, students faced more difficulty with narrative texts, as these often include more complex storylines, character details, and varied vocabulary. This complexity sometimes made it challenging for students to grasp the full meaning. However, while recount texts were generally easier for students, the Neurological Impress Method still encouraged students to engage and improve in both types of texts.</w:t>
      </w:r>
    </w:p>
    <w:p w14:paraId="4AB94D76" w14:textId="77777777" w:rsidR="00083040" w:rsidRDefault="00083040" w:rsidP="005426BA">
      <w:pPr>
        <w:ind w:firstLine="720"/>
        <w:jc w:val="both"/>
        <w:rPr>
          <w:rFonts w:ascii="Times New Roman" w:hAnsi="Times New Roman" w:cs="Times New Roman"/>
          <w:b/>
          <w:bCs/>
          <w:sz w:val="24"/>
          <w:szCs w:val="24"/>
        </w:rPr>
      </w:pPr>
    </w:p>
    <w:p w14:paraId="41DD944A" w14:textId="77777777" w:rsidR="005426BA" w:rsidRPr="005426BA" w:rsidRDefault="005426BA" w:rsidP="005426BA">
      <w:pPr>
        <w:ind w:firstLine="720"/>
        <w:jc w:val="both"/>
        <w:rPr>
          <w:rFonts w:ascii="Times New Roman" w:hAnsi="Times New Roman" w:cs="Times New Roman"/>
          <w:b/>
          <w:bCs/>
          <w:sz w:val="24"/>
          <w:szCs w:val="24"/>
        </w:rPr>
      </w:pPr>
    </w:p>
    <w:p w14:paraId="6C8EAE5A" w14:textId="77777777" w:rsidR="00107C21"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38C399DF" w14:textId="60D8FD5E" w:rsidR="00493CDC" w:rsidDel="002E6576" w:rsidRDefault="00493CDC" w:rsidP="00493CDC">
      <w:pPr>
        <w:ind w:firstLine="720"/>
        <w:jc w:val="both"/>
        <w:rPr>
          <w:del w:id="174" w:author="Asus" w:date="2025-05-08T11:18:00Z" w16du:dateUtc="2025-05-08T04:18:00Z"/>
          <w:rFonts w:ascii="Times New Roman" w:hAnsi="Times New Roman" w:cs="Times New Roman"/>
          <w:sz w:val="24"/>
          <w:szCs w:val="24"/>
        </w:rPr>
      </w:pPr>
      <w:r>
        <w:rPr>
          <w:rFonts w:ascii="Times New Roman" w:hAnsi="Times New Roman" w:cs="Times New Roman"/>
          <w:sz w:val="24"/>
          <w:szCs w:val="24"/>
        </w:rPr>
        <w:t>Based on the findings and discussion presented in the previous explanations, the following conclusions were drawn as follows</w:t>
      </w:r>
      <w:ins w:id="175" w:author="Asus" w:date="2025-05-08T11:19:00Z" w16du:dateUtc="2025-05-08T04:19:00Z">
        <w:r w:rsidR="002E6576">
          <w:rPr>
            <w:rFonts w:ascii="Times New Roman" w:hAnsi="Times New Roman" w:cs="Times New Roman"/>
            <w:sz w:val="24"/>
            <w:szCs w:val="24"/>
          </w:rPr>
          <w:t>.</w:t>
        </w:r>
      </w:ins>
      <w:del w:id="176" w:author="Asus" w:date="2025-05-08T11:19:00Z" w16du:dateUtc="2025-05-08T04:19:00Z">
        <w:r w:rsidDel="002E6576">
          <w:rPr>
            <w:rFonts w:ascii="Times New Roman" w:hAnsi="Times New Roman" w:cs="Times New Roman"/>
            <w:sz w:val="24"/>
            <w:szCs w:val="24"/>
          </w:rPr>
          <w:delText>:</w:delText>
        </w:r>
      </w:del>
      <w:del w:id="177" w:author="Asus" w:date="2025-05-08T11:18:00Z" w16du:dateUtc="2025-05-08T04:18:00Z">
        <w:r w:rsidDel="002E6576">
          <w:rPr>
            <w:rFonts w:ascii="Times New Roman" w:hAnsi="Times New Roman" w:cs="Times New Roman"/>
            <w:sz w:val="24"/>
            <w:szCs w:val="24"/>
          </w:rPr>
          <w:delText xml:space="preserve">  </w:delText>
        </w:r>
      </w:del>
    </w:p>
    <w:p w14:paraId="42F2DE7F" w14:textId="6B31DA5D" w:rsidR="00493CDC" w:rsidDel="002E6576" w:rsidRDefault="00493CDC">
      <w:pPr>
        <w:jc w:val="both"/>
        <w:rPr>
          <w:del w:id="178" w:author="Asus" w:date="2025-05-08T11:19:00Z" w16du:dateUtc="2025-05-08T04:19:00Z"/>
          <w:rFonts w:ascii="Times New Roman" w:hAnsi="Times New Roman" w:cs="Times New Roman"/>
          <w:sz w:val="24"/>
          <w:szCs w:val="24"/>
        </w:rPr>
        <w:pPrChange w:id="179" w:author="Asus" w:date="2025-05-08T11:18:00Z" w16du:dateUtc="2025-05-08T04:18:00Z">
          <w:pPr>
            <w:ind w:firstLine="720"/>
            <w:jc w:val="both"/>
          </w:pPr>
        </w:pPrChange>
      </w:pPr>
      <w:r>
        <w:rPr>
          <w:rFonts w:ascii="Times New Roman" w:hAnsi="Times New Roman" w:cs="Times New Roman"/>
          <w:sz w:val="24"/>
          <w:szCs w:val="24"/>
        </w:rPr>
        <w:t>First, there was a significant improvement in the reading comprehension achievement of eighth-grade students at SMPN 7 Palembang who were taught using the Neurological Impress Method (NIM). This was evident from the analysis of their pre-test and post-test scores using the Paired Sample T-Test, which showed a p-value of 0.000</w:t>
      </w:r>
      <w:ins w:id="180" w:author="Asus" w:date="2025-05-08T11:19:00Z" w16du:dateUtc="2025-05-08T04:19:00Z">
        <w:r w:rsidR="002E6576">
          <w:rPr>
            <w:rFonts w:ascii="Times New Roman" w:hAnsi="Times New Roman" w:cs="Times New Roman"/>
            <w:sz w:val="24"/>
            <w:szCs w:val="24"/>
          </w:rPr>
          <w:t>,</w:t>
        </w:r>
      </w:ins>
      <w:r>
        <w:rPr>
          <w:rFonts w:ascii="Times New Roman" w:hAnsi="Times New Roman" w:cs="Times New Roman"/>
          <w:sz w:val="24"/>
          <w:szCs w:val="24"/>
        </w:rPr>
        <w:t xml:space="preserve"> which was lower than 0.05. Thus,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p>
    <w:p w14:paraId="7A4E89D9" w14:textId="6E5FA765" w:rsidR="00493CDC" w:rsidRDefault="00493CDC" w:rsidP="00F95250">
      <w:pPr>
        <w:ind w:firstLine="720"/>
        <w:jc w:val="both"/>
        <w:rPr>
          <w:rFonts w:ascii="Times New Roman" w:hAnsi="Times New Roman" w:cs="Times New Roman"/>
          <w:sz w:val="24"/>
          <w:szCs w:val="24"/>
        </w:rPr>
      </w:pPr>
      <w:r>
        <w:rPr>
          <w:rFonts w:ascii="Times New Roman" w:hAnsi="Times New Roman" w:cs="Times New Roman"/>
          <w:sz w:val="24"/>
          <w:szCs w:val="24"/>
        </w:rPr>
        <w:t>Second, a significant difference was analyzed in the reading comprehension achievement between students taught with NIM and those taught using conventional methods. This was demonstrated by the analysis of post-test scores between the experimental and control groups using the Independent Sample T-Test. It showed a p-value of 0.004</w:t>
      </w:r>
      <w:ins w:id="181" w:author="Asus" w:date="2025-05-08T11:19:00Z" w16du:dateUtc="2025-05-08T04:19:00Z">
        <w:r w:rsidR="002E6576">
          <w:rPr>
            <w:rFonts w:ascii="Times New Roman" w:hAnsi="Times New Roman" w:cs="Times New Roman"/>
            <w:sz w:val="24"/>
            <w:szCs w:val="24"/>
          </w:rPr>
          <w:t>,</w:t>
        </w:r>
      </w:ins>
      <w:r>
        <w:rPr>
          <w:rFonts w:ascii="Times New Roman" w:hAnsi="Times New Roman" w:cs="Times New Roman"/>
          <w:sz w:val="24"/>
          <w:szCs w:val="24"/>
        </w:rPr>
        <w:t xml:space="preserve"> which was lower than 0.05. Consequently,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p>
    <w:p w14:paraId="320B3043" w14:textId="55BBC1C9" w:rsidR="00493CDC" w:rsidDel="002E6576" w:rsidRDefault="00493CDC" w:rsidP="00F95250">
      <w:pPr>
        <w:ind w:firstLine="720"/>
        <w:jc w:val="both"/>
        <w:rPr>
          <w:del w:id="182" w:author="Asus" w:date="2025-05-08T11:19:00Z" w16du:dateUtc="2025-05-08T04:19:00Z"/>
          <w:rFonts w:ascii="Times New Roman" w:hAnsi="Times New Roman"/>
          <w:sz w:val="24"/>
          <w:szCs w:val="24"/>
        </w:rPr>
      </w:pPr>
      <w:r>
        <w:rPr>
          <w:rFonts w:ascii="Times New Roman" w:hAnsi="Times New Roman" w:cs="Times New Roman"/>
          <w:sz w:val="24"/>
          <w:szCs w:val="24"/>
        </w:rPr>
        <w:lastRenderedPageBreak/>
        <w:t xml:space="preserve">Following the implementation of NIM, the students were observed to be more active, engaged, and confident during class. </w:t>
      </w:r>
      <w:r>
        <w:rPr>
          <w:rFonts w:ascii="Times New Roman" w:hAnsi="Times New Roman"/>
          <w:sz w:val="24"/>
          <w:szCs w:val="24"/>
        </w:rPr>
        <w:t xml:space="preserve">This was evident from how students actively followed along while reading the texts with the researcher, reinforcing the connection between auditory and visual input. The students’ memory was strengthened and their reading comprehension was enhanced since the continuous synchronization of the text they listened </w:t>
      </w:r>
      <w:ins w:id="183" w:author="Asus" w:date="2025-05-08T11:19:00Z" w16du:dateUtc="2025-05-08T04:19:00Z">
        <w:r w:rsidR="002E6576">
          <w:rPr>
            <w:rFonts w:ascii="Times New Roman" w:hAnsi="Times New Roman"/>
            <w:sz w:val="24"/>
            <w:szCs w:val="24"/>
          </w:rPr>
          <w:t xml:space="preserve">to </w:t>
        </w:r>
      </w:ins>
      <w:r>
        <w:rPr>
          <w:rFonts w:ascii="Times New Roman" w:hAnsi="Times New Roman"/>
          <w:sz w:val="24"/>
          <w:szCs w:val="24"/>
        </w:rPr>
        <w:t xml:space="preserve">and read. By implementing the NIM, students could reduce all the difficulties they had in mind when reading. They enjoyed the interaction with both </w:t>
      </w:r>
      <w:ins w:id="184" w:author="Asus" w:date="2025-05-08T11:19:00Z" w16du:dateUtc="2025-05-08T04:19:00Z">
        <w:r w:rsidR="002E6576">
          <w:rPr>
            <w:rFonts w:ascii="Times New Roman" w:hAnsi="Times New Roman"/>
            <w:sz w:val="24"/>
            <w:szCs w:val="24"/>
          </w:rPr>
          <w:t xml:space="preserve">the </w:t>
        </w:r>
      </w:ins>
      <w:r>
        <w:rPr>
          <w:rFonts w:ascii="Times New Roman" w:hAnsi="Times New Roman"/>
          <w:sz w:val="24"/>
          <w:szCs w:val="24"/>
        </w:rPr>
        <w:t>teacher and other students</w:t>
      </w:r>
      <w:ins w:id="185" w:author="Asus" w:date="2025-05-08T11:19:00Z" w16du:dateUtc="2025-05-08T04:19:00Z">
        <w:r w:rsidR="002E6576">
          <w:rPr>
            <w:rFonts w:ascii="Times New Roman" w:hAnsi="Times New Roman"/>
            <w:sz w:val="24"/>
            <w:szCs w:val="24"/>
          </w:rPr>
          <w:t>,</w:t>
        </w:r>
      </w:ins>
      <w:r>
        <w:rPr>
          <w:rFonts w:ascii="Times New Roman" w:hAnsi="Times New Roman"/>
          <w:sz w:val="24"/>
          <w:szCs w:val="24"/>
        </w:rPr>
        <w:t xml:space="preserve"> so that the motivation to read was developed. They also found a lot of new vocabulary, the correct pronunciation in the learning process</w:t>
      </w:r>
      <w:ins w:id="186" w:author="Asus" w:date="2025-05-08T11:19:00Z" w16du:dateUtc="2025-05-08T04:19:00Z">
        <w:r w:rsidR="002E6576">
          <w:rPr>
            <w:rFonts w:ascii="Times New Roman" w:hAnsi="Times New Roman"/>
            <w:sz w:val="24"/>
            <w:szCs w:val="24"/>
          </w:rPr>
          <w:t>,</w:t>
        </w:r>
      </w:ins>
      <w:r>
        <w:rPr>
          <w:rFonts w:ascii="Times New Roman" w:hAnsi="Times New Roman"/>
          <w:sz w:val="24"/>
          <w:szCs w:val="24"/>
        </w:rPr>
        <w:t xml:space="preserve"> and it helped them to build their comprehension </w:t>
      </w:r>
      <w:del w:id="187" w:author="Asus" w:date="2025-05-08T11:19:00Z" w16du:dateUtc="2025-05-08T04:19:00Z">
        <w:r w:rsidDel="002E6576">
          <w:rPr>
            <w:rFonts w:ascii="Times New Roman" w:hAnsi="Times New Roman"/>
            <w:sz w:val="24"/>
            <w:szCs w:val="24"/>
          </w:rPr>
          <w:delText xml:space="preserve">in </w:delText>
        </w:r>
      </w:del>
      <w:ins w:id="188" w:author="Asus" w:date="2025-05-08T11:19:00Z" w16du:dateUtc="2025-05-08T04:19:00Z">
        <w:r w:rsidR="002E6576">
          <w:rPr>
            <w:rFonts w:ascii="Times New Roman" w:hAnsi="Times New Roman"/>
            <w:sz w:val="24"/>
            <w:szCs w:val="24"/>
          </w:rPr>
          <w:t xml:space="preserve">of </w:t>
        </w:r>
      </w:ins>
      <w:r>
        <w:rPr>
          <w:rFonts w:ascii="Times New Roman" w:hAnsi="Times New Roman"/>
          <w:sz w:val="24"/>
          <w:szCs w:val="24"/>
        </w:rPr>
        <w:t xml:space="preserve">English texts. </w:t>
      </w:r>
    </w:p>
    <w:p w14:paraId="72473980" w14:textId="77777777" w:rsidR="00493CDC" w:rsidRDefault="00493CDC" w:rsidP="00F95250">
      <w:pPr>
        <w:ind w:firstLine="720"/>
        <w:jc w:val="both"/>
        <w:rPr>
          <w:rFonts w:ascii="Times New Roman" w:hAnsi="Times New Roman" w:cs="Times New Roman"/>
          <w:sz w:val="24"/>
          <w:szCs w:val="24"/>
        </w:rPr>
      </w:pPr>
      <w:r>
        <w:rPr>
          <w:rFonts w:ascii="Times New Roman" w:hAnsi="Times New Roman" w:cs="Times New Roman"/>
          <w:sz w:val="24"/>
          <w:szCs w:val="24"/>
        </w:rPr>
        <w:t>In summary, the Neurological Impress Method (NIM) had a positive impact on the reading comprehension achievement of eighth-grade students at SMPN 7 Palembang. Therefore, NIM could be considered an effective alternative method for teaching reading comprehension.</w:t>
      </w:r>
    </w:p>
    <w:p w14:paraId="3175E86D" w14:textId="77777777" w:rsidR="00107C21" w:rsidRDefault="00107C21">
      <w:pPr>
        <w:jc w:val="both"/>
        <w:rPr>
          <w:rFonts w:ascii="Times New Roman" w:eastAsia="Times New Roman" w:hAnsi="Times New Roman" w:cs="Times New Roman"/>
          <w:b/>
          <w:sz w:val="24"/>
          <w:szCs w:val="24"/>
        </w:rPr>
      </w:pPr>
    </w:p>
    <w:p w14:paraId="13625A11" w14:textId="77777777" w:rsidR="00107C21" w:rsidRDefault="00000000">
      <w:pPr>
        <w:jc w:val="both"/>
        <w:rPr>
          <w:rFonts w:ascii="Times New Roman" w:eastAsia="Times New Roman" w:hAnsi="Times New Roman" w:cs="Times New Roman"/>
          <w:b/>
          <w:sz w:val="24"/>
          <w:szCs w:val="24"/>
        </w:rPr>
      </w:pPr>
      <w:commentRangeStart w:id="189"/>
      <w:r>
        <w:rPr>
          <w:rFonts w:ascii="Times New Roman" w:eastAsia="Times New Roman" w:hAnsi="Times New Roman" w:cs="Times New Roman"/>
          <w:b/>
          <w:sz w:val="24"/>
          <w:szCs w:val="24"/>
        </w:rPr>
        <w:t>REFERENCE</w:t>
      </w:r>
      <w:commentRangeEnd w:id="189"/>
      <w:r w:rsidR="002E6576">
        <w:rPr>
          <w:rStyle w:val="CommentReference"/>
          <w:rFonts w:ascii="Times New Roman" w:eastAsia="Times New Roman" w:hAnsi="Times New Roman"/>
          <w:lang w:val="en-US"/>
        </w:rPr>
        <w:commentReference w:id="189"/>
      </w:r>
    </w:p>
    <w:p w14:paraId="3F26080E" w14:textId="77777777" w:rsidR="00107C21" w:rsidRDefault="00107C21" w:rsidP="00A102AC">
      <w:pPr>
        <w:jc w:val="both"/>
        <w:rPr>
          <w:rFonts w:ascii="Times New Roman" w:eastAsia="Times New Roman" w:hAnsi="Times New Roman" w:cs="Times New Roman"/>
          <w:color w:val="000000"/>
          <w:sz w:val="24"/>
          <w:szCs w:val="24"/>
        </w:rPr>
      </w:pPr>
      <w:bookmarkStart w:id="190" w:name="_heading=h.gjdgxs" w:colFirst="0" w:colLast="0"/>
      <w:bookmarkEnd w:id="190"/>
    </w:p>
    <w:bookmarkStart w:id="191" w:name="_Hlk183269865"/>
    <w:p w14:paraId="310FDEAC" w14:textId="77777777" w:rsidR="00A102AC" w:rsidRPr="007C3711" w:rsidRDefault="00A102AC" w:rsidP="000806FF">
      <w:pPr>
        <w:pStyle w:val="Bibliography"/>
        <w:spacing w:line="240" w:lineRule="auto"/>
        <w:ind w:left="450" w:hanging="450"/>
        <w:jc w:val="both"/>
        <w:rPr>
          <w:rFonts w:ascii="Times New Roman" w:hAnsi="Times New Roman" w:cs="Times New Roman"/>
          <w:sz w:val="24"/>
          <w:szCs w:val="24"/>
        </w:rPr>
      </w:pPr>
      <w:r w:rsidRPr="007C3711">
        <w:rPr>
          <w:rFonts w:ascii="Times New Roman" w:hAnsi="Times New Roman" w:cs="Times New Roman"/>
          <w:sz w:val="24"/>
          <w:szCs w:val="24"/>
        </w:rPr>
        <w:fldChar w:fldCharType="begin"/>
      </w:r>
      <w:r w:rsidRPr="000806FF">
        <w:rPr>
          <w:rFonts w:ascii="Times New Roman" w:hAnsi="Times New Roman" w:cs="Times New Roman"/>
          <w:sz w:val="24"/>
          <w:szCs w:val="24"/>
        </w:rPr>
        <w:instrText xml:space="preserve"> BIBLIOGRAPHY </w:instrText>
      </w:r>
      <w:r w:rsidRPr="007C3711">
        <w:rPr>
          <w:rFonts w:ascii="Times New Roman" w:hAnsi="Times New Roman" w:cs="Times New Roman"/>
          <w:sz w:val="24"/>
          <w:szCs w:val="24"/>
        </w:rPr>
        <w:fldChar w:fldCharType="separate"/>
      </w:r>
      <w:r w:rsidRPr="007C3711">
        <w:rPr>
          <w:rFonts w:ascii="Times New Roman" w:hAnsi="Times New Roman" w:cs="Times New Roman"/>
          <w:sz w:val="24"/>
          <w:szCs w:val="24"/>
        </w:rPr>
        <w:t xml:space="preserve">Astrid, A. (2022). </w:t>
      </w:r>
      <w:r w:rsidRPr="007C3711">
        <w:rPr>
          <w:rFonts w:ascii="Times New Roman" w:hAnsi="Times New Roman" w:cs="Times New Roman"/>
          <w:i/>
          <w:iCs/>
          <w:sz w:val="24"/>
          <w:szCs w:val="24"/>
        </w:rPr>
        <w:t>How to design a research proposal.</w:t>
      </w:r>
      <w:r w:rsidRPr="007C3711">
        <w:rPr>
          <w:rFonts w:ascii="Times New Roman" w:hAnsi="Times New Roman" w:cs="Times New Roman"/>
          <w:sz w:val="24"/>
          <w:szCs w:val="24"/>
        </w:rPr>
        <w:t xml:space="preserve"> CV Insan Cendekia Palembang.</w:t>
      </w:r>
    </w:p>
    <w:p w14:paraId="48DE414E" w14:textId="77777777" w:rsidR="00C00803" w:rsidRDefault="00A102AC" w:rsidP="00C00803">
      <w:pPr>
        <w:jc w:val="both"/>
        <w:rPr>
          <w:rFonts w:ascii="Times New Roman" w:hAnsi="Times New Roman" w:cs="Times New Roman"/>
          <w:sz w:val="24"/>
          <w:szCs w:val="24"/>
        </w:rPr>
      </w:pPr>
      <w:r w:rsidRPr="007C3711">
        <w:rPr>
          <w:rFonts w:ascii="Times New Roman" w:hAnsi="Times New Roman" w:cs="Times New Roman"/>
          <w:b/>
          <w:bCs/>
          <w:sz w:val="24"/>
          <w:szCs w:val="24"/>
        </w:rPr>
        <w:fldChar w:fldCharType="end"/>
      </w:r>
      <w:r w:rsidRPr="007C3711">
        <w:rPr>
          <w:rFonts w:ascii="Times New Roman" w:hAnsi="Times New Roman" w:cs="Times New Roman"/>
          <w:sz w:val="24"/>
          <w:szCs w:val="24"/>
        </w:rPr>
        <w:t xml:space="preserve">Brown, H. D. (2000). </w:t>
      </w:r>
      <w:r w:rsidRPr="007C3711">
        <w:rPr>
          <w:rFonts w:ascii="Times New Roman" w:hAnsi="Times New Roman" w:cs="Times New Roman"/>
          <w:i/>
          <w:iCs/>
          <w:sz w:val="24"/>
          <w:szCs w:val="24"/>
        </w:rPr>
        <w:t>Principles of language learning &amp; teaching</w:t>
      </w:r>
      <w:r w:rsidRPr="007C3711">
        <w:rPr>
          <w:rFonts w:ascii="Times New Roman" w:hAnsi="Times New Roman" w:cs="Times New Roman"/>
          <w:sz w:val="24"/>
          <w:szCs w:val="24"/>
        </w:rPr>
        <w:t xml:space="preserve"> (4th ed.).</w:t>
      </w:r>
      <w:r w:rsidR="00C00803">
        <w:rPr>
          <w:rFonts w:ascii="Times New Roman" w:hAnsi="Times New Roman" w:cs="Times New Roman"/>
          <w:sz w:val="24"/>
          <w:szCs w:val="24"/>
        </w:rPr>
        <w:t xml:space="preserve"> </w:t>
      </w:r>
    </w:p>
    <w:p w14:paraId="117C187E" w14:textId="77777777" w:rsidR="00A102AC" w:rsidRPr="007C3711" w:rsidRDefault="00A102AC" w:rsidP="00C00803">
      <w:pPr>
        <w:ind w:firstLine="480"/>
        <w:jc w:val="both"/>
        <w:rPr>
          <w:rFonts w:ascii="Times New Roman" w:hAnsi="Times New Roman" w:cs="Times New Roman"/>
          <w:sz w:val="24"/>
          <w:szCs w:val="24"/>
        </w:rPr>
      </w:pPr>
      <w:r w:rsidRPr="007C3711">
        <w:rPr>
          <w:rFonts w:ascii="Times New Roman" w:hAnsi="Times New Roman" w:cs="Times New Roman"/>
          <w:sz w:val="24"/>
          <w:szCs w:val="24"/>
        </w:rPr>
        <w:t>Longman.</w:t>
      </w:r>
    </w:p>
    <w:p w14:paraId="60C4545E" w14:textId="77777777" w:rsidR="00C00803"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Calder, H. (2000). </w:t>
      </w:r>
      <w:r w:rsidRPr="007C3711">
        <w:rPr>
          <w:rFonts w:ascii="Times New Roman" w:hAnsi="Times New Roman" w:cs="Times New Roman"/>
          <w:i/>
          <w:iCs/>
          <w:sz w:val="24"/>
          <w:szCs w:val="24"/>
        </w:rPr>
        <w:t>Word workers teacher resource book</w:t>
      </w:r>
      <w:r w:rsidRPr="007C3711">
        <w:rPr>
          <w:rFonts w:ascii="Times New Roman" w:hAnsi="Times New Roman" w:cs="Times New Roman"/>
          <w:sz w:val="24"/>
          <w:szCs w:val="24"/>
        </w:rPr>
        <w:t>. Pascal Press.</w:t>
      </w:r>
    </w:p>
    <w:p w14:paraId="66E575A2" w14:textId="77777777" w:rsidR="00A102AC" w:rsidRPr="007C3711" w:rsidRDefault="00A102AC" w:rsidP="00C00803">
      <w:pPr>
        <w:widowControl w:val="0"/>
        <w:autoSpaceDE w:val="0"/>
        <w:autoSpaceDN w:val="0"/>
        <w:adjustRightInd w:val="0"/>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Cecil, N. (2017). </w:t>
      </w:r>
      <w:r w:rsidRPr="007C3711">
        <w:rPr>
          <w:rFonts w:ascii="Times New Roman" w:hAnsi="Times New Roman" w:cs="Times New Roman"/>
          <w:i/>
          <w:iCs/>
          <w:sz w:val="24"/>
          <w:szCs w:val="24"/>
        </w:rPr>
        <w:t>Focus on fluency: A meaning based approach</w:t>
      </w:r>
      <w:r w:rsidRPr="007C3711">
        <w:rPr>
          <w:rFonts w:ascii="Times New Roman" w:hAnsi="Times New Roman" w:cs="Times New Roman"/>
          <w:sz w:val="24"/>
          <w:szCs w:val="24"/>
        </w:rPr>
        <w:t>. Taylor &amp;  Francis.</w:t>
      </w:r>
    </w:p>
    <w:p w14:paraId="0BDEBFBE" w14:textId="77777777" w:rsidR="00A102AC" w:rsidRPr="007C3711" w:rsidRDefault="00A102AC" w:rsidP="00C00803">
      <w:pPr>
        <w:ind w:left="450" w:hanging="450"/>
        <w:jc w:val="both"/>
        <w:rPr>
          <w:rFonts w:ascii="Times New Roman" w:hAnsi="Times New Roman" w:cs="Times New Roman"/>
          <w:i/>
          <w:iCs/>
          <w:sz w:val="24"/>
          <w:szCs w:val="24"/>
        </w:rPr>
      </w:pPr>
      <w:r w:rsidRPr="007C3711">
        <w:rPr>
          <w:rFonts w:ascii="Times New Roman" w:hAnsi="Times New Roman" w:cs="Times New Roman"/>
          <w:sz w:val="24"/>
          <w:szCs w:val="24"/>
        </w:rPr>
        <w:t xml:space="preserve">Cohen, L., Manion, L., &amp; Morrison, K. (2007). </w:t>
      </w:r>
      <w:r w:rsidRPr="007C3711">
        <w:rPr>
          <w:rFonts w:ascii="Times New Roman" w:hAnsi="Times New Roman" w:cs="Times New Roman"/>
          <w:i/>
          <w:iCs/>
          <w:sz w:val="24"/>
          <w:szCs w:val="24"/>
        </w:rPr>
        <w:t xml:space="preserve">Research methods in education </w:t>
      </w:r>
      <w:r w:rsidRPr="007C3711">
        <w:rPr>
          <w:rFonts w:ascii="Times New Roman" w:hAnsi="Times New Roman" w:cs="Times New Roman"/>
          <w:sz w:val="24"/>
          <w:szCs w:val="24"/>
        </w:rPr>
        <w:t>(6th ed.). Routledge/ Taylor &amp; Francis Group.</w:t>
      </w:r>
    </w:p>
    <w:p w14:paraId="7B6E811C" w14:textId="77777777" w:rsidR="00A102AC" w:rsidRPr="00C00803" w:rsidRDefault="00A102AC" w:rsidP="00C00803">
      <w:pPr>
        <w:ind w:left="450" w:hanging="450"/>
        <w:jc w:val="both"/>
        <w:rPr>
          <w:rFonts w:ascii="Times New Roman" w:hAnsi="Times New Roman" w:cs="Times New Roman"/>
          <w:i/>
          <w:iCs/>
          <w:sz w:val="24"/>
          <w:szCs w:val="24"/>
        </w:rPr>
      </w:pPr>
      <w:r w:rsidRPr="007C3711">
        <w:rPr>
          <w:rFonts w:ascii="Times New Roman" w:hAnsi="Times New Roman" w:cs="Times New Roman"/>
          <w:sz w:val="24"/>
          <w:szCs w:val="24"/>
        </w:rPr>
        <w:t xml:space="preserve">Edwards, P. (2003). </w:t>
      </w:r>
      <w:r w:rsidRPr="007C3711">
        <w:rPr>
          <w:rFonts w:ascii="Times New Roman" w:hAnsi="Times New Roman" w:cs="Times New Roman"/>
          <w:i/>
          <w:iCs/>
          <w:sz w:val="24"/>
          <w:szCs w:val="24"/>
        </w:rPr>
        <w:t>Literacy techniques for teachers and parents</w:t>
      </w:r>
      <w:r w:rsidRPr="007C3711">
        <w:rPr>
          <w:rFonts w:ascii="Times New Roman" w:hAnsi="Times New Roman" w:cs="Times New Roman"/>
          <w:sz w:val="24"/>
          <w:szCs w:val="24"/>
        </w:rPr>
        <w:t xml:space="preserve"> (3rd ed., p. 35). Trafford Publishing.</w:t>
      </w:r>
    </w:p>
    <w:p w14:paraId="595C0C00"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Elbro, C., Cain, K., &amp; Oakhill, J. (2014). </w:t>
      </w:r>
      <w:r w:rsidRPr="007C3711">
        <w:rPr>
          <w:rFonts w:ascii="Times New Roman" w:hAnsi="Times New Roman" w:cs="Times New Roman"/>
          <w:i/>
          <w:iCs/>
          <w:sz w:val="24"/>
          <w:szCs w:val="24"/>
        </w:rPr>
        <w:t>Understanding and teaching reading comprehension: A handbook</w:t>
      </w:r>
      <w:r w:rsidRPr="007C3711">
        <w:rPr>
          <w:rFonts w:ascii="Times New Roman" w:hAnsi="Times New Roman" w:cs="Times New Roman"/>
          <w:sz w:val="24"/>
          <w:szCs w:val="24"/>
        </w:rPr>
        <w:t>. Taylor &amp; Francis.</w:t>
      </w:r>
    </w:p>
    <w:p w14:paraId="3B454D84"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Fielding, M. (2006). </w:t>
      </w:r>
      <w:r w:rsidRPr="007C3711">
        <w:rPr>
          <w:rFonts w:ascii="Times New Roman" w:hAnsi="Times New Roman" w:cs="Times New Roman"/>
          <w:i/>
          <w:iCs/>
          <w:sz w:val="24"/>
          <w:szCs w:val="24"/>
        </w:rPr>
        <w:t>Effective communication in organisations. (3</w:t>
      </w:r>
      <w:r w:rsidRPr="007C3711">
        <w:rPr>
          <w:rFonts w:ascii="Times New Roman" w:hAnsi="Times New Roman" w:cs="Times New Roman"/>
          <w:i/>
          <w:iCs/>
          <w:sz w:val="24"/>
          <w:szCs w:val="24"/>
          <w:vertAlign w:val="superscript"/>
        </w:rPr>
        <w:t>rd</w:t>
      </w:r>
      <w:r w:rsidRPr="007C3711">
        <w:rPr>
          <w:rFonts w:ascii="Times New Roman" w:hAnsi="Times New Roman" w:cs="Times New Roman"/>
          <w:i/>
          <w:iCs/>
          <w:sz w:val="24"/>
          <w:szCs w:val="24"/>
        </w:rPr>
        <w:t xml:space="preserve"> ed). </w:t>
      </w:r>
      <w:r w:rsidRPr="007C3711">
        <w:rPr>
          <w:rFonts w:ascii="Times New Roman" w:hAnsi="Times New Roman" w:cs="Times New Roman"/>
          <w:sz w:val="24"/>
          <w:szCs w:val="24"/>
        </w:rPr>
        <w:t>South Africa: Juta Academic.</w:t>
      </w:r>
    </w:p>
    <w:p w14:paraId="6CBBA1E8" w14:textId="77777777" w:rsidR="00A102AC" w:rsidRPr="007C3711" w:rsidRDefault="00A102AC" w:rsidP="00C00803">
      <w:pPr>
        <w:widowControl w:val="0"/>
        <w:autoSpaceDE w:val="0"/>
        <w:autoSpaceDN w:val="0"/>
        <w:adjustRightInd w:val="0"/>
        <w:ind w:left="450" w:hanging="450"/>
        <w:jc w:val="both"/>
        <w:rPr>
          <w:rFonts w:ascii="Times New Roman" w:hAnsi="Times New Roman" w:cs="Times New Roman"/>
          <w:i/>
          <w:iCs/>
          <w:sz w:val="24"/>
          <w:szCs w:val="24"/>
        </w:rPr>
      </w:pPr>
      <w:r w:rsidRPr="007C3711">
        <w:rPr>
          <w:rFonts w:ascii="Times New Roman" w:hAnsi="Times New Roman" w:cs="Times New Roman"/>
          <w:sz w:val="24"/>
          <w:szCs w:val="24"/>
        </w:rPr>
        <w:t xml:space="preserve">Fraenkel, Jack. R., and Norman E. Wallen. (2012). </w:t>
      </w:r>
      <w:r w:rsidRPr="007C3711">
        <w:rPr>
          <w:rFonts w:ascii="Times New Roman" w:hAnsi="Times New Roman" w:cs="Times New Roman"/>
          <w:i/>
          <w:iCs/>
          <w:sz w:val="24"/>
          <w:szCs w:val="24"/>
        </w:rPr>
        <w:t>How to design and evaluate research in education</w:t>
      </w:r>
      <w:r w:rsidRPr="007C3711">
        <w:rPr>
          <w:rFonts w:ascii="Times New Roman" w:hAnsi="Times New Roman" w:cs="Times New Roman"/>
          <w:sz w:val="24"/>
          <w:szCs w:val="24"/>
        </w:rPr>
        <w:t>. (8th ed). Boston: McGraw-Hill Higher Education.</w:t>
      </w:r>
    </w:p>
    <w:p w14:paraId="753F4321" w14:textId="77777777" w:rsidR="00A102AC" w:rsidRPr="007C3711" w:rsidRDefault="00A102AC" w:rsidP="00C00803">
      <w:pPr>
        <w:widowControl w:val="0"/>
        <w:autoSpaceDE w:val="0"/>
        <w:autoSpaceDN w:val="0"/>
        <w:adjustRightInd w:val="0"/>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Grabe, W. (2009). </w:t>
      </w:r>
      <w:r w:rsidRPr="007C3711">
        <w:rPr>
          <w:rFonts w:ascii="Times New Roman" w:hAnsi="Times New Roman" w:cs="Times New Roman"/>
          <w:i/>
          <w:iCs/>
          <w:sz w:val="24"/>
          <w:szCs w:val="24"/>
        </w:rPr>
        <w:t>Reading in a second language: Moving from theory to practice</w:t>
      </w:r>
      <w:r w:rsidRPr="007C3711">
        <w:rPr>
          <w:rFonts w:ascii="Times New Roman" w:hAnsi="Times New Roman" w:cs="Times New Roman"/>
          <w:sz w:val="24"/>
          <w:szCs w:val="24"/>
        </w:rPr>
        <w:t xml:space="preserve"> (pp. 8–9). Cambridge University Press.</w:t>
      </w:r>
    </w:p>
    <w:p w14:paraId="16FF40F4"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Harmer, J. (2007). </w:t>
      </w:r>
      <w:r w:rsidRPr="007C3711">
        <w:rPr>
          <w:rFonts w:ascii="Times New Roman" w:hAnsi="Times New Roman" w:cs="Times New Roman"/>
          <w:i/>
          <w:iCs/>
          <w:sz w:val="24"/>
          <w:szCs w:val="24"/>
        </w:rPr>
        <w:t>How to teach english</w:t>
      </w:r>
      <w:r w:rsidRPr="007C3711">
        <w:rPr>
          <w:rFonts w:ascii="Times New Roman" w:hAnsi="Times New Roman" w:cs="Times New Roman"/>
          <w:sz w:val="24"/>
          <w:szCs w:val="24"/>
        </w:rPr>
        <w:t>. Addidon Wesley Longman.</w:t>
      </w:r>
    </w:p>
    <w:p w14:paraId="596B7CC6"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Hidayat, R., Ilma, R., &amp; Saputra, E. (2024). Teachers' challenges in teaching reading comprehension at islamic junior high school. </w:t>
      </w:r>
      <w:r w:rsidRPr="007C3711">
        <w:rPr>
          <w:rFonts w:ascii="Times New Roman" w:hAnsi="Times New Roman" w:cs="Times New Roman"/>
          <w:i/>
          <w:iCs/>
          <w:sz w:val="24"/>
          <w:szCs w:val="24"/>
        </w:rPr>
        <w:t>Didascein: Journal of english education 5</w:t>
      </w:r>
      <w:r w:rsidRPr="007C3711">
        <w:rPr>
          <w:rFonts w:ascii="Times New Roman" w:hAnsi="Times New Roman" w:cs="Times New Roman"/>
          <w:sz w:val="24"/>
          <w:szCs w:val="24"/>
        </w:rPr>
        <w:t>(1), 1–9. Retrieved from https://ejournal.univ-tridinanti.ac.id/index.php/Didascein/article/view/468.</w:t>
      </w:r>
    </w:p>
    <w:p w14:paraId="0B9E913F"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Huck, S. W. (2012). </w:t>
      </w:r>
      <w:r w:rsidRPr="007C3711">
        <w:rPr>
          <w:rFonts w:ascii="Times New Roman" w:hAnsi="Times New Roman" w:cs="Times New Roman"/>
          <w:i/>
          <w:iCs/>
          <w:sz w:val="24"/>
          <w:szCs w:val="24"/>
        </w:rPr>
        <w:t>Reading statistics and research</w:t>
      </w:r>
      <w:r w:rsidRPr="007C3711">
        <w:rPr>
          <w:rFonts w:ascii="Times New Roman" w:hAnsi="Times New Roman" w:cs="Times New Roman"/>
          <w:sz w:val="24"/>
          <w:szCs w:val="24"/>
        </w:rPr>
        <w:t xml:space="preserve"> (6th ed.). Pearson</w:t>
      </w:r>
    </w:p>
    <w:p w14:paraId="5D36E524"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Ibrahim, M. W., Abdullah, U., &amp; Amalia, H. (2024). Factors causing reading comprehension difficulties among the seventh graders. </w:t>
      </w:r>
      <w:r w:rsidRPr="007C3711">
        <w:rPr>
          <w:rFonts w:ascii="Times New Roman" w:hAnsi="Times New Roman" w:cs="Times New Roman"/>
          <w:i/>
          <w:iCs/>
          <w:sz w:val="24"/>
          <w:szCs w:val="24"/>
        </w:rPr>
        <w:t>PROJECT (Professional journal of english education), 7</w:t>
      </w:r>
      <w:r w:rsidRPr="007C3711">
        <w:rPr>
          <w:rFonts w:ascii="Times New Roman" w:hAnsi="Times New Roman" w:cs="Times New Roman"/>
          <w:sz w:val="24"/>
          <w:szCs w:val="24"/>
        </w:rPr>
        <w:t>(2), 496–501.</w:t>
      </w:r>
    </w:p>
    <w:p w14:paraId="1E018C51"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Idayanti (2021). The analysis of students ’ difficulties in comprehension english reading text at SMP Muhammadiyah Al-Amin Sorong City. </w:t>
      </w:r>
      <w:r w:rsidRPr="007C3711">
        <w:rPr>
          <w:rFonts w:ascii="Times New Roman" w:hAnsi="Times New Roman" w:cs="Times New Roman"/>
          <w:i/>
          <w:iCs/>
          <w:sz w:val="24"/>
          <w:szCs w:val="24"/>
        </w:rPr>
        <w:t>Transcript: Review of English teaching and learning,</w:t>
      </w:r>
      <w:r w:rsidRPr="007C3711">
        <w:rPr>
          <w:rFonts w:ascii="Times New Roman" w:hAnsi="Times New Roman" w:cs="Times New Roman"/>
          <w:sz w:val="24"/>
          <w:szCs w:val="24"/>
        </w:rPr>
        <w:t xml:space="preserve"> </w:t>
      </w:r>
      <w:r w:rsidRPr="007C3711">
        <w:rPr>
          <w:rFonts w:ascii="Times New Roman" w:hAnsi="Times New Roman" w:cs="Times New Roman"/>
          <w:i/>
          <w:iCs/>
          <w:sz w:val="24"/>
          <w:szCs w:val="24"/>
        </w:rPr>
        <w:t>3</w:t>
      </w:r>
      <w:r w:rsidRPr="007C3711">
        <w:rPr>
          <w:rFonts w:ascii="Times New Roman" w:hAnsi="Times New Roman" w:cs="Times New Roman"/>
          <w:sz w:val="24"/>
          <w:szCs w:val="24"/>
        </w:rPr>
        <w:t>(1), 1–29. Retrieved from https://e-jurnal.iainsorong.ac.id/index.php/Transcript/article/view/518</w:t>
      </w:r>
    </w:p>
    <w:p w14:paraId="3C70CB07"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Johnson, A. P. (2008). </w:t>
      </w:r>
      <w:r w:rsidRPr="007C3711">
        <w:rPr>
          <w:rFonts w:ascii="Times New Roman" w:hAnsi="Times New Roman" w:cs="Times New Roman"/>
          <w:i/>
          <w:iCs/>
          <w:sz w:val="24"/>
          <w:szCs w:val="24"/>
        </w:rPr>
        <w:t xml:space="preserve">Teaching reading and writing: A guidebook for tutoring and </w:t>
      </w:r>
      <w:r w:rsidRPr="007C3711">
        <w:rPr>
          <w:rFonts w:ascii="Times New Roman" w:hAnsi="Times New Roman" w:cs="Times New Roman"/>
          <w:i/>
          <w:iCs/>
          <w:sz w:val="24"/>
          <w:szCs w:val="24"/>
        </w:rPr>
        <w:lastRenderedPageBreak/>
        <w:t>remediating students.</w:t>
      </w:r>
      <w:r w:rsidRPr="007C3711">
        <w:rPr>
          <w:rFonts w:ascii="Times New Roman" w:hAnsi="Times New Roman" w:cs="Times New Roman"/>
          <w:sz w:val="24"/>
          <w:szCs w:val="24"/>
        </w:rPr>
        <w:t xml:space="preserve"> R&amp;L Education.</w:t>
      </w:r>
    </w:p>
    <w:p w14:paraId="4E29AFF2"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Khatimah, K. (2019). </w:t>
      </w:r>
      <w:r w:rsidRPr="007C3711">
        <w:rPr>
          <w:rFonts w:ascii="Times New Roman" w:hAnsi="Times New Roman" w:cs="Times New Roman"/>
          <w:i/>
          <w:iCs/>
          <w:sz w:val="24"/>
          <w:szCs w:val="24"/>
        </w:rPr>
        <w:t xml:space="preserve">The effectiveness of neurological impress method to encourage reading comprehension at the eighth grade students of SMPN 4 Lalabata Kabupaten Soppeng. </w:t>
      </w:r>
      <w:r w:rsidRPr="007C3711">
        <w:rPr>
          <w:rFonts w:ascii="Times New Roman" w:hAnsi="Times New Roman" w:cs="Times New Roman"/>
          <w:sz w:val="24"/>
          <w:szCs w:val="24"/>
        </w:rPr>
        <w:t>[Undergraduate thesis, IAIN Parepare]</w:t>
      </w:r>
      <w:r w:rsidRPr="007C3711">
        <w:rPr>
          <w:rFonts w:ascii="Times New Roman" w:hAnsi="Times New Roman" w:cs="Times New Roman"/>
          <w:i/>
          <w:iCs/>
          <w:sz w:val="24"/>
          <w:szCs w:val="24"/>
        </w:rPr>
        <w:t>. https://repository.iainpare.ac.id/1235/</w:t>
      </w:r>
    </w:p>
    <w:p w14:paraId="304FC00A"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Krashen, S. D. (2004). </w:t>
      </w:r>
      <w:r w:rsidRPr="007C3711">
        <w:rPr>
          <w:rFonts w:ascii="Times New Roman" w:hAnsi="Times New Roman" w:cs="Times New Roman"/>
          <w:i/>
          <w:iCs/>
          <w:sz w:val="24"/>
          <w:szCs w:val="24"/>
        </w:rPr>
        <w:t>The power of reading</w:t>
      </w:r>
      <w:r w:rsidRPr="007C3711">
        <w:rPr>
          <w:rFonts w:ascii="Times New Roman" w:hAnsi="Times New Roman" w:cs="Times New Roman"/>
          <w:sz w:val="24"/>
          <w:szCs w:val="24"/>
        </w:rPr>
        <w:t xml:space="preserve"> (2nd ed.). ABC-CLIO.</w:t>
      </w:r>
    </w:p>
    <w:p w14:paraId="7E871366" w14:textId="77777777" w:rsidR="00A102AC"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Manzo, A. V, &amp; Manzo, U. C. (1993). </w:t>
      </w:r>
      <w:r w:rsidRPr="007C3711">
        <w:rPr>
          <w:rFonts w:ascii="Times New Roman" w:hAnsi="Times New Roman" w:cs="Times New Roman"/>
          <w:i/>
          <w:iCs/>
          <w:sz w:val="24"/>
          <w:szCs w:val="24"/>
        </w:rPr>
        <w:t>Literacy disorders: holistic diagnosis and remediation</w:t>
      </w:r>
      <w:r w:rsidRPr="007C3711">
        <w:rPr>
          <w:rFonts w:ascii="Times New Roman" w:hAnsi="Times New Roman" w:cs="Times New Roman"/>
          <w:sz w:val="24"/>
          <w:szCs w:val="24"/>
        </w:rPr>
        <w:t>. Wadsworth.</w:t>
      </w:r>
    </w:p>
    <w:p w14:paraId="1F00331B" w14:textId="77777777" w:rsidR="00C84829" w:rsidRDefault="00C84829" w:rsidP="00C84829">
      <w:pPr>
        <w:widowControl w:val="0"/>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Ohanele, P. (2021).The Neurological Impress Method as an effective technique in </w:t>
      </w:r>
    </w:p>
    <w:p w14:paraId="65B560CF" w14:textId="77777777" w:rsidR="00C84829" w:rsidRDefault="00C84829" w:rsidP="00C84829">
      <w:pPr>
        <w:widowControl w:val="0"/>
        <w:autoSpaceDE w:val="0"/>
        <w:autoSpaceDN w:val="0"/>
        <w:adjustRightInd w:val="0"/>
        <w:ind w:firstLine="480"/>
        <w:jc w:val="both"/>
        <w:rPr>
          <w:rFonts w:ascii="Times New Roman" w:hAnsi="Times New Roman" w:cs="Times New Roman"/>
          <w:i/>
          <w:iCs/>
          <w:sz w:val="24"/>
          <w:szCs w:val="24"/>
        </w:rPr>
      </w:pPr>
      <w:r>
        <w:rPr>
          <w:rFonts w:ascii="Times New Roman" w:hAnsi="Times New Roman" w:cs="Times New Roman"/>
          <w:sz w:val="24"/>
          <w:szCs w:val="24"/>
        </w:rPr>
        <w:t xml:space="preserve">teaching reading to child with learning dissabilities in Nigeria. </w:t>
      </w:r>
      <w:r w:rsidRPr="005C22E2">
        <w:rPr>
          <w:rFonts w:ascii="Times New Roman" w:hAnsi="Times New Roman" w:cs="Times New Roman"/>
          <w:i/>
          <w:iCs/>
          <w:sz w:val="24"/>
          <w:szCs w:val="24"/>
        </w:rPr>
        <w:t xml:space="preserve">Journal of </w:t>
      </w:r>
    </w:p>
    <w:p w14:paraId="7A4FC268" w14:textId="77777777" w:rsidR="00C84829" w:rsidRPr="007C3711" w:rsidRDefault="00C84829" w:rsidP="00C84829">
      <w:pPr>
        <w:widowControl w:val="0"/>
        <w:autoSpaceDE w:val="0"/>
        <w:autoSpaceDN w:val="0"/>
        <w:adjustRightInd w:val="0"/>
        <w:ind w:firstLine="480"/>
        <w:jc w:val="both"/>
        <w:rPr>
          <w:rFonts w:ascii="Times New Roman" w:hAnsi="Times New Roman" w:cs="Times New Roman"/>
          <w:sz w:val="24"/>
          <w:szCs w:val="24"/>
        </w:rPr>
      </w:pPr>
      <w:r w:rsidRPr="005C22E2">
        <w:rPr>
          <w:rFonts w:ascii="Times New Roman" w:hAnsi="Times New Roman" w:cs="Times New Roman"/>
          <w:i/>
          <w:iCs/>
          <w:sz w:val="24"/>
          <w:szCs w:val="24"/>
        </w:rPr>
        <w:t>Specific Education</w:t>
      </w:r>
      <w:r>
        <w:rPr>
          <w:rFonts w:ascii="Times New Roman" w:hAnsi="Times New Roman" w:cs="Times New Roman"/>
          <w:sz w:val="24"/>
          <w:szCs w:val="24"/>
        </w:rPr>
        <w:t xml:space="preserve">, </w:t>
      </w:r>
      <w:r w:rsidRPr="005C22E2">
        <w:rPr>
          <w:rFonts w:ascii="Times New Roman" w:hAnsi="Times New Roman" w:cs="Times New Roman"/>
          <w:i/>
          <w:iCs/>
          <w:sz w:val="24"/>
          <w:szCs w:val="24"/>
        </w:rPr>
        <w:t>20</w:t>
      </w:r>
      <w:r>
        <w:rPr>
          <w:rFonts w:ascii="Times New Roman" w:hAnsi="Times New Roman" w:cs="Times New Roman"/>
          <w:sz w:val="24"/>
          <w:szCs w:val="24"/>
        </w:rPr>
        <w:t xml:space="preserve"> (1), 159-169.</w:t>
      </w:r>
    </w:p>
    <w:p w14:paraId="60E20E7C"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Palani, K. K. (2012). Promoting reading habits and creating literate society. </w:t>
      </w:r>
      <w:r w:rsidRPr="007C3711">
        <w:rPr>
          <w:rFonts w:ascii="Times New Roman" w:hAnsi="Times New Roman" w:cs="Times New Roman"/>
          <w:i/>
          <w:iCs/>
          <w:sz w:val="24"/>
          <w:szCs w:val="24"/>
        </w:rPr>
        <w:t>Journal of arts, science &amp; commerce</w:t>
      </w:r>
      <w:r w:rsidRPr="007C3711">
        <w:rPr>
          <w:rFonts w:ascii="Times New Roman" w:hAnsi="Times New Roman" w:cs="Times New Roman"/>
          <w:sz w:val="24"/>
          <w:szCs w:val="24"/>
        </w:rPr>
        <w:t>,</w:t>
      </w:r>
      <w:r w:rsidRPr="007C3711">
        <w:rPr>
          <w:rFonts w:ascii="Times New Roman" w:hAnsi="Times New Roman" w:cs="Times New Roman"/>
          <w:i/>
          <w:iCs/>
          <w:sz w:val="24"/>
          <w:szCs w:val="24"/>
        </w:rPr>
        <w:t xml:space="preserve"> 3(</w:t>
      </w:r>
      <w:r w:rsidRPr="007C3711">
        <w:rPr>
          <w:rFonts w:ascii="Times New Roman" w:hAnsi="Times New Roman" w:cs="Times New Roman"/>
          <w:sz w:val="24"/>
          <w:szCs w:val="24"/>
        </w:rPr>
        <w:t>2), 90–94. Retrieved from https://www.google.com/url?sa=t&amp;source=web&amp;rct=j&amp;opi=89978449&amp;url=https://didarnews.ir/files/fa/news/1398/8/21/129559_545.pdf&amp;ved=2ahUKEwjpmMuNnc-GAxXayjgGHR7QAYUQFnoECB4QAQ&amp;usg=AOvVaw3YLX8W3_JfyiJSo2gymrEY</w:t>
      </w:r>
    </w:p>
    <w:p w14:paraId="5B528AE1"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Ranico, V., Asnita, R. N., &amp; Husnaini, H. (2023). Teachers’difficulties in teaching reading comprehension of the seventh grade students. </w:t>
      </w:r>
      <w:r w:rsidRPr="007C3711">
        <w:rPr>
          <w:rFonts w:ascii="Times New Roman" w:hAnsi="Times New Roman" w:cs="Times New Roman"/>
          <w:i/>
          <w:iCs/>
          <w:sz w:val="24"/>
          <w:szCs w:val="24"/>
        </w:rPr>
        <w:t>Journal of English Education and Linguistics, 4</w:t>
      </w:r>
      <w:r w:rsidRPr="007C3711">
        <w:rPr>
          <w:rFonts w:ascii="Times New Roman" w:hAnsi="Times New Roman" w:cs="Times New Roman"/>
          <w:sz w:val="24"/>
          <w:szCs w:val="24"/>
        </w:rPr>
        <w:t>(2), 9-14. https://doi.org/10.56874/jeel.v4i2.1389</w:t>
      </w:r>
    </w:p>
    <w:p w14:paraId="08A6BFCB"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Razali, N. M., &amp; Wah, Y. B. (2011). Power comparisons of shapiro-wilk, kolmogorov-smirnov, liliefors and anderson-darling tests. </w:t>
      </w:r>
      <w:r w:rsidRPr="007C3711">
        <w:rPr>
          <w:rFonts w:ascii="Times New Roman" w:hAnsi="Times New Roman" w:cs="Times New Roman"/>
          <w:i/>
          <w:iCs/>
          <w:sz w:val="24"/>
          <w:szCs w:val="24"/>
        </w:rPr>
        <w:t>Journal of statistical modeling and analytics</w:t>
      </w:r>
      <w:r w:rsidRPr="007C3711">
        <w:rPr>
          <w:rFonts w:ascii="Times New Roman" w:hAnsi="Times New Roman" w:cs="Times New Roman"/>
          <w:sz w:val="24"/>
          <w:szCs w:val="24"/>
        </w:rPr>
        <w:t>,</w:t>
      </w:r>
      <w:r w:rsidRPr="007C3711">
        <w:rPr>
          <w:rFonts w:ascii="Times New Roman" w:hAnsi="Times New Roman" w:cs="Times New Roman"/>
          <w:i/>
          <w:iCs/>
          <w:sz w:val="24"/>
          <w:szCs w:val="24"/>
        </w:rPr>
        <w:t xml:space="preserve"> 2</w:t>
      </w:r>
      <w:r w:rsidRPr="007C3711">
        <w:rPr>
          <w:rFonts w:ascii="Times New Roman" w:hAnsi="Times New Roman" w:cs="Times New Roman"/>
          <w:sz w:val="24"/>
          <w:szCs w:val="24"/>
        </w:rPr>
        <w:t>(1), 21-33.</w:t>
      </w:r>
    </w:p>
    <w:p w14:paraId="0018915D" w14:textId="77777777" w:rsidR="00A102AC" w:rsidRDefault="00A102AC" w:rsidP="00C00803">
      <w:pPr>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Rogers, J. &amp; Revesz, A. (2020). </w:t>
      </w:r>
      <w:r w:rsidRPr="007C3711">
        <w:rPr>
          <w:rFonts w:ascii="Times New Roman" w:hAnsi="Times New Roman" w:cs="Times New Roman"/>
          <w:i/>
          <w:iCs/>
          <w:sz w:val="24"/>
          <w:szCs w:val="24"/>
        </w:rPr>
        <w:t xml:space="preserve">Experimental and quasi-experimental designs. </w:t>
      </w:r>
      <w:r w:rsidRPr="007C3711">
        <w:rPr>
          <w:rFonts w:ascii="Times New Roman" w:hAnsi="Times New Roman" w:cs="Times New Roman"/>
          <w:sz w:val="24"/>
          <w:szCs w:val="24"/>
        </w:rPr>
        <w:t xml:space="preserve">The Routledge handbook of research methods in </w:t>
      </w:r>
      <w:commentRangeStart w:id="192"/>
      <w:r w:rsidRPr="007C3711">
        <w:rPr>
          <w:rFonts w:ascii="Times New Roman" w:hAnsi="Times New Roman" w:cs="Times New Roman"/>
          <w:sz w:val="24"/>
          <w:szCs w:val="24"/>
        </w:rPr>
        <w:t>applied</w:t>
      </w:r>
      <w:commentRangeEnd w:id="192"/>
      <w:r w:rsidR="002E6576">
        <w:rPr>
          <w:rStyle w:val="CommentReference"/>
          <w:rFonts w:ascii="Times New Roman" w:eastAsia="Times New Roman" w:hAnsi="Times New Roman"/>
          <w:lang w:val="en-US"/>
        </w:rPr>
        <w:commentReference w:id="192"/>
      </w:r>
      <w:r w:rsidRPr="007C3711">
        <w:rPr>
          <w:rFonts w:ascii="Times New Roman" w:hAnsi="Times New Roman" w:cs="Times New Roman"/>
          <w:sz w:val="24"/>
          <w:szCs w:val="24"/>
        </w:rPr>
        <w:t xml:space="preserve"> linguistics. (pp. 133-143)</w:t>
      </w:r>
    </w:p>
    <w:p w14:paraId="498D3C41" w14:textId="77777777" w:rsidR="000806FF" w:rsidRDefault="000806FF" w:rsidP="000806FF">
      <w:pPr>
        <w:ind w:left="450" w:hanging="450"/>
        <w:jc w:val="both"/>
        <w:rPr>
          <w:rFonts w:ascii="Times New Roman" w:hAnsi="Times New Roman" w:cs="Times New Roman"/>
          <w:sz w:val="24"/>
          <w:szCs w:val="24"/>
        </w:rPr>
      </w:pPr>
      <w:r>
        <w:rPr>
          <w:rFonts w:ascii="Times New Roman" w:hAnsi="Times New Roman" w:cs="Times New Roman"/>
          <w:sz w:val="24"/>
          <w:szCs w:val="24"/>
        </w:rPr>
        <w:t xml:space="preserve">Schumm, J. S. (2006). </w:t>
      </w:r>
      <w:r w:rsidRPr="005C22E2">
        <w:rPr>
          <w:rFonts w:ascii="Times New Roman" w:hAnsi="Times New Roman" w:cs="Times New Roman"/>
          <w:i/>
          <w:iCs/>
          <w:sz w:val="24"/>
          <w:szCs w:val="24"/>
        </w:rPr>
        <w:t>Reading assessment and instruction for all learners.</w:t>
      </w:r>
      <w:r>
        <w:rPr>
          <w:rFonts w:ascii="Times New Roman" w:hAnsi="Times New Roman" w:cs="Times New Roman"/>
          <w:sz w:val="24"/>
          <w:szCs w:val="24"/>
        </w:rPr>
        <w:t xml:space="preserve"> Guildford Publications.</w:t>
      </w:r>
    </w:p>
    <w:p w14:paraId="4A4D6E8B" w14:textId="77777777" w:rsidR="00A102AC" w:rsidRPr="007C3711" w:rsidRDefault="00A102AC" w:rsidP="000806FF">
      <w:pPr>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Taipei, C., &amp; Authority, P. (2019). </w:t>
      </w:r>
      <w:r w:rsidRPr="007C3711">
        <w:rPr>
          <w:rFonts w:ascii="Times New Roman" w:hAnsi="Times New Roman" w:cs="Times New Roman"/>
          <w:i/>
          <w:iCs/>
          <w:sz w:val="24"/>
          <w:szCs w:val="24"/>
        </w:rPr>
        <w:t xml:space="preserve">Comparing </w:t>
      </w:r>
      <w:r w:rsidRPr="007C3711">
        <w:rPr>
          <w:rFonts w:ascii="Times New Roman" w:hAnsi="Times New Roman" w:cs="Times New Roman"/>
          <w:sz w:val="24"/>
          <w:szCs w:val="24"/>
        </w:rPr>
        <w:t>Countries’ And Economies’ Performance In Mathematics. https://doi.org/10.1787/ad5d244c-en</w:t>
      </w:r>
    </w:p>
    <w:p w14:paraId="1796A550" w14:textId="77777777" w:rsidR="00A102AC" w:rsidRDefault="00A102AC" w:rsidP="000806FF">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Von Sperling, M., Verbyla, M. E., Oliveira, S. M. A. C. (2020). </w:t>
      </w:r>
      <w:r w:rsidRPr="007C3711">
        <w:rPr>
          <w:rFonts w:ascii="Times New Roman" w:hAnsi="Times New Roman" w:cs="Times New Roman"/>
          <w:i/>
          <w:iCs/>
          <w:sz w:val="24"/>
          <w:szCs w:val="24"/>
        </w:rPr>
        <w:t>Assessment of treatment plant performance and water quality data</w:t>
      </w:r>
      <w:r w:rsidRPr="007C3711">
        <w:rPr>
          <w:rFonts w:ascii="Times New Roman" w:hAnsi="Times New Roman" w:cs="Times New Roman"/>
          <w:sz w:val="24"/>
          <w:szCs w:val="24"/>
        </w:rPr>
        <w:t>: A Guide for Students, Researchers and Practitioners. United Kingdom: IWA Publishing</w:t>
      </w:r>
      <w:r>
        <w:rPr>
          <w:rFonts w:ascii="Times New Roman" w:hAnsi="Times New Roman" w:cs="Times New Roman"/>
          <w:sz w:val="24"/>
          <w:szCs w:val="24"/>
        </w:rPr>
        <w:t>.</w:t>
      </w:r>
    </w:p>
    <w:p w14:paraId="0950A73D" w14:textId="77777777" w:rsidR="00A102AC" w:rsidRPr="007C3711" w:rsidRDefault="00A102AC" w:rsidP="00C00803">
      <w:pPr>
        <w:pStyle w:val="Bibliography"/>
        <w:spacing w:line="240" w:lineRule="auto"/>
        <w:ind w:left="450" w:hanging="450"/>
        <w:jc w:val="both"/>
        <w:rPr>
          <w:rFonts w:ascii="Times New Roman" w:hAnsi="Times New Roman" w:cs="Times New Roman"/>
          <w:sz w:val="24"/>
          <w:szCs w:val="24"/>
        </w:rPr>
      </w:pPr>
      <w:r w:rsidRPr="007C3711">
        <w:rPr>
          <w:rFonts w:ascii="Times New Roman" w:hAnsi="Times New Roman" w:cs="Times New Roman"/>
          <w:sz w:val="24"/>
          <w:szCs w:val="24"/>
        </w:rPr>
        <w:fldChar w:fldCharType="begin"/>
      </w:r>
      <w:r w:rsidRPr="00C00803">
        <w:rPr>
          <w:rFonts w:ascii="Times New Roman" w:hAnsi="Times New Roman" w:cs="Times New Roman"/>
          <w:sz w:val="24"/>
          <w:szCs w:val="24"/>
        </w:rPr>
        <w:instrText xml:space="preserve"> BIBLIOGRAPHY </w:instrText>
      </w:r>
      <w:r w:rsidRPr="007C3711">
        <w:rPr>
          <w:rFonts w:ascii="Times New Roman" w:hAnsi="Times New Roman" w:cs="Times New Roman"/>
          <w:sz w:val="24"/>
          <w:szCs w:val="24"/>
        </w:rPr>
        <w:fldChar w:fldCharType="separate"/>
      </w:r>
      <w:r w:rsidRPr="007C3711">
        <w:rPr>
          <w:rFonts w:ascii="Times New Roman" w:hAnsi="Times New Roman" w:cs="Times New Roman"/>
          <w:sz w:val="24"/>
          <w:szCs w:val="24"/>
        </w:rPr>
        <w:t xml:space="preserve">Wahab, A., &amp; Syahid, A. (2023). Effectiveness of educational statistics learning modules. </w:t>
      </w:r>
      <w:r w:rsidRPr="007C3711">
        <w:rPr>
          <w:rFonts w:ascii="Times New Roman" w:hAnsi="Times New Roman" w:cs="Times New Roman"/>
          <w:i/>
          <w:iCs/>
          <w:sz w:val="24"/>
          <w:szCs w:val="24"/>
        </w:rPr>
        <w:t>Daya matematics: Jurnal inovaasi pendidikan matematika, 11</w:t>
      </w:r>
      <w:r w:rsidRPr="007C3711">
        <w:rPr>
          <w:rFonts w:ascii="Times New Roman" w:hAnsi="Times New Roman" w:cs="Times New Roman"/>
          <w:sz w:val="24"/>
          <w:szCs w:val="24"/>
        </w:rPr>
        <w:t>(3), 212-213. Retrieved from https://creativecommons.org/licenses/by-nc/4.0/</w:t>
      </w:r>
    </w:p>
    <w:p w14:paraId="762C72F9" w14:textId="77777777" w:rsidR="00A102AC" w:rsidRPr="007C3711" w:rsidRDefault="00A102AC" w:rsidP="00C00803">
      <w:pPr>
        <w:ind w:left="450" w:hanging="450"/>
        <w:jc w:val="both"/>
        <w:rPr>
          <w:rFonts w:ascii="Times New Roman" w:hAnsi="Times New Roman" w:cs="Times New Roman"/>
          <w:i/>
          <w:iCs/>
          <w:sz w:val="24"/>
          <w:szCs w:val="24"/>
        </w:rPr>
      </w:pPr>
      <w:r w:rsidRPr="007C3711">
        <w:rPr>
          <w:rFonts w:ascii="Times New Roman" w:hAnsi="Times New Roman" w:cs="Times New Roman"/>
          <w:b/>
          <w:bCs/>
          <w:sz w:val="24"/>
          <w:szCs w:val="24"/>
        </w:rPr>
        <w:fldChar w:fldCharType="end"/>
      </w:r>
      <w:r w:rsidRPr="007C3711">
        <w:rPr>
          <w:rFonts w:ascii="Times New Roman" w:hAnsi="Times New Roman" w:cs="Times New Roman"/>
          <w:sz w:val="24"/>
          <w:szCs w:val="24"/>
        </w:rPr>
        <w:t xml:space="preserve">Westwood, P. (2004). </w:t>
      </w:r>
      <w:r w:rsidRPr="007C3711">
        <w:rPr>
          <w:rFonts w:ascii="Times New Roman" w:hAnsi="Times New Roman" w:cs="Times New Roman"/>
          <w:i/>
          <w:iCs/>
          <w:sz w:val="24"/>
          <w:szCs w:val="24"/>
        </w:rPr>
        <w:t>Learning and learning difficulties: a handbook for   teachers</w:t>
      </w:r>
      <w:r w:rsidRPr="007C3711">
        <w:rPr>
          <w:rFonts w:ascii="Times New Roman" w:hAnsi="Times New Roman" w:cs="Times New Roman"/>
          <w:sz w:val="24"/>
          <w:szCs w:val="24"/>
        </w:rPr>
        <w:t>. ACER press.</w:t>
      </w:r>
    </w:p>
    <w:p w14:paraId="2243B3EB"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Woolley, G. (2011). </w:t>
      </w:r>
      <w:r w:rsidRPr="007C3711">
        <w:rPr>
          <w:rFonts w:ascii="Times New Roman" w:hAnsi="Times New Roman" w:cs="Times New Roman"/>
          <w:i/>
          <w:iCs/>
          <w:sz w:val="24"/>
          <w:szCs w:val="24"/>
        </w:rPr>
        <w:t>Reading comprehension: assisting children with learning difficulties</w:t>
      </w:r>
      <w:r w:rsidRPr="007C3711">
        <w:rPr>
          <w:rFonts w:ascii="Times New Roman" w:hAnsi="Times New Roman" w:cs="Times New Roman"/>
          <w:sz w:val="24"/>
          <w:szCs w:val="24"/>
        </w:rPr>
        <w:t>. Springer Netherlands.</w:t>
      </w:r>
    </w:p>
    <w:p w14:paraId="1A5A02C9" w14:textId="77777777" w:rsidR="00A102AC" w:rsidRDefault="00A102AC" w:rsidP="00CA353F">
      <w:pPr>
        <w:widowControl w:val="0"/>
        <w:autoSpaceDE w:val="0"/>
        <w:autoSpaceDN w:val="0"/>
        <w:adjustRightInd w:val="0"/>
        <w:ind w:left="480" w:hanging="480"/>
        <w:jc w:val="both"/>
        <w:rPr>
          <w:rFonts w:ascii="Times New Roman" w:eastAsia="Times New Roman" w:hAnsi="Times New Roman" w:cs="Times New Roman"/>
          <w:b/>
          <w:color w:val="000000"/>
          <w:sz w:val="24"/>
          <w:szCs w:val="24"/>
        </w:rPr>
      </w:pPr>
      <w:r w:rsidRPr="007C3711">
        <w:rPr>
          <w:rFonts w:ascii="Times New Roman" w:hAnsi="Times New Roman" w:cs="Times New Roman"/>
          <w:sz w:val="24"/>
          <w:szCs w:val="24"/>
        </w:rPr>
        <w:t xml:space="preserve">Zuhro, A. N., Hamiddin, &amp; Ni’mah, D. (2022). </w:t>
      </w:r>
      <w:r w:rsidRPr="007C3711">
        <w:rPr>
          <w:rFonts w:ascii="Times New Roman" w:hAnsi="Times New Roman" w:cs="Times New Roman"/>
          <w:i/>
          <w:iCs/>
          <w:sz w:val="24"/>
          <w:szCs w:val="24"/>
        </w:rPr>
        <w:t>An analysis of third semester students’ reading interest towards academic achievement at the University of Islam Malang</w:t>
      </w:r>
      <w:r w:rsidRPr="007C3711">
        <w:rPr>
          <w:rFonts w:ascii="Times New Roman" w:hAnsi="Times New Roman" w:cs="Times New Roman"/>
          <w:sz w:val="24"/>
          <w:szCs w:val="24"/>
        </w:rPr>
        <w:t>. [Undergraduate thesis, Universitas Islam Malang]. https://repository.unisma.ac.</w:t>
      </w:r>
      <w:bookmarkEnd w:id="191"/>
      <w:r w:rsidR="00CA353F">
        <w:rPr>
          <w:rFonts w:ascii="Times New Roman" w:eastAsia="Times New Roman" w:hAnsi="Times New Roman" w:cs="Times New Roman"/>
          <w:b/>
          <w:color w:val="000000"/>
          <w:sz w:val="24"/>
          <w:szCs w:val="24"/>
        </w:rPr>
        <w:t xml:space="preserve"> </w:t>
      </w:r>
    </w:p>
    <w:sectPr w:rsidR="00A102AC" w:rsidSect="0035643F">
      <w:headerReference w:type="even" r:id="rId15"/>
      <w:headerReference w:type="default" r:id="rId16"/>
      <w:pgSz w:w="11907" w:h="16840"/>
      <w:pgMar w:top="1701" w:right="1701" w:bottom="1701" w:left="1701" w:header="1138" w:footer="70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9" w:author="Asus" w:date="2025-05-08T10:59:00Z" w:initials="A">
    <w:p w14:paraId="626F6AD9" w14:textId="3190FD57" w:rsidR="00F760B7" w:rsidRDefault="00F760B7">
      <w:pPr>
        <w:pStyle w:val="CommentText"/>
      </w:pPr>
      <w:r>
        <w:rPr>
          <w:rStyle w:val="CommentReference"/>
        </w:rPr>
        <w:annotationRef/>
      </w:r>
      <w:r>
        <w:t>Mention the technique or method.</w:t>
      </w:r>
    </w:p>
  </w:comment>
  <w:comment w:id="70" w:author="Asus" w:date="2025-05-08T10:59:00Z" w:initials="A">
    <w:p w14:paraId="0B3D5F2C" w14:textId="1B5B26A2" w:rsidR="00F760B7" w:rsidRDefault="00F760B7">
      <w:pPr>
        <w:pStyle w:val="CommentText"/>
      </w:pPr>
      <w:r>
        <w:rPr>
          <w:rStyle w:val="CommentReference"/>
        </w:rPr>
        <w:annotationRef/>
      </w:r>
      <w:r>
        <w:t>See the journal’s template</w:t>
      </w:r>
    </w:p>
  </w:comment>
  <w:comment w:id="189" w:author="Asus" w:date="2025-05-08T11:20:00Z" w:initials="A">
    <w:p w14:paraId="6C9C4023" w14:textId="68C1863D" w:rsidR="002E6576" w:rsidRDefault="002E6576">
      <w:pPr>
        <w:pStyle w:val="CommentText"/>
      </w:pPr>
      <w:r>
        <w:rPr>
          <w:rStyle w:val="CommentReference"/>
        </w:rPr>
        <w:annotationRef/>
      </w:r>
      <w:r>
        <w:t xml:space="preserve">Add two references from the </w:t>
      </w:r>
      <w:proofErr w:type="spellStart"/>
      <w:r>
        <w:t>Didascein</w:t>
      </w:r>
      <w:proofErr w:type="spellEnd"/>
      <w:r>
        <w:t xml:space="preserve"> journal.</w:t>
      </w:r>
    </w:p>
  </w:comment>
  <w:comment w:id="192" w:author="Asus" w:date="2025-05-08T11:23:00Z" w:initials="A">
    <w:p w14:paraId="7AE34846" w14:textId="1227F5FC" w:rsidR="002E6576" w:rsidRDefault="002E6576">
      <w:pPr>
        <w:pStyle w:val="CommentText"/>
      </w:pPr>
      <w:r>
        <w:rPr>
          <w:rStyle w:val="CommentReference"/>
        </w:rPr>
        <w:annotationRef/>
      </w:r>
      <w:r>
        <w:t>Rearrange the reference list using Mendeley.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6F6AD9" w15:done="0"/>
  <w15:commentEx w15:paraId="0B3D5F2C" w15:done="0"/>
  <w15:commentEx w15:paraId="6C9C4023" w15:done="0"/>
  <w15:commentEx w15:paraId="7AE348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4D1F1E" w16cex:dateUtc="2025-05-08T03:59:00Z"/>
  <w16cex:commentExtensible w16cex:durableId="6E7A70DE" w16cex:dateUtc="2025-05-08T03:59:00Z"/>
  <w16cex:commentExtensible w16cex:durableId="66D20CCB" w16cex:dateUtc="2025-05-08T04:20:00Z"/>
  <w16cex:commentExtensible w16cex:durableId="268EE7AC" w16cex:dateUtc="2025-05-08T04: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6F6AD9" w16cid:durableId="014D1F1E"/>
  <w16cid:commentId w16cid:paraId="0B3D5F2C" w16cid:durableId="6E7A70DE"/>
  <w16cid:commentId w16cid:paraId="6C9C4023" w16cid:durableId="66D20CCB"/>
  <w16cid:commentId w16cid:paraId="7AE34846" w16cid:durableId="268EE7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FE3B2" w14:textId="77777777" w:rsidR="0051509E" w:rsidRDefault="0051509E">
      <w:r>
        <w:separator/>
      </w:r>
    </w:p>
  </w:endnote>
  <w:endnote w:type="continuationSeparator" w:id="0">
    <w:p w14:paraId="4FDFE86D" w14:textId="77777777" w:rsidR="0051509E" w:rsidRDefault="00515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970074"/>
      <w:docPartObj>
        <w:docPartGallery w:val="Page Numbers (Bottom of Page)"/>
        <w:docPartUnique/>
      </w:docPartObj>
    </w:sdtPr>
    <w:sdtEndPr>
      <w:rPr>
        <w:noProof/>
      </w:rPr>
    </w:sdtEndPr>
    <w:sdtContent>
      <w:p w14:paraId="0E26FD64" w14:textId="77777777" w:rsidR="00200081" w:rsidRDefault="002000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3A41F" w14:textId="77777777" w:rsidR="00107C21" w:rsidRDefault="00107C21">
    <w:pPr>
      <w:pBdr>
        <w:top w:val="nil"/>
        <w:left w:val="nil"/>
        <w:bottom w:val="nil"/>
        <w:right w:val="nil"/>
        <w:between w:val="nil"/>
      </w:pBdr>
      <w:tabs>
        <w:tab w:val="center" w:pos="4320"/>
        <w:tab w:val="right" w:pos="8640"/>
      </w:tabs>
      <w:jc w:val="righ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DF886" w14:textId="77777777" w:rsidR="0051509E" w:rsidRDefault="0051509E">
      <w:r>
        <w:separator/>
      </w:r>
    </w:p>
  </w:footnote>
  <w:footnote w:type="continuationSeparator" w:id="0">
    <w:p w14:paraId="6735C154" w14:textId="77777777" w:rsidR="0051509E" w:rsidRDefault="005150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D0940" w14:textId="77777777" w:rsidR="00107C21" w:rsidRDefault="00107C21">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121C" w14:textId="77777777" w:rsidR="00107C21" w:rsidRDefault="00107C21">
    <w:pPr>
      <w:pBdr>
        <w:top w:val="nil"/>
        <w:left w:val="nil"/>
        <w:bottom w:val="nil"/>
        <w:right w:val="nil"/>
        <w:between w:val="nil"/>
      </w:pBdr>
      <w:tabs>
        <w:tab w:val="center" w:pos="4320"/>
        <w:tab w:val="right" w:pos="8640"/>
      </w:tabs>
      <w:jc w:val="both"/>
      <w:rPr>
        <w:rFonts w:ascii="Times New Roman" w:eastAsia="Times New Roman" w:hAnsi="Times New Roman" w:cs="Times New Roman"/>
        <w:i/>
        <w:color w:val="FF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F999" w14:textId="77777777" w:rsidR="00107C21" w:rsidRPr="007B76CD" w:rsidRDefault="00107C21">
    <w:pPr>
      <w:pBdr>
        <w:top w:val="nil"/>
        <w:left w:val="nil"/>
        <w:bottom w:val="nil"/>
        <w:right w:val="nil"/>
        <w:between w:val="nil"/>
      </w:pBdr>
      <w:tabs>
        <w:tab w:val="center" w:pos="4320"/>
        <w:tab w:val="right" w:pos="8640"/>
        <w:tab w:val="right" w:pos="8505"/>
      </w:tabs>
      <w:jc w:val="both"/>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6095"/>
    <w:multiLevelType w:val="multilevel"/>
    <w:tmpl w:val="E7EE50CC"/>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1" w15:restartNumberingAfterBreak="0">
    <w:nsid w:val="4A126A7E"/>
    <w:multiLevelType w:val="multilevel"/>
    <w:tmpl w:val="829C1A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35E5313"/>
    <w:multiLevelType w:val="multilevel"/>
    <w:tmpl w:val="97FAB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40049919">
    <w:abstractNumId w:val="1"/>
  </w:num>
  <w:num w:numId="2" w16cid:durableId="1970477398">
    <w:abstractNumId w:val="0"/>
  </w:num>
  <w:num w:numId="3" w16cid:durableId="178102309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C21"/>
    <w:rsid w:val="0000049D"/>
    <w:rsid w:val="00000CC6"/>
    <w:rsid w:val="000806FF"/>
    <w:rsid w:val="00083040"/>
    <w:rsid w:val="000C2878"/>
    <w:rsid w:val="00107C21"/>
    <w:rsid w:val="00125398"/>
    <w:rsid w:val="00146D4D"/>
    <w:rsid w:val="00200081"/>
    <w:rsid w:val="00274E15"/>
    <w:rsid w:val="002A2B15"/>
    <w:rsid w:val="002E6576"/>
    <w:rsid w:val="002F363C"/>
    <w:rsid w:val="0035643F"/>
    <w:rsid w:val="003F73A6"/>
    <w:rsid w:val="00402996"/>
    <w:rsid w:val="004603F3"/>
    <w:rsid w:val="00466CE8"/>
    <w:rsid w:val="00470E62"/>
    <w:rsid w:val="00493CDC"/>
    <w:rsid w:val="0051509E"/>
    <w:rsid w:val="0053168F"/>
    <w:rsid w:val="0054026D"/>
    <w:rsid w:val="005426BA"/>
    <w:rsid w:val="00550BCB"/>
    <w:rsid w:val="00556993"/>
    <w:rsid w:val="006E1EB0"/>
    <w:rsid w:val="00735A8B"/>
    <w:rsid w:val="00772899"/>
    <w:rsid w:val="007B76CD"/>
    <w:rsid w:val="00801F00"/>
    <w:rsid w:val="008168CE"/>
    <w:rsid w:val="008C7F5A"/>
    <w:rsid w:val="009A1BE0"/>
    <w:rsid w:val="00A102AC"/>
    <w:rsid w:val="00A47FE4"/>
    <w:rsid w:val="00AA6961"/>
    <w:rsid w:val="00B55E30"/>
    <w:rsid w:val="00C00803"/>
    <w:rsid w:val="00C84829"/>
    <w:rsid w:val="00C86975"/>
    <w:rsid w:val="00CA353F"/>
    <w:rsid w:val="00CA6CA3"/>
    <w:rsid w:val="00D25BA9"/>
    <w:rsid w:val="00D46E0B"/>
    <w:rsid w:val="00D555BD"/>
    <w:rsid w:val="00F0183B"/>
    <w:rsid w:val="00F0346F"/>
    <w:rsid w:val="00F45C2F"/>
    <w:rsid w:val="00F760B7"/>
    <w:rsid w:val="00F86FBA"/>
    <w:rsid w:val="00F95250"/>
    <w:rsid w:val="00FA3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390AB"/>
  <w15:docId w15:val="{1CC5425D-5691-478C-9376-5B41586D3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8659F"/>
    <w:pPr>
      <w:jc w:val="center"/>
    </w:pPr>
    <w:rPr>
      <w:rFonts w:eastAsia="Times New Roman"/>
      <w:b/>
      <w:sz w:val="26"/>
      <w:szCs w:val="20"/>
      <w:lang w:val="en-US"/>
    </w:rPr>
  </w:style>
  <w:style w:type="paragraph" w:customStyle="1" w:styleId="Default">
    <w:name w:val="Default"/>
    <w:rsid w:val="00B8659F"/>
    <w:pPr>
      <w:autoSpaceDE w:val="0"/>
      <w:autoSpaceDN w:val="0"/>
      <w:adjustRightInd w:val="0"/>
    </w:pPr>
    <w:rPr>
      <w:rFonts w:eastAsia="Calibri"/>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spacing w:after="200" w:line="276" w:lineRule="auto"/>
    </w:pPr>
    <w:rPr>
      <w:rFonts w:ascii="Cambria" w:eastAsia="Cambria" w:hAnsi="Cambria" w:cs="Cambria"/>
      <w:i/>
      <w:color w:val="4F81BD"/>
      <w:sz w:val="24"/>
      <w:szCs w:val="24"/>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a">
    <w:basedOn w:val="TableNormal"/>
    <w:rPr>
      <w:rFonts w:ascii="Calibri" w:eastAsia="Calibri" w:hAnsi="Calibri" w:cs="Calibri"/>
      <w:color w:val="000000"/>
      <w:sz w:val="20"/>
      <w:szCs w:val="20"/>
    </w:r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rPr>
      <w:rFonts w:ascii="Calibri" w:eastAsia="Calibri" w:hAnsi="Calibri" w:cs="Calibri"/>
      <w:color w:val="000000"/>
      <w:sz w:val="20"/>
      <w:szCs w:val="20"/>
    </w:rPr>
    <w:tblPr>
      <w:tblStyleRowBandSize w:val="1"/>
      <w:tblStyleColBandSize w:val="1"/>
    </w:tbl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UnresolvedMention">
    <w:name w:val="Unresolved Mention"/>
    <w:basedOn w:val="DefaultParagraphFont"/>
    <w:uiPriority w:val="99"/>
    <w:semiHidden/>
    <w:unhideWhenUsed/>
    <w:rsid w:val="00D46E0B"/>
    <w:rPr>
      <w:color w:val="605E5C"/>
      <w:shd w:val="clear" w:color="auto" w:fill="E1DFDD"/>
    </w:rPr>
  </w:style>
  <w:style w:type="table" w:styleId="PlainTable2">
    <w:name w:val="Plain Table 2"/>
    <w:basedOn w:val="TableNormal"/>
    <w:uiPriority w:val="42"/>
    <w:rsid w:val="00735A8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735A8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4603F3"/>
    <w:rPr>
      <w:rFonts w:ascii="Calibri" w:eastAsia="Calibri" w:hAnsi="Calibri" w:cs="SimSun"/>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Caption">
    <w:name w:val="caption"/>
    <w:basedOn w:val="Normal"/>
    <w:next w:val="Normal"/>
    <w:uiPriority w:val="35"/>
    <w:qFormat/>
    <w:rsid w:val="004603F3"/>
    <w:pPr>
      <w:spacing w:after="200"/>
    </w:pPr>
    <w:rPr>
      <w:rFonts w:ascii="Calibri" w:eastAsia="Calibri" w:hAnsi="Calibri" w:cs="SimSun"/>
      <w:i/>
      <w:iCs/>
      <w:color w:val="1F497D"/>
      <w:sz w:val="18"/>
      <w:szCs w:val="18"/>
      <w:lang w:val="en-US"/>
    </w:rPr>
  </w:style>
  <w:style w:type="paragraph" w:styleId="Bibliography">
    <w:name w:val="Bibliography"/>
    <w:basedOn w:val="Normal"/>
    <w:next w:val="Normal"/>
    <w:uiPriority w:val="37"/>
    <w:rsid w:val="00A102AC"/>
    <w:pPr>
      <w:spacing w:line="360" w:lineRule="auto"/>
    </w:pPr>
    <w:rPr>
      <w:rFonts w:ascii="Calibri" w:eastAsia="Calibri" w:hAnsi="Calibri" w:cs="SimSun"/>
      <w:lang w:val="en-US"/>
    </w:rPr>
  </w:style>
  <w:style w:type="paragraph" w:styleId="Revision">
    <w:name w:val="Revision"/>
    <w:hidden/>
    <w:uiPriority w:val="99"/>
    <w:semiHidden/>
    <w:rsid w:val="00F76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Ast22</b:Tag>
    <b:SourceType>BookSection</b:SourceType>
    <b:Guid>{3625DB74-C5E1-42A3-A261-442C181839D2}</b:Guid>
    <b:Year>2022</b:Year>
    <b:LCID>en-US</b:LCID>
    <b:Author>
      <b:Author>
        <b:NameList>
          <b:Person>
            <b:Last>Astrid</b:Last>
            <b:First>Annisa</b:First>
          </b:Person>
        </b:NameList>
      </b:Author>
    </b:Author>
    <b:BookTitle>How to design a research proposal</b:BookTitle>
    <b:Publisher>CV Insan Cendekia Palembang</b:Publisher>
    <b:RefOrder>2</b:RefOrder>
  </b:Source>
  <b:Source>
    <b:Tag>Wah23</b:Tag>
    <b:SourceType>JournalArticle</b:SourceType>
    <b:Guid>{E5CC47FF-1E09-4524-9852-BE2D1D5468DF}</b:Guid>
    <b:Title>Effectiveness of educational statistics learning modules</b:Title>
    <b:Year>2023</b:Year>
    <b:Pages>212-213</b:Pages>
    <b:Author>
      <b:Author>
        <b:NameList>
          <b:Person>
            <b:Last>Wahab</b:Last>
            <b:First>A</b:First>
          </b:Person>
          <b:Person>
            <b:Last>Syahid</b:Last>
            <b:First>A</b:First>
            <b:Middle>&amp; Junaedi</b:Middle>
          </b:Person>
        </b:NameList>
      </b:Author>
    </b:Author>
    <b:JournalName>Daya matematics: Jurnal inovaasi pendidikan matematika</b:JournalName>
    <b:Volume>11</b:Volume>
    <b:Issue>3</b:Issue>
    <b:URL>https://creativecommons.org/licenses/by-nc/4.0/</b:URL>
    <b:RefOrder>1</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YJzXhqXxjJmoIYl7puDV6G1T/w==">CgMxLjAaHwoBMBIaChgICVIUChJ0YWJsZS5mbXNkZHhmcjh2YjUaJQoBMRIgCh4IB0IaCg9UaW1lcyBOZXcgUm9tYW4SB0d1bmdzdWgaJQoBMhIgCh4IB0IaCg9UaW1lcyBOZXcgUm9tYW4SB0d1bmdzdWgyCGguZ2pkZ3hzOAByITFXVUlIbVQzaXZNWEo0cEQ5S3ZvSFJGZ0lHLVJuZE9kMA==</go:docsCustomData>
</go:gDocsCustomXmlDataStorage>
</file>

<file path=customXml/itemProps1.xml><?xml version="1.0" encoding="utf-8"?>
<ds:datastoreItem xmlns:ds="http://schemas.openxmlformats.org/officeDocument/2006/customXml" ds:itemID="{5A9DD227-278C-48A2-B3BC-61CD85BE067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5470</Words>
  <Characters>31294</Characters>
  <Application>Microsoft Office Word</Application>
  <DocSecurity>0</DocSecurity>
  <Lines>894</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Didaktika Biologi</dc:creator>
  <cp:lastModifiedBy>Asus</cp:lastModifiedBy>
  <cp:revision>8</cp:revision>
  <dcterms:created xsi:type="dcterms:W3CDTF">2025-04-24T00:42:00Z</dcterms:created>
  <dcterms:modified xsi:type="dcterms:W3CDTF">2025-05-11T05:23:00Z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2c20949342ae293a6cdedb08910275bda46bf1c97708d55678896a37faabafcf</vt:lpwstr>
  </property>
</Properties>
</file>