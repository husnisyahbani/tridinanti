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11.xml" ContentType="application/vnd.openxmlformats-officedocument.customXmlProperties+xml"/>
  <Override PartName="/customXml/itemProps12.xml" ContentType="application/vnd.openxmlformats-officedocument.customXmlProperties+xml"/>
  <Override PartName="/customXml/itemProps13.xml" ContentType="application/vnd.openxmlformats-officedocument.customXmlProperties+xml"/>
  <Override PartName="/customXml/itemProps14.xml" ContentType="application/vnd.openxmlformats-officedocument.customXmlProperties+xml"/>
  <Override PartName="/customXml/itemProps15.xml" ContentType="application/vnd.openxmlformats-officedocument.customXmlProperties+xml"/>
  <Override PartName="/customXml/itemProps16.xml" ContentType="application/vnd.openxmlformats-officedocument.customXmlProperties+xml"/>
  <Override PartName="/customXml/itemProps1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ABFA3" w14:textId="0E5D52AF" w:rsidR="00F12DDC" w:rsidRPr="009570DE" w:rsidRDefault="00000000" w:rsidP="009570DE">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TEACHING READING COMPREHENSION USING NEUROLOGICAL IMPRESS METHOD AT JUNIOR HIGH SCHOOL</w:t>
      </w:r>
    </w:p>
    <w:p w14:paraId="61E696B8" w14:textId="77777777" w:rsidR="00F12DDC" w:rsidRDefault="00000000">
      <w:pPr>
        <w:tabs>
          <w:tab w:val="left" w:pos="8647"/>
        </w:tabs>
        <w:spacing w:before="240"/>
        <w:ind w:left="540" w:right="429"/>
        <w:jc w:val="both"/>
        <w:rPr>
          <w:rFonts w:ascii="Times New Roman" w:eastAsia="Times New Roman" w:hAnsi="Times New Roman" w:cs="Times New Roman"/>
        </w:rPr>
      </w:pPr>
      <w:r>
        <w:rPr>
          <w:rFonts w:ascii="Times New Roman" w:eastAsia="Times New Roman" w:hAnsi="Times New Roman" w:cs="Times New Roman"/>
          <w:b/>
        </w:rPr>
        <w:t xml:space="preserve">ABSTRACT: </w:t>
      </w:r>
      <w:r>
        <w:rPr>
          <w:rFonts w:ascii="Times New Roman" w:eastAsia="Times New Roman" w:hAnsi="Times New Roman" w:cs="Times New Roman"/>
        </w:rPr>
        <w:t>Reading is a fundamental skill for education, and its importance cannot be overstated. It plays a crucial role in language learning and academic success.</w:t>
      </w:r>
      <w:r>
        <w:rPr>
          <w:rFonts w:ascii="Times New Roman" w:eastAsia="Times New Roman" w:hAnsi="Times New Roman" w:cs="Times New Roman"/>
          <w:b/>
        </w:rPr>
        <w:t xml:space="preserve"> </w:t>
      </w:r>
      <w:r>
        <w:rPr>
          <w:rFonts w:ascii="Times New Roman" w:eastAsia="Times New Roman" w:hAnsi="Times New Roman" w:cs="Times New Roman"/>
        </w:rPr>
        <w:t>The goal of this study was to determine whether there was a significant improvement and difference in the students' reading comprehension achievement before and after using the Neurological Impress Method with eighth-grade students at SMPN 7 Palembang. This study was completed over 12 meetings using a quasi-experimental methodology. 68 students were selected as a sample using the convenience sampling technique. There were two groups: control (VIII.9) and experimental (VIII.10). Pre-test and post-test were administered to both groups during data collection. The researcher analyzed the data using SPSS version 26. Based on the outcome of the Paired Sample T-Test, the p-value was 0.000, which was less than 0.05, and the</w:t>
      </w:r>
      <w:ins w:id="0" w:author="Asus" w:date="2025-05-08T10:53:00Z">
        <w:r>
          <w:rPr>
            <w:rFonts w:ascii="Times New Roman" w:eastAsia="Times New Roman" w:hAnsi="Times New Roman" w:cs="Times New Roman"/>
          </w:rPr>
          <w:t xml:space="preserve"> </w:t>
        </w:r>
      </w:ins>
      <w:r>
        <w:rPr>
          <w:rFonts w:ascii="Times New Roman" w:eastAsia="Times New Roman" w:hAnsi="Times New Roman" w:cs="Times New Roman"/>
        </w:rPr>
        <w:t>t-value was 8.308</w:t>
      </w:r>
      <w:ins w:id="1" w:author="Asus" w:date="2025-05-08T10:53:00Z">
        <w:r>
          <w:rPr>
            <w:rFonts w:ascii="Times New Roman" w:eastAsia="Times New Roman" w:hAnsi="Times New Roman" w:cs="Times New Roman"/>
          </w:rPr>
          <w:t>,</w:t>
        </w:r>
      </w:ins>
      <w:r>
        <w:rPr>
          <w:rFonts w:ascii="Times New Roman" w:eastAsia="Times New Roman" w:hAnsi="Times New Roman" w:cs="Times New Roman"/>
        </w:rPr>
        <w:t xml:space="preserve"> which was higher than the t-table df=33 (2.035). Therefore, it is possible to conclude that students' pre-test and post-test scores improved significantly in the experimental group taught using the Neurological Impress Method. Following the results of the Independent Sample T-Test, the p-value was 0.004, which was less than 0.05, and the t-value was 2.984, which was higher than the t-table df=66 (1.997). Students' pre-test scores differed significantly between the control and experimental groups. The findings of this study demonstrated that the Neurological Impress Method improved students' reading comprehension and could be used as an alternate method for teaching reading comprehension.</w:t>
      </w:r>
    </w:p>
    <w:p w14:paraId="66310E1F" w14:textId="77777777" w:rsidR="00F12DDC" w:rsidRDefault="00000000">
      <w:pPr>
        <w:tabs>
          <w:tab w:val="left" w:pos="8647"/>
        </w:tabs>
        <w:spacing w:before="240"/>
        <w:ind w:left="540" w:right="429"/>
        <w:jc w:val="both"/>
        <w:rPr>
          <w:rFonts w:ascii="Times New Roman" w:eastAsia="Times New Roman" w:hAnsi="Times New Roman" w:cs="Times New Roman"/>
          <w:i/>
        </w:rPr>
      </w:pPr>
      <w:r>
        <w:rPr>
          <w:rFonts w:ascii="Times New Roman" w:eastAsia="Times New Roman" w:hAnsi="Times New Roman" w:cs="Times New Roman"/>
          <w:b/>
        </w:rPr>
        <w:t>Keywords:</w:t>
      </w:r>
      <w:r>
        <w:rPr>
          <w:rFonts w:ascii="Times New Roman" w:eastAsia="Times New Roman" w:hAnsi="Times New Roman" w:cs="Times New Roman"/>
        </w:rPr>
        <w:t xml:space="preserve"> </w:t>
      </w:r>
      <w:r>
        <w:rPr>
          <w:rFonts w:ascii="Times New Roman" w:eastAsia="Times New Roman" w:hAnsi="Times New Roman" w:cs="Times New Roman"/>
          <w:i/>
        </w:rPr>
        <w:t>Neurological Impress Method, reading comprehension, teaching</w:t>
      </w:r>
    </w:p>
    <w:p w14:paraId="02F7B014" w14:textId="77777777" w:rsidR="00F12DDC" w:rsidRDefault="00000000">
      <w:pPr>
        <w:rPr>
          <w:rFonts w:ascii="Times New Roman" w:eastAsia="Times New Roman" w:hAnsi="Times New Roman" w:cs="Times New Roman"/>
          <w:color w:val="FF0000"/>
        </w:rPr>
      </w:pPr>
      <w:r>
        <w:rPr>
          <w:noProof/>
        </w:rPr>
        <mc:AlternateContent>
          <mc:Choice Requires="wpg">
            <w:drawing>
              <wp:anchor distT="0" distB="0" distL="0" distR="0" simplePos="0" relativeHeight="2" behindDoc="0" locked="0" layoutInCell="1" allowOverlap="1" wp14:anchorId="4D0B9EC0" wp14:editId="51D6134D">
                <wp:simplePos x="0" y="0"/>
                <wp:positionH relativeFrom="column">
                  <wp:posOffset>0</wp:posOffset>
                </wp:positionH>
                <wp:positionV relativeFrom="paragraph">
                  <wp:posOffset>25400</wp:posOffset>
                </wp:positionV>
                <wp:extent cx="5467350" cy="28575"/>
                <wp:effectExtent l="0" t="0" r="0" b="0"/>
                <wp:wrapNone/>
                <wp:docPr id="1026"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2612325" y="3756175"/>
                          <a:chExt cx="5467350" cy="42900"/>
                        </a:xfrm>
                      </wpg:grpSpPr>
                      <wpg:grpSp>
                        <wpg:cNvPr id="33245729" name="Group 33245729"/>
                        <wpg:cNvGrpSpPr/>
                        <wpg:grpSpPr>
                          <a:xfrm>
                            <a:off x="2612325" y="3765713"/>
                            <a:ext cx="5467350" cy="28575"/>
                            <a:chOff x="0" y="0"/>
                            <a:chExt cx="5467350" cy="28575"/>
                          </a:xfrm>
                        </wpg:grpSpPr>
                        <wps:wsp>
                          <wps:cNvPr id="1116914896" name="Rectangle 1116914896"/>
                          <wps:cNvSpPr/>
                          <wps:spPr>
                            <a:xfrm>
                              <a:off x="0" y="0"/>
                              <a:ext cx="5467350" cy="28575"/>
                            </a:xfrm>
                            <a:prstGeom prst="rect">
                              <a:avLst/>
                            </a:prstGeom>
                            <a:ln>
                              <a:noFill/>
                            </a:ln>
                          </wps:spPr>
                          <wps:txbx>
                            <w:txbxContent>
                              <w:p w14:paraId="1F53D410" w14:textId="77777777" w:rsidR="00F12DDC" w:rsidRDefault="00F12DDC">
                                <w:pPr>
                                  <w:textDirection w:val="btLr"/>
                                </w:pPr>
                              </w:p>
                            </w:txbxContent>
                          </wps:txbx>
                          <wps:bodyPr wrap="square" lIns="91425" tIns="91425" rIns="91425" bIns="91425" anchor="ctr">
                            <a:prstTxWarp prst="textNoShape">
                              <a:avLst/>
                            </a:prstTxWarp>
                            <a:noAutofit/>
                          </wps:bodyPr>
                        </wps:wsp>
                        <wps:wsp>
                          <wps:cNvPr id="247973442" name="Straight Arrow Connector 247973442"/>
                          <wps:cNvCnPr/>
                          <wps:spPr>
                            <a:xfrm>
                              <a:off x="0" y="0"/>
                              <a:ext cx="5467350" cy="0"/>
                            </a:xfrm>
                            <a:prstGeom prst="straightConnector1">
                              <a:avLst/>
                            </a:prstGeom>
                            <a:ln w="19050" cap="flat" cmpd="sng">
                              <a:solidFill>
                                <a:srgbClr val="000000"/>
                              </a:solidFill>
                              <a:prstDash val="solid"/>
                              <a:miter/>
                              <a:headEnd type="none" w="sm" len="sm"/>
                              <a:tailEnd type="none" w="sm" len="sm"/>
                            </a:ln>
                          </wps:spPr>
                          <wps:bodyPr/>
                        </wps:wsp>
                        <wps:wsp>
                          <wps:cNvPr id="1535951475" name="Straight Arrow Connector 1535951475"/>
                          <wps:cNvCnPr/>
                          <wps:spPr>
                            <a:xfrm>
                              <a:off x="0" y="28575"/>
                              <a:ext cx="5467350" cy="0"/>
                            </a:xfrm>
                            <a:prstGeom prst="straightConnector1">
                              <a:avLst/>
                            </a:prstGeom>
                            <a:ln w="9525" cap="flat" cmpd="sng">
                              <a:solidFill>
                                <a:srgbClr val="000000"/>
                              </a:solidFill>
                              <a:prstDash val="solid"/>
                              <a:miter/>
                              <a:headEnd type="none" w="sm" len="sm"/>
                              <a:tailEnd type="none" w="sm" len="sm"/>
                            </a:ln>
                          </wps:spPr>
                          <wps:bodyPr/>
                        </wps:wsp>
                      </wpg:grpSp>
                    </wpg:wgp>
                  </a:graphicData>
                </a:graphic>
              </wp:anchor>
            </w:drawing>
          </mc:Choice>
          <mc:Fallback>
            <w:pict>
              <v:group w14:anchorId="4D0B9EC0" id="Group 25" o:spid="_x0000_s1026" style="position:absolute;margin-left:0;margin-top:2pt;width:430.5pt;height:2.25pt;z-index:2;mso-wrap-distance-left:0;mso-wrap-distance-right:0" coordorigin="26123,37561" coordsize="54673,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">
                <v:group id="Group 33245729" o:spid="_x0000_s1027" style="position:absolute;left:26123;top:37657;width:54673;height:285" coordsize="54673,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">
                  <v:rect id="Rectangle 1116914896" o:spid="_x0000_s1028" style="position:absolute;width:54673;height: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" filled="f" stroked="f">
                    <v:textbox inset="2.53958mm,2.53958mm,2.53958mm,2.53958mm">
                      <w:txbxContent>
                        <w:p w14:paraId="1F53D410" w14:textId="77777777" w:rsidR="00F12DDC" w:rsidRDefault="00F12DDC">
                          <w:pPr>
                            <w:textDirection w:val="btLr"/>
                          </w:pPr>
                        </w:p>
                      </w:txbxContent>
                    </v:textbox>
                  </v:rect>
                  <v:shapetype id="_x0000_t32" coordsize="21600,21600" o:spt="32" o:oned="t" path="m,l21600,21600e" filled="f">
                    <v:path arrowok="t" fillok="f" o:connecttype="none"/>
                    <o:lock v:ext="edit" shapetype="t"/>
                  </v:shapetype>
                  <v:shape id="Straight Arrow Connector 247973442" o:spid="_x0000_s1029" type="#_x0000_t32" style="position:absolute;width:546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" strokeweight="1.5pt">
                    <v:stroke startarrowwidth="narrow" startarrowlength="short" endarrowwidth="narrow" endarrowlength="short" joinstyle="miter"/>
                  </v:shape>
                  <v:shape id="Straight Arrow Connector 1535951475" o:spid="_x0000_s1030" type="#_x0000_t32" style="position:absolute;top:285;width:546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">
                    <v:stroke startarrowwidth="narrow" startarrowlength="short" endarrowwidth="narrow" endarrowlength="short" joinstyle="miter"/>
                  </v:shape>
                </v:group>
              </v:group>
            </w:pict>
          </mc:Fallback>
        </mc:AlternateContent>
      </w:r>
    </w:p>
    <w:p w14:paraId="6DFB28D3" w14:textId="77777777" w:rsidR="00F12DDC" w:rsidRDefault="00F12DDC">
      <w:pPr>
        <w:rPr>
          <w:rFonts w:ascii="Times New Roman" w:eastAsia="Times New Roman" w:hAnsi="Times New Roman" w:cs="Times New Roman"/>
          <w:color w:val="FF0000"/>
        </w:rPr>
      </w:pPr>
    </w:p>
    <w:p w14:paraId="575A1DA3" w14:textId="77777777" w:rsidR="00F12DDC"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rPr>
        <w:t>MENGAJARKAN PEMAHAMAN MEMBACA MENGGUNAKAN METODE NEUROLOGICAL IMPRESS DI SEKOLAH MENENGAH PERTAMA</w:t>
      </w:r>
    </w:p>
    <w:p w14:paraId="372FE123" w14:textId="77777777" w:rsidR="00F12DDC" w:rsidRDefault="00000000">
      <w:pPr>
        <w:tabs>
          <w:tab w:val="left" w:pos="8647"/>
        </w:tabs>
        <w:spacing w:before="240"/>
        <w:ind w:left="540" w:right="429"/>
        <w:jc w:val="both"/>
        <w:rPr>
          <w:rFonts w:ascii="Times New Roman" w:eastAsia="Times New Roman" w:hAnsi="Times New Roman" w:cs="Times New Roman"/>
          <w:b/>
        </w:rPr>
      </w:pPr>
      <w:r>
        <w:rPr>
          <w:rFonts w:ascii="Times New Roman" w:eastAsia="Times New Roman" w:hAnsi="Times New Roman" w:cs="Times New Roman"/>
          <w:b/>
        </w:rPr>
        <w:t xml:space="preserve">ABSTRAK: </w:t>
      </w:r>
      <w:r>
        <w:rPr>
          <w:rFonts w:ascii="Times New Roman" w:eastAsia="Times New Roman" w:hAnsi="Times New Roman" w:cs="Times New Roman"/>
          <w:bCs/>
        </w:rPr>
        <w:t xml:space="preserve">Membaca merupakan keterampilan dasar dalam pendidikan dan tidak dapat diabaikan. Keterampilan ini memegang peranan penting dalam pembelajaran bahasa dan keberhasilan akademik. </w:t>
      </w:r>
      <w:r>
        <w:rPr>
          <w:rFonts w:ascii="Times New Roman" w:eastAsia="Times New Roman" w:hAnsi="Times New Roman" w:cs="Times New Roman"/>
        </w:rPr>
        <w:t xml:space="preserve">Tujuan dari penelitian ini adalah untuk mengetahui apakah ada peningkatan dan perbedaan yang signifikan dalam pencapaian pemahaman membaca siswa sebelum dan sesudah menggunakan </w:t>
      </w:r>
      <w:r>
        <w:rPr>
          <w:rFonts w:ascii="Times New Roman" w:eastAsia="Times New Roman" w:hAnsi="Times New Roman" w:cs="Times New Roman"/>
          <w:i/>
          <w:iCs/>
        </w:rPr>
        <w:t>Neurological Impress Method</w:t>
      </w:r>
      <w:r>
        <w:rPr>
          <w:rFonts w:ascii="Times New Roman" w:eastAsia="Times New Roman" w:hAnsi="Times New Roman" w:cs="Times New Roman"/>
        </w:rPr>
        <w:t xml:space="preserve"> pada siswa kelas delapan di SMPN 7 Palembang. Penelitian ini dilakukan selama 12 kali pertemuan dengan menggunakan metode kuasi-eksperimen. Sebanyak 68 siswa dipilih sebagai sampel dengan menggunakan teknik convenience sampling. Terdapat dua kelompok yaitu: kelompok kontrol (VIII.9) dan kelompok eksperimen (VIII.10). Pre-test dan post-test diberikan kepada kedua kelompok selama pengumpulan data. Peneliti menganalisis data dengan menggunakan SPSS versi 26. Berdasarkan hasil Paired Sample T-Test, p-output= 0,000 &lt; 0,05, dan t-value= 8,308 &gt; t-tabel df=33 (2,035). Oleh karena itu, dapat disimpulkan bahwa nilai pre-test dan post-test siswa meningkat secara signifikan pada kelompok eksperimen yang diajar dengan menggunakan Metode </w:t>
      </w:r>
      <w:r>
        <w:rPr>
          <w:rFonts w:ascii="Times New Roman" w:eastAsia="Times New Roman" w:hAnsi="Times New Roman" w:cs="Times New Roman"/>
          <w:i/>
          <w:iCs/>
        </w:rPr>
        <w:t>Neurological Impress</w:t>
      </w:r>
      <w:r>
        <w:rPr>
          <w:rFonts w:ascii="Times New Roman" w:eastAsia="Times New Roman" w:hAnsi="Times New Roman" w:cs="Times New Roman"/>
        </w:rPr>
        <w:t>. Berdasarkan hasil Independent Sample T-Test, p-output= 0.004 &lt; 0.05, dan nilai t-value= 2.984 &gt; t-tabel df=66 (1.997). Hasilnya, nilai pre-test siswa berbeda secara signifikan antara kelompok kontrol dan kelompok eksperimen. Dengan demikian, temuan dari penelitian ini menunjukkan bahwa Metode Impresi Neurologis meningkatkan pemahaman membaca siswa dan dapat digunakan sebagai metode alternatif untuk mengajarkan pemahaman membaca.</w:t>
      </w:r>
    </w:p>
    <w:p w14:paraId="42DCDD46" w14:textId="77777777" w:rsidR="00F12DDC" w:rsidRDefault="00000000">
      <w:pPr>
        <w:tabs>
          <w:tab w:val="left" w:pos="8647"/>
        </w:tabs>
        <w:spacing w:before="240"/>
        <w:ind w:left="540" w:right="429"/>
        <w:jc w:val="both"/>
        <w:rPr>
          <w:rFonts w:ascii="Times New Roman" w:eastAsia="Times New Roman" w:hAnsi="Times New Roman" w:cs="Times New Roman"/>
          <w:b/>
        </w:rPr>
      </w:pPr>
      <w:r>
        <w:rPr>
          <w:rFonts w:ascii="Times New Roman" w:eastAsia="Times New Roman" w:hAnsi="Times New Roman" w:cs="Times New Roman"/>
          <w:b/>
        </w:rPr>
        <w:t>Kata kunci:</w:t>
      </w:r>
      <w:r>
        <w:rPr>
          <w:rFonts w:ascii="Times New Roman" w:eastAsia="Times New Roman" w:hAnsi="Times New Roman" w:cs="Times New Roman"/>
        </w:rPr>
        <w:t xml:space="preserve"> </w:t>
      </w:r>
      <w:r>
        <w:rPr>
          <w:rFonts w:ascii="Times New Roman" w:eastAsia="Times New Roman" w:hAnsi="Times New Roman" w:cs="Times New Roman"/>
          <w:i/>
        </w:rPr>
        <w:t xml:space="preserve">Neurological Impress Method, pemahaman bacaan, mengajar </w:t>
      </w:r>
    </w:p>
    <w:p w14:paraId="58E84E45" w14:textId="77777777" w:rsidR="00F12DDC" w:rsidRDefault="00000000">
      <w:pPr>
        <w:tabs>
          <w:tab w:val="left" w:pos="8647"/>
        </w:tabs>
        <w:spacing w:before="240"/>
        <w:ind w:right="429"/>
        <w:jc w:val="both"/>
        <w:rPr>
          <w:rFonts w:ascii="Times New Roman" w:eastAsia="Times New Roman" w:hAnsi="Times New Roman" w:cs="Times New Roman"/>
        </w:rPr>
        <w:sectPr w:rsidR="00F12DDC">
          <w:headerReference w:type="default" r:id="rId24"/>
          <w:footerReference w:type="default" r:id="rId25"/>
          <w:pgSz w:w="11907" w:h="16840"/>
          <w:pgMar w:top="1701" w:right="1701" w:bottom="1701" w:left="1701" w:header="720" w:footer="720" w:gutter="0"/>
          <w:pgNumType w:start="1"/>
          <w:cols w:space="720"/>
        </w:sectPr>
      </w:pPr>
      <w:r>
        <w:rPr>
          <w:noProof/>
        </w:rPr>
        <mc:AlternateContent>
          <mc:Choice Requires="wpg">
            <w:drawing>
              <wp:anchor distT="0" distB="0" distL="0" distR="0" simplePos="0" relativeHeight="3" behindDoc="0" locked="0" layoutInCell="1" allowOverlap="1" wp14:anchorId="1CAF5754" wp14:editId="0DB5E9A4">
                <wp:simplePos x="0" y="0"/>
                <wp:positionH relativeFrom="column">
                  <wp:posOffset>38100</wp:posOffset>
                </wp:positionH>
                <wp:positionV relativeFrom="paragraph">
                  <wp:posOffset>111125</wp:posOffset>
                </wp:positionV>
                <wp:extent cx="5467350" cy="28575"/>
                <wp:effectExtent l="0" t="0" r="0" b="0"/>
                <wp:wrapNone/>
                <wp:docPr id="1031"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2612325" y="3756175"/>
                          <a:chExt cx="5467350" cy="42900"/>
                        </a:xfrm>
                      </wpg:grpSpPr>
                      <wpg:grpSp>
                        <wpg:cNvPr id="1819170469" name="Group 1819170469"/>
                        <wpg:cNvGrpSpPr/>
                        <wpg:grpSpPr>
                          <a:xfrm>
                            <a:off x="2612325" y="3765713"/>
                            <a:ext cx="5467350" cy="28575"/>
                            <a:chOff x="0" y="0"/>
                            <a:chExt cx="5467350" cy="28575"/>
                          </a:xfrm>
                        </wpg:grpSpPr>
                        <wps:wsp>
                          <wps:cNvPr id="955863140" name="Rectangle 955863140"/>
                          <wps:cNvSpPr/>
                          <wps:spPr>
                            <a:xfrm>
                              <a:off x="0" y="0"/>
                              <a:ext cx="5467350" cy="28575"/>
                            </a:xfrm>
                            <a:prstGeom prst="rect">
                              <a:avLst/>
                            </a:prstGeom>
                            <a:ln>
                              <a:noFill/>
                            </a:ln>
                          </wps:spPr>
                          <wps:txbx>
                            <w:txbxContent>
                              <w:p w14:paraId="44404DC6" w14:textId="77777777" w:rsidR="00F12DDC" w:rsidRDefault="00F12DDC">
                                <w:pPr>
                                  <w:textDirection w:val="btLr"/>
                                </w:pPr>
                              </w:p>
                            </w:txbxContent>
                          </wps:txbx>
                          <wps:bodyPr wrap="square" lIns="91425" tIns="91425" rIns="91425" bIns="91425" anchor="ctr">
                            <a:prstTxWarp prst="textNoShape">
                              <a:avLst/>
                            </a:prstTxWarp>
                            <a:noAutofit/>
                          </wps:bodyPr>
                        </wps:wsp>
                        <wps:wsp>
                          <wps:cNvPr id="150051059" name="Straight Arrow Connector 150051059"/>
                          <wps:cNvCnPr/>
                          <wps:spPr>
                            <a:xfrm>
                              <a:off x="0" y="0"/>
                              <a:ext cx="5467350" cy="0"/>
                            </a:xfrm>
                            <a:prstGeom prst="straightConnector1">
                              <a:avLst/>
                            </a:prstGeom>
                            <a:ln w="19050" cap="flat" cmpd="sng">
                              <a:solidFill>
                                <a:srgbClr val="000000"/>
                              </a:solidFill>
                              <a:prstDash val="solid"/>
                              <a:miter/>
                              <a:headEnd type="none" w="sm" len="sm"/>
                              <a:tailEnd type="none" w="sm" len="sm"/>
                            </a:ln>
                          </wps:spPr>
                          <wps:bodyPr/>
                        </wps:wsp>
                        <wps:wsp>
                          <wps:cNvPr id="1685888640" name="Straight Arrow Connector 1685888640"/>
                          <wps:cNvCnPr/>
                          <wps:spPr>
                            <a:xfrm>
                              <a:off x="0" y="28575"/>
                              <a:ext cx="5467350" cy="0"/>
                            </a:xfrm>
                            <a:prstGeom prst="straightConnector1">
                              <a:avLst/>
                            </a:prstGeom>
                            <a:ln w="9525" cap="flat" cmpd="sng">
                              <a:solidFill>
                                <a:srgbClr val="000000"/>
                              </a:solidFill>
                              <a:prstDash val="solid"/>
                              <a:miter/>
                              <a:headEnd type="none" w="sm" len="sm"/>
                              <a:tailEnd type="none" w="sm" len="sm"/>
                            </a:ln>
                          </wps:spPr>
                          <wps:bodyPr/>
                        </wps:wsp>
                      </wpg:grpSp>
                    </wpg:wgp>
                  </a:graphicData>
                </a:graphic>
              </wp:anchor>
            </w:drawing>
          </mc:Choice>
          <mc:Fallback>
            <w:pict>
              <v:group w14:anchorId="1CAF5754" id="Group 23" o:spid="_x0000_s1031" style="position:absolute;left:0;text-align:left;margin-left:3pt;margin-top:8.75pt;width:430.5pt;height:2.25pt;z-index:3;mso-wrap-distance-left:0;mso-wrap-distance-right:0" coordorigin="26123,37561" coordsize="54673,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">
                <v:group id="Group 1819170469" o:spid="_x0000_s1032" style="position:absolute;left:26123;top:37657;width:54673;height:285" coordsize="54673,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">
                  <v:rect id="Rectangle 955863140" o:spid="_x0000_s1033" style="position:absolute;width:54673;height: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" filled="f" stroked="f">
                    <v:textbox inset="2.53958mm,2.53958mm,2.53958mm,2.53958mm">
                      <w:txbxContent>
                        <w:p w14:paraId="44404DC6" w14:textId="77777777" w:rsidR="00F12DDC" w:rsidRDefault="00F12DDC">
                          <w:pPr>
                            <w:textDirection w:val="btLr"/>
                          </w:pPr>
                        </w:p>
                      </w:txbxContent>
                    </v:textbox>
                  </v:rect>
                  <v:shape id="Straight Arrow Connector 150051059" o:spid="_x0000_s1034" type="#_x0000_t32" style="position:absolute;width:546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" strokeweight="1.5pt">
                    <v:stroke startarrowwidth="narrow" startarrowlength="short" endarrowwidth="narrow" endarrowlength="short" joinstyle="miter"/>
                  </v:shape>
                  <v:shape id="Straight Arrow Connector 1685888640" o:spid="_x0000_s1035" type="#_x0000_t32" style="position:absolute;top:285;width:546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">
                    <v:stroke startarrowwidth="narrow" startarrowlength="short" endarrowwidth="narrow" endarrowlength="short" joinstyle="miter"/>
                  </v:shape>
                </v:group>
              </v:group>
            </w:pict>
          </mc:Fallback>
        </mc:AlternateContent>
      </w:r>
    </w:p>
    <w:p w14:paraId="71F47CF8" w14:textId="77777777" w:rsidR="00F12DDC" w:rsidRDefault="00000000">
      <w:pPr>
        <w:spacing w:line="360" w:lineRule="auto"/>
        <w:ind w:right="-46"/>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INTRODUCTION</w:t>
      </w:r>
    </w:p>
    <w:p w14:paraId="4B6B2057" w14:textId="77777777" w:rsidR="00F12DDC" w:rsidRDefault="00000000">
      <w:pPr>
        <w:keepNext/>
        <w:framePr w:dropCap="drop" w:lines="2" w:h="676" w:hRule="exact" w:wrap="around" w:vAnchor="text" w:hAnchor="page" w:x="1561" w:y="256"/>
        <w:spacing w:line="676" w:lineRule="exact"/>
        <w:ind w:firstLine="720"/>
        <w:jc w:val="both"/>
        <w:textAlignment w:val="baseline"/>
        <w:rPr>
          <w:rFonts w:ascii="Times New Roman" w:eastAsia="Times New Roman" w:hAnsi="Times New Roman" w:cs="Times New Roman"/>
          <w:position w:val="5"/>
          <w:sz w:val="116"/>
          <w:szCs w:val="116"/>
          <w:vertAlign w:val="subscript"/>
        </w:rPr>
      </w:pPr>
      <w:r>
        <w:rPr>
          <w:rFonts w:ascii="Times New Roman" w:eastAsia="Times New Roman" w:hAnsi="Times New Roman" w:cs="Times New Roman"/>
          <w:position w:val="5"/>
          <w:sz w:val="116"/>
          <w:szCs w:val="116"/>
          <w:vertAlign w:val="subscript"/>
        </w:rPr>
        <w:t>A</w:t>
      </w:r>
    </w:p>
    <w:p w14:paraId="67C49952" w14:textId="77777777" w:rsidR="00F12DDC" w:rsidRDefault="00F12DDC">
      <w:pPr>
        <w:spacing w:line="360" w:lineRule="auto"/>
        <w:ind w:right="-46"/>
        <w:jc w:val="both"/>
        <w:rPr>
          <w:rFonts w:ascii="Times New Roman" w:eastAsia="Times New Roman" w:hAnsi="Times New Roman" w:cs="Times New Roman"/>
          <w:b/>
          <w:sz w:val="24"/>
          <w:szCs w:val="24"/>
        </w:rPr>
      </w:pPr>
    </w:p>
    <w:p w14:paraId="7C3AD852" w14:textId="77777777" w:rsidR="00F12DDC" w:rsidRDefault="00000000">
      <w:pPr>
        <w:ind w:right="-46"/>
        <w:jc w:val="both"/>
        <w:rPr>
          <w:rFonts w:ascii="Times New Roman" w:eastAsia="Times New Roman" w:hAnsi="Times New Roman" w:cs="Times New Roman"/>
          <w:b/>
          <w:sz w:val="24"/>
          <w:szCs w:val="24"/>
        </w:rPr>
      </w:pPr>
      <w:r>
        <w:rPr>
          <w:rFonts w:ascii="Times New Roman" w:eastAsia="Times New Roman" w:hAnsi="Times New Roman" w:cs="Times New Roman"/>
          <w:color w:val="000000"/>
          <w:sz w:val="24"/>
          <w:szCs w:val="24"/>
        </w:rPr>
        <w:t>fundamental skill in education and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its importance could not be overstated is reading. As stated by Harmer (2007), reading is beneficial for language learning that if students comprehend what they read, the more they read, the more proficient they will become. Palani (2012) as cited in Zuhro et al. (2022) argues that the reading comprehension is a crucial linguistic ability that enables readers to access information on a worldwide scale at any given time. In Indonesia, reading becomes one of the crucial aspects in the educational curriculum. However, Indonesian students’ reading skills still experience difficulties in comprehending texts.</w:t>
      </w:r>
    </w:p>
    <w:p w14:paraId="7889B374" w14:textId="77777777" w:rsidR="00F12DDC" w:rsidRDefault="00000000">
      <w:pPr>
        <w:keepNext/>
        <w:pBdr>
          <w:top w:val="nil"/>
          <w:left w:val="nil"/>
          <w:bottom w:val="nil"/>
          <w:right w:val="nil"/>
          <w:between w:val="nil"/>
        </w:pBdr>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Based on the data revealed by PISA in 2022, Indonesian </w:t>
      </w:r>
      <w:r>
        <w:rPr>
          <w:rFonts w:ascii="Times New Roman" w:eastAsia="Times New Roman" w:hAnsi="Times New Roman" w:cs="Times New Roman"/>
          <w:sz w:val="24"/>
          <w:szCs w:val="24"/>
        </w:rPr>
        <w:t>students' reading</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competence is still</w:t>
      </w:r>
      <w:r>
        <w:rPr>
          <w:rFonts w:ascii="Times New Roman" w:eastAsia="Times New Roman" w:hAnsi="Times New Roman" w:cs="Times New Roman"/>
          <w:color w:val="000000"/>
          <w:sz w:val="24"/>
          <w:szCs w:val="24"/>
        </w:rPr>
        <w:t xml:space="preserve"> low, with poor national average reading literacy compared to neighboring Malaysia (Taipei &amp; Authority, 2019). The results show that Indonesian students still face difficulties in reading skill. In addition, teachers still struggle to find teaching approaches that are flexible and responsive to meet students’ diverse needs in reading comprehension (Hidayat et al., 2024). Thus, that situation may arise due to the difficulty faced by teachers in finding effective methods for reading comprehension.</w:t>
      </w:r>
    </w:p>
    <w:p w14:paraId="55B6581C" w14:textId="77777777" w:rsidR="00F12DDC" w:rsidRDefault="00000000">
      <w:pPr>
        <w:keepNext/>
        <w:pBdr>
          <w:top w:val="nil"/>
          <w:left w:val="nil"/>
          <w:bottom w:val="nil"/>
          <w:right w:val="nil"/>
          <w:between w:val="nil"/>
        </w:pBdr>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lack of effective </w:t>
      </w:r>
      <w:r>
        <w:rPr>
          <w:rFonts w:ascii="Times New Roman" w:eastAsia="Times New Roman" w:hAnsi="Times New Roman" w:cs="Times New Roman"/>
          <w:sz w:val="24"/>
          <w:szCs w:val="24"/>
        </w:rPr>
        <w:t>methods</w:t>
      </w:r>
      <w:r>
        <w:rPr>
          <w:rFonts w:ascii="Times New Roman" w:eastAsia="Times New Roman" w:hAnsi="Times New Roman" w:cs="Times New Roman"/>
          <w:color w:val="000000"/>
          <w:sz w:val="24"/>
          <w:szCs w:val="24"/>
        </w:rPr>
        <w:t xml:space="preserve"> is one </w:t>
      </w:r>
      <w:r>
        <w:rPr>
          <w:rFonts w:ascii="Times New Roman" w:eastAsia="Times New Roman" w:hAnsi="Times New Roman" w:cs="Times New Roman"/>
          <w:sz w:val="24"/>
          <w:szCs w:val="24"/>
        </w:rPr>
        <w:t>of the causes</w:t>
      </w:r>
      <w:r>
        <w:rPr>
          <w:rFonts w:ascii="Times New Roman" w:eastAsia="Times New Roman" w:hAnsi="Times New Roman" w:cs="Times New Roman"/>
          <w:color w:val="000000"/>
          <w:sz w:val="24"/>
          <w:szCs w:val="24"/>
        </w:rPr>
        <w:t xml:space="preserve"> of reading difficulties. Westwood (2004) asserts that the majority of students struggle because they </w:t>
      </w:r>
      <w:r>
        <w:rPr>
          <w:rFonts w:ascii="Times New Roman" w:eastAsia="Times New Roman" w:hAnsi="Times New Roman" w:cs="Times New Roman"/>
          <w:sz w:val="24"/>
          <w:szCs w:val="24"/>
        </w:rPr>
        <w:t>lack efficient</w:t>
      </w:r>
      <w:r>
        <w:rPr>
          <w:rFonts w:ascii="Times New Roman" w:eastAsia="Times New Roman" w:hAnsi="Times New Roman" w:cs="Times New Roman"/>
          <w:color w:val="000000"/>
          <w:sz w:val="24"/>
          <w:szCs w:val="24"/>
        </w:rPr>
        <w:t xml:space="preserve"> methods to aid students in grasping the content of passages. Additionally, lack of </w:t>
      </w:r>
      <w:r>
        <w:rPr>
          <w:rFonts w:ascii="Times New Roman" w:eastAsia="Times New Roman" w:hAnsi="Times New Roman" w:cs="Times New Roman"/>
          <w:sz w:val="24"/>
          <w:szCs w:val="24"/>
        </w:rPr>
        <w:t>identifying the main</w:t>
      </w:r>
      <w:r>
        <w:rPr>
          <w:rFonts w:ascii="Times New Roman" w:eastAsia="Times New Roman" w:hAnsi="Times New Roman" w:cs="Times New Roman"/>
          <w:color w:val="000000"/>
          <w:sz w:val="24"/>
          <w:szCs w:val="24"/>
        </w:rPr>
        <w:t xml:space="preserve"> idea in a text, poor knowledge of vocabulary, </w:t>
      </w:r>
      <w:r>
        <w:rPr>
          <w:rFonts w:ascii="Times New Roman" w:eastAsia="Times New Roman" w:hAnsi="Times New Roman" w:cs="Times New Roman"/>
          <w:sz w:val="24"/>
          <w:szCs w:val="24"/>
        </w:rPr>
        <w:t>failing</w:t>
      </w:r>
      <w:r>
        <w:rPr>
          <w:rFonts w:ascii="Times New Roman" w:eastAsia="Times New Roman" w:hAnsi="Times New Roman" w:cs="Times New Roman"/>
          <w:color w:val="000000"/>
          <w:sz w:val="24"/>
          <w:szCs w:val="24"/>
        </w:rPr>
        <w:t xml:space="preserve"> to comprehend the content’s meaning of texts, </w:t>
      </w:r>
      <w:r>
        <w:rPr>
          <w:rFonts w:ascii="Times New Roman" w:eastAsia="Times New Roman" w:hAnsi="Times New Roman" w:cs="Times New Roman"/>
          <w:sz w:val="24"/>
          <w:szCs w:val="24"/>
        </w:rPr>
        <w:t>and not</w:t>
      </w:r>
      <w:r>
        <w:rPr>
          <w:rFonts w:ascii="Times New Roman" w:eastAsia="Times New Roman" w:hAnsi="Times New Roman" w:cs="Times New Roman"/>
          <w:color w:val="000000"/>
          <w:sz w:val="24"/>
          <w:szCs w:val="24"/>
        </w:rPr>
        <w:t xml:space="preserve"> recognizing important details are also </w:t>
      </w:r>
      <w:r>
        <w:rPr>
          <w:rFonts w:ascii="Times New Roman" w:eastAsia="Times New Roman" w:hAnsi="Times New Roman" w:cs="Times New Roman"/>
          <w:sz w:val="24"/>
          <w:szCs w:val="24"/>
        </w:rPr>
        <w:t>influencing</w:t>
      </w:r>
      <w:r>
        <w:rPr>
          <w:rFonts w:ascii="Times New Roman" w:eastAsia="Times New Roman" w:hAnsi="Times New Roman" w:cs="Times New Roman"/>
          <w:color w:val="000000"/>
          <w:sz w:val="24"/>
          <w:szCs w:val="24"/>
        </w:rPr>
        <w:t xml:space="preserve"> students’ reading difficulties (Yanti, 2021). Ibrahim et al. (2024) argues that students’ factors that influence their reading comprehension are a </w:t>
      </w:r>
      <w:r>
        <w:rPr>
          <w:rFonts w:ascii="Times New Roman" w:eastAsia="Times New Roman" w:hAnsi="Times New Roman" w:cs="Times New Roman"/>
          <w:sz w:val="24"/>
          <w:szCs w:val="24"/>
        </w:rPr>
        <w:t>lack of understanding</w:t>
      </w:r>
      <w:r>
        <w:rPr>
          <w:rFonts w:ascii="Times New Roman" w:eastAsia="Times New Roman" w:hAnsi="Times New Roman" w:cs="Times New Roman"/>
          <w:color w:val="000000"/>
          <w:sz w:val="24"/>
          <w:szCs w:val="24"/>
        </w:rPr>
        <w:t xml:space="preserve"> of long sentences, poor reading strategies, and a lack of students’ concentration.  Moreover, Ranico et al. (2023) added the students’ factors</w:t>
      </w:r>
      <w:ins w:id="2" w:author="Asus" w:date="2025-05-08T11:48:00Z">
        <w:r>
          <w:rPr>
            <w:rFonts w:ascii="Times New Roman" w:eastAsia="Times New Roman" w:hAnsi="Times New Roman" w:cs="Times New Roman"/>
            <w:color w:val="000000"/>
            <w:sz w:val="24"/>
            <w:szCs w:val="24"/>
          </w:rPr>
          <w:t>,</w:t>
        </w:r>
      </w:ins>
      <w:r>
        <w:rPr>
          <w:rFonts w:ascii="Times New Roman" w:eastAsia="Times New Roman" w:hAnsi="Times New Roman" w:cs="Times New Roman"/>
          <w:color w:val="000000"/>
          <w:sz w:val="24"/>
          <w:szCs w:val="24"/>
        </w:rPr>
        <w:t xml:space="preserve"> such as lack of motivation, </w:t>
      </w:r>
      <w:r>
        <w:rPr>
          <w:rFonts w:ascii="Times New Roman" w:eastAsia="Times New Roman" w:hAnsi="Times New Roman" w:cs="Times New Roman"/>
          <w:sz w:val="24"/>
          <w:szCs w:val="24"/>
        </w:rPr>
        <w:t>limited instructional</w:t>
      </w:r>
      <w:r>
        <w:rPr>
          <w:rFonts w:ascii="Times New Roman" w:eastAsia="Times New Roman" w:hAnsi="Times New Roman" w:cs="Times New Roman"/>
          <w:color w:val="000000"/>
          <w:sz w:val="24"/>
          <w:szCs w:val="24"/>
        </w:rPr>
        <w:t xml:space="preserve"> time, lack of background knowledge, and limited vocabulary. In conclusion, with the existence of </w:t>
      </w:r>
      <w:r>
        <w:rPr>
          <w:rFonts w:ascii="Times New Roman" w:eastAsia="Times New Roman" w:hAnsi="Times New Roman" w:cs="Times New Roman"/>
          <w:sz w:val="24"/>
          <w:szCs w:val="24"/>
        </w:rPr>
        <w:t>these</w:t>
      </w:r>
      <w:r>
        <w:rPr>
          <w:rFonts w:ascii="Times New Roman" w:eastAsia="Times New Roman" w:hAnsi="Times New Roman" w:cs="Times New Roman"/>
          <w:color w:val="000000"/>
          <w:sz w:val="24"/>
          <w:szCs w:val="24"/>
        </w:rPr>
        <w:t xml:space="preserve"> factors, the students struggle when </w:t>
      </w:r>
      <w:r>
        <w:rPr>
          <w:rFonts w:ascii="Times New Roman" w:eastAsia="Times New Roman" w:hAnsi="Times New Roman" w:cs="Times New Roman"/>
          <w:sz w:val="24"/>
          <w:szCs w:val="24"/>
        </w:rPr>
        <w:t>doing the</w:t>
      </w:r>
      <w:r>
        <w:rPr>
          <w:rFonts w:ascii="Times New Roman" w:eastAsia="Times New Roman" w:hAnsi="Times New Roman" w:cs="Times New Roman"/>
          <w:color w:val="000000"/>
          <w:sz w:val="24"/>
          <w:szCs w:val="24"/>
        </w:rPr>
        <w:t xml:space="preserve"> tasks and exams. Therefore, to overcome the difficulties, an efficient method in teaching reading is required.</w:t>
      </w:r>
    </w:p>
    <w:p w14:paraId="4F5F0476" w14:textId="77777777" w:rsidR="00F12DDC" w:rsidRDefault="00000000">
      <w:pPr>
        <w:keepNext/>
        <w:pBdr>
          <w:top w:val="nil"/>
          <w:left w:val="nil"/>
          <w:bottom w:val="nil"/>
          <w:right w:val="nil"/>
          <w:between w:val="nil"/>
        </w:pBdr>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teaching and learning reading comprehension, there are various methods applied. The examples of teaching reading comprehension such as P2R, Jigsaw, Index Card Match, PQ4R, etc. The Neurological Impress Method</w:t>
      </w:r>
      <w:ins w:id="3" w:author="Asus" w:date="2025-05-08T11:48:00Z">
        <w:r>
          <w:rPr>
            <w:rFonts w:ascii="Times New Roman" w:eastAsia="Times New Roman" w:hAnsi="Times New Roman" w:cs="Times New Roman"/>
            <w:color w:val="000000"/>
            <w:sz w:val="24"/>
            <w:szCs w:val="24"/>
          </w:rPr>
          <w:t>,</w:t>
        </w:r>
      </w:ins>
      <w:r>
        <w:rPr>
          <w:rFonts w:ascii="Times New Roman" w:eastAsia="Times New Roman" w:hAnsi="Times New Roman" w:cs="Times New Roman"/>
          <w:color w:val="000000"/>
          <w:sz w:val="24"/>
          <w:szCs w:val="24"/>
        </w:rPr>
        <w:t xml:space="preserve"> or known as NIM is one among them. Calder (2000) assumed that the NIM </w:t>
      </w:r>
      <w:r>
        <w:rPr>
          <w:rFonts w:ascii="Times New Roman" w:eastAsia="Times New Roman" w:hAnsi="Times New Roman" w:cs="Times New Roman"/>
          <w:sz w:val="24"/>
          <w:szCs w:val="24"/>
        </w:rPr>
        <w:t>uses sight</w:t>
      </w:r>
      <w:r>
        <w:rPr>
          <w:rFonts w:ascii="Times New Roman" w:eastAsia="Times New Roman" w:hAnsi="Times New Roman" w:cs="Times New Roman"/>
          <w:color w:val="000000"/>
          <w:sz w:val="24"/>
          <w:szCs w:val="24"/>
        </w:rPr>
        <w:t>, hearing</w:t>
      </w:r>
      <w:ins w:id="4" w:author="Asus" w:date="2025-05-08T11:48:00Z">
        <w:r>
          <w:rPr>
            <w:rFonts w:ascii="Times New Roman" w:eastAsia="Times New Roman" w:hAnsi="Times New Roman" w:cs="Times New Roman"/>
            <w:color w:val="000000"/>
            <w:sz w:val="24"/>
            <w:szCs w:val="24"/>
          </w:rPr>
          <w:t>,</w:t>
        </w:r>
      </w:ins>
      <w:r>
        <w:rPr>
          <w:rFonts w:ascii="Times New Roman" w:eastAsia="Times New Roman" w:hAnsi="Times New Roman" w:cs="Times New Roman"/>
          <w:color w:val="000000"/>
          <w:sz w:val="24"/>
          <w:szCs w:val="24"/>
        </w:rPr>
        <w:t xml:space="preserve"> and speech in a multisensory learning environment. Consequently, it requires the teacher and students read aloud from the same book while the students are listening with the teacher's </w:t>
      </w:r>
      <w:r>
        <w:rPr>
          <w:rFonts w:ascii="Times New Roman" w:eastAsia="Times New Roman" w:hAnsi="Times New Roman" w:cs="Times New Roman"/>
          <w:sz w:val="24"/>
          <w:szCs w:val="24"/>
        </w:rPr>
        <w:t>voice slightly</w:t>
      </w:r>
      <w:r>
        <w:rPr>
          <w:rFonts w:ascii="Times New Roman" w:eastAsia="Times New Roman" w:hAnsi="Times New Roman" w:cs="Times New Roman"/>
          <w:color w:val="000000"/>
          <w:sz w:val="24"/>
          <w:szCs w:val="24"/>
        </w:rPr>
        <w:t xml:space="preserve"> faster than the students. Typically, the teacher takes a seat next to the students and focuses on the </w:t>
      </w:r>
      <w:r>
        <w:rPr>
          <w:rFonts w:ascii="Times New Roman" w:eastAsia="Times New Roman" w:hAnsi="Times New Roman" w:cs="Times New Roman"/>
          <w:sz w:val="24"/>
          <w:szCs w:val="24"/>
        </w:rPr>
        <w:t>students' reading</w:t>
      </w:r>
      <w:r>
        <w:rPr>
          <w:rFonts w:ascii="Times New Roman" w:eastAsia="Times New Roman" w:hAnsi="Times New Roman" w:cs="Times New Roman"/>
          <w:color w:val="000000"/>
          <w:sz w:val="24"/>
          <w:szCs w:val="24"/>
        </w:rPr>
        <w:t xml:space="preserve"> manner  (Khatimah, 2019). NIM aims to develop reading and text comprehension skills by modeling oral reading that is equally performed by the teacher and students. Subsequently, students could read more fluently and understand the content of texts. Hence, this method is beneficial in enhancing and developing reading comprehension.</w:t>
      </w:r>
    </w:p>
    <w:p w14:paraId="0B3AF7FD" w14:textId="77777777" w:rsidR="00F12DDC" w:rsidRDefault="00000000">
      <w:pPr>
        <w:keepNext/>
        <w:pBdr>
          <w:top w:val="nil"/>
          <w:left w:val="nil"/>
          <w:bottom w:val="nil"/>
          <w:right w:val="nil"/>
          <w:between w:val="nil"/>
        </w:pBdr>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Based on the researcher’s preliminary study</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the researcher conducted a personal communication with an English teacher at SMPN 7 Palembang. The teacher explained that students still struggle to comprehend the texts’ meaning and content. Consequently, they are unable to understand it. Factors that influence the students are a lack of mastery and understanding of vocabularies and pronunciation that is still inaccurate. Moreover, </w:t>
      </w:r>
      <w:r>
        <w:rPr>
          <w:rFonts w:ascii="Times New Roman" w:eastAsia="Times New Roman" w:hAnsi="Times New Roman" w:cs="Times New Roman"/>
          <w:color w:val="000000"/>
          <w:sz w:val="24"/>
          <w:szCs w:val="24"/>
        </w:rPr>
        <w:lastRenderedPageBreak/>
        <w:t xml:space="preserve">they are also not equipped to learn English from elementary school since, in this new curriculum, they do not take a course, </w:t>
      </w:r>
      <w:r>
        <w:rPr>
          <w:rFonts w:ascii="Times New Roman" w:eastAsia="Times New Roman" w:hAnsi="Times New Roman" w:cs="Times New Roman"/>
          <w:sz w:val="24"/>
          <w:szCs w:val="24"/>
        </w:rPr>
        <w:t>are too lazy</w:t>
      </w:r>
      <w:r>
        <w:rPr>
          <w:rFonts w:ascii="Times New Roman" w:eastAsia="Times New Roman" w:hAnsi="Times New Roman" w:cs="Times New Roman"/>
          <w:color w:val="000000"/>
          <w:sz w:val="24"/>
          <w:szCs w:val="24"/>
        </w:rPr>
        <w:t xml:space="preserve"> to bring a dictionary, </w:t>
      </w:r>
      <w:r>
        <w:rPr>
          <w:rFonts w:ascii="Times New Roman" w:eastAsia="Times New Roman" w:hAnsi="Times New Roman" w:cs="Times New Roman"/>
          <w:sz w:val="24"/>
          <w:szCs w:val="24"/>
        </w:rPr>
        <w:t>and lack interest</w:t>
      </w:r>
      <w:r>
        <w:rPr>
          <w:rFonts w:ascii="Times New Roman" w:eastAsia="Times New Roman" w:hAnsi="Times New Roman" w:cs="Times New Roman"/>
          <w:color w:val="000000"/>
          <w:sz w:val="24"/>
          <w:szCs w:val="24"/>
        </w:rPr>
        <w:t xml:space="preserve"> in translating and </w:t>
      </w:r>
      <w:r>
        <w:rPr>
          <w:rFonts w:ascii="Times New Roman" w:eastAsia="Times New Roman" w:hAnsi="Times New Roman" w:cs="Times New Roman"/>
          <w:sz w:val="24"/>
          <w:szCs w:val="24"/>
        </w:rPr>
        <w:t>comprehending.</w:t>
      </w:r>
      <w:r>
        <w:rPr>
          <w:rFonts w:ascii="Times New Roman" w:eastAsia="Times New Roman" w:hAnsi="Times New Roman" w:cs="Times New Roman"/>
          <w:color w:val="000000"/>
          <w:sz w:val="24"/>
          <w:szCs w:val="24"/>
        </w:rPr>
        <w:t xml:space="preserve"> Subsequently, when the teacher gave 5W+1H questions, they could not even answer it, especially when answering more complex questions such as determining the main idea and so forth</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Hence, </w:t>
      </w:r>
      <w:r>
        <w:rPr>
          <w:rFonts w:ascii="Times New Roman" w:eastAsia="Times New Roman" w:hAnsi="Times New Roman" w:cs="Times New Roman"/>
          <w:sz w:val="24"/>
          <w:szCs w:val="24"/>
        </w:rPr>
        <w:t xml:space="preserve">they are </w:t>
      </w:r>
      <w:r>
        <w:rPr>
          <w:rFonts w:ascii="Times New Roman" w:eastAsia="Times New Roman" w:hAnsi="Times New Roman" w:cs="Times New Roman"/>
          <w:color w:val="000000"/>
          <w:sz w:val="24"/>
          <w:szCs w:val="24"/>
        </w:rPr>
        <w:t xml:space="preserve">confused and have difficulty </w:t>
      </w:r>
      <w:r>
        <w:rPr>
          <w:rFonts w:ascii="Times New Roman" w:eastAsia="Times New Roman" w:hAnsi="Times New Roman" w:cs="Times New Roman"/>
          <w:sz w:val="24"/>
          <w:szCs w:val="24"/>
        </w:rPr>
        <w:t>doing</w:t>
      </w:r>
      <w:r>
        <w:rPr>
          <w:rFonts w:ascii="Times New Roman" w:eastAsia="Times New Roman" w:hAnsi="Times New Roman" w:cs="Times New Roman"/>
          <w:color w:val="000000"/>
          <w:sz w:val="24"/>
          <w:szCs w:val="24"/>
        </w:rPr>
        <w:t xml:space="preserve"> the tasks and exams that could impact their academic achievement. </w:t>
      </w:r>
    </w:p>
    <w:p w14:paraId="70486592" w14:textId="77777777" w:rsidR="00F12DDC" w:rsidRDefault="00000000">
      <w:pPr>
        <w:keepNext/>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seeks to address the challenges in teaching methods by employing the Neurological Impress Method (NIM) as a solution. Through this method, the researcher introduced students to the NIM</w:t>
      </w:r>
      <w:ins w:id="5" w:author="Asus" w:date="2025-05-08T11:49:00Z">
        <w:r>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encouraging them to read confidently without fear of making a mistake. In the application of NIM, it requires the teacher and students to read aloud from the same book while the students listen with the teacher's voice slightly faster than the students. Typically, the teacher takes a seat next to the students and focuses on the students' reading manner  (Khatimah, 2019). </w:t>
      </w:r>
    </w:p>
    <w:p w14:paraId="246D88E1" w14:textId="77777777" w:rsidR="00F12DDC" w:rsidRDefault="00000000">
      <w:pPr>
        <w:keepNext/>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NIM aims to develop reading and text comprehension skills by modeling oral reading that is equally performed by the teacher and students. Subsequently, students could read more fluently and understand the content of texts. Hence, this method is beneficial in enhancing and developing reading comprehension.</w:t>
      </w:r>
    </w:p>
    <w:p w14:paraId="1928D683" w14:textId="77777777" w:rsidR="00F12DDC" w:rsidRDefault="00F12DDC">
      <w:pPr>
        <w:keepNext/>
        <w:pBdr>
          <w:top w:val="nil"/>
          <w:left w:val="nil"/>
          <w:bottom w:val="nil"/>
          <w:right w:val="nil"/>
          <w:between w:val="nil"/>
        </w:pBdr>
        <w:jc w:val="both"/>
        <w:rPr>
          <w:rFonts w:ascii="Times New Roman" w:eastAsia="Times New Roman" w:hAnsi="Times New Roman" w:cs="Times New Roman"/>
          <w:sz w:val="24"/>
          <w:szCs w:val="24"/>
        </w:rPr>
      </w:pPr>
    </w:p>
    <w:p w14:paraId="4EBA30F6" w14:textId="77777777" w:rsidR="00F12DDC" w:rsidRDefault="00000000">
      <w:pPr>
        <w:keepNext/>
        <w:pBdr>
          <w:top w:val="nil"/>
          <w:left w:val="nil"/>
          <w:bottom w:val="nil"/>
          <w:right w:val="nil"/>
          <w:between w:val="nil"/>
        </w:pBd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Concept of Teaching Reading Comprehension</w:t>
      </w:r>
    </w:p>
    <w:p w14:paraId="57F5313F" w14:textId="77777777" w:rsidR="00F12DDC" w:rsidRDefault="00000000">
      <w:pPr>
        <w:keepNext/>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Teaching is offering directions, assisting with the study of a subject, imparting knowledge, and leading someone to understand are all examples of imparting or helping someone to do something (Brown, 2000). Teaching provides a complex process and activity in which a teacher acts as a facilitator and guide to help students acquire new knowledge and skills. </w:t>
      </w:r>
    </w:p>
    <w:p w14:paraId="746F1C98" w14:textId="77777777" w:rsidR="00F12DDC" w:rsidRDefault="00000000">
      <w:pPr>
        <w:keepNext/>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Johnson (2008) claims that reading is the act of applying our critical thinking skills to textual material for the purpose of ascertaining the conveyed message.  Additionally, through reading, someone could become good readers, enhance writing skills, develop sufficient vocabulary, become proficient in complex grammatical constructs, and become a good reader (Krashen, 2004). Thus, reading allows individuals to obtain information and build their knowledge.</w:t>
      </w:r>
    </w:p>
    <w:p w14:paraId="65A8E3D6" w14:textId="77777777" w:rsidR="00F12DDC" w:rsidRDefault="00000000">
      <w:pPr>
        <w:keepNext/>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Comprehension shows the capability of readers to understand something completely and the information obtained as a result. (Elbro et al., 2014) proposed that reading comprehension requires at least a basic level of word reading since readers could not comprehend a text as a whole if they are unable to recognize (decode) the words in it. Reading comprehension skill is an important key for students to obtain knowledge from the texts they read since it will have an impact in all aspects of life.</w:t>
      </w:r>
    </w:p>
    <w:p w14:paraId="1B3962E2" w14:textId="77777777" w:rsidR="00F12DDC" w:rsidRDefault="00000000">
      <w:pPr>
        <w:keepNext/>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Considering the definitions given above, teaching reading comprehension involves helping students understand the text’s content and information that they have read.</w:t>
      </w:r>
    </w:p>
    <w:p w14:paraId="03933F4A" w14:textId="77777777" w:rsidR="00F12DDC" w:rsidRDefault="00F12DDC">
      <w:pPr>
        <w:keepNext/>
        <w:pBdr>
          <w:top w:val="nil"/>
          <w:left w:val="nil"/>
          <w:bottom w:val="nil"/>
          <w:right w:val="nil"/>
          <w:between w:val="nil"/>
        </w:pBdr>
        <w:ind w:firstLine="720"/>
        <w:jc w:val="both"/>
        <w:rPr>
          <w:rFonts w:ascii="Times New Roman" w:eastAsia="Times New Roman" w:hAnsi="Times New Roman" w:cs="Times New Roman"/>
          <w:sz w:val="24"/>
          <w:szCs w:val="24"/>
        </w:rPr>
      </w:pPr>
    </w:p>
    <w:p w14:paraId="42EF9C6D" w14:textId="77777777" w:rsidR="00F12DDC" w:rsidRDefault="00000000">
      <w:pPr>
        <w:keepNext/>
        <w:pBdr>
          <w:top w:val="nil"/>
          <w:left w:val="nil"/>
          <w:bottom w:val="nil"/>
          <w:right w:val="nil"/>
          <w:between w:val="nil"/>
        </w:pBd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Concept of Neurological Impress Method </w:t>
      </w:r>
    </w:p>
    <w:p w14:paraId="7D50D151" w14:textId="77777777" w:rsidR="00F12DDC" w:rsidRDefault="00000000">
      <w:pPr>
        <w:keepNext/>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According to Woolley (2011), the Neurological Impress Method is a variation of the repeated reading method. The method aims to affix the words in the students’ brain (Cecil, 2017). In addition, Heckelman (1969), as cited in Manzo and Manzo (1993) described that NIM is a simultaneous reading process where the teacher and students read </w:t>
      </w:r>
      <w:r>
        <w:rPr>
          <w:rFonts w:ascii="Times New Roman" w:eastAsia="Times New Roman" w:hAnsi="Times New Roman" w:cs="Times New Roman"/>
          <w:sz w:val="24"/>
          <w:szCs w:val="24"/>
        </w:rPr>
        <w:lastRenderedPageBreak/>
        <w:t xml:space="preserve">aloud side by side, using their fingers to track the text. The teacher’s voice is slightly faster than the students. </w:t>
      </w:r>
    </w:p>
    <w:p w14:paraId="207B1AD2" w14:textId="77777777" w:rsidR="00F12DDC" w:rsidRDefault="00000000">
      <w:pPr>
        <w:keepNext/>
        <w:pBdr>
          <w:top w:val="nil"/>
          <w:left w:val="nil"/>
          <w:bottom w:val="nil"/>
          <w:right w:val="nil"/>
          <w:between w:val="nil"/>
        </w:pBdr>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stated by Edwards (2003), steps in teaching reading using NIM are as follows.</w:t>
      </w:r>
    </w:p>
    <w:p w14:paraId="2DC0B0A6" w14:textId="77777777" w:rsidR="00F12DDC" w:rsidRDefault="00000000">
      <w:pPr>
        <w:keepNext/>
        <w:numPr>
          <w:ilvl w:val="0"/>
          <w:numId w:val="1"/>
        </w:numPr>
        <w:pBdr>
          <w:top w:val="nil"/>
          <w:left w:val="nil"/>
          <w:bottom w:val="nil"/>
          <w:right w:val="nil"/>
          <w:between w:val="nil"/>
        </w:pBd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Teacher selects reading material that is slightly above the students’ level.</w:t>
      </w:r>
    </w:p>
    <w:p w14:paraId="54459949" w14:textId="77777777" w:rsidR="00F12DDC" w:rsidRDefault="00000000">
      <w:pPr>
        <w:keepNext/>
        <w:numPr>
          <w:ilvl w:val="0"/>
          <w:numId w:val="1"/>
        </w:numPr>
        <w:pBdr>
          <w:top w:val="nil"/>
          <w:left w:val="nil"/>
          <w:bottom w:val="nil"/>
          <w:right w:val="nil"/>
          <w:between w:val="nil"/>
        </w:pBd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Teacher sits slightly behind the student on the right side.</w:t>
      </w:r>
    </w:p>
    <w:p w14:paraId="0D165C37" w14:textId="77777777" w:rsidR="00F12DDC" w:rsidRDefault="00000000">
      <w:pPr>
        <w:keepNext/>
        <w:numPr>
          <w:ilvl w:val="0"/>
          <w:numId w:val="1"/>
        </w:numPr>
        <w:pBdr>
          <w:top w:val="nil"/>
          <w:left w:val="nil"/>
          <w:bottom w:val="nil"/>
          <w:right w:val="nil"/>
          <w:between w:val="nil"/>
        </w:pBd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Teachers and students read the same text together.</w:t>
      </w:r>
    </w:p>
    <w:p w14:paraId="2DDC6387" w14:textId="77777777" w:rsidR="00F12DDC" w:rsidRDefault="00000000">
      <w:pPr>
        <w:keepNext/>
        <w:numPr>
          <w:ilvl w:val="0"/>
          <w:numId w:val="1"/>
        </w:numPr>
        <w:pBdr>
          <w:top w:val="nil"/>
          <w:left w:val="nil"/>
          <w:bottom w:val="nil"/>
          <w:right w:val="nil"/>
          <w:between w:val="nil"/>
        </w:pBd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teacher reads into the student’s right ear.</w:t>
      </w:r>
    </w:p>
    <w:p w14:paraId="7AE2F8B2" w14:textId="77777777" w:rsidR="00F12DDC" w:rsidRDefault="00000000">
      <w:pPr>
        <w:keepNext/>
        <w:numPr>
          <w:ilvl w:val="0"/>
          <w:numId w:val="1"/>
        </w:numPr>
        <w:pBdr>
          <w:top w:val="nil"/>
          <w:left w:val="nil"/>
          <w:bottom w:val="nil"/>
          <w:right w:val="nil"/>
          <w:between w:val="nil"/>
        </w:pBd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teacher uses the index finger as a guide while reading.</w:t>
      </w:r>
    </w:p>
    <w:p w14:paraId="706BCFE1" w14:textId="77777777" w:rsidR="00F12DDC" w:rsidRDefault="00000000">
      <w:pPr>
        <w:keepNext/>
        <w:numPr>
          <w:ilvl w:val="0"/>
          <w:numId w:val="1"/>
        </w:numPr>
        <w:pBdr>
          <w:top w:val="nil"/>
          <w:left w:val="nil"/>
          <w:bottom w:val="nil"/>
          <w:right w:val="nil"/>
          <w:between w:val="nil"/>
        </w:pBd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Teacher reads slightly louder and ahead of the students.</w:t>
      </w:r>
    </w:p>
    <w:p w14:paraId="7312D775" w14:textId="77777777" w:rsidR="00F12DDC" w:rsidRDefault="00000000">
      <w:pPr>
        <w:keepNext/>
        <w:numPr>
          <w:ilvl w:val="0"/>
          <w:numId w:val="1"/>
        </w:numPr>
        <w:pBdr>
          <w:top w:val="nil"/>
          <w:left w:val="nil"/>
          <w:bottom w:val="nil"/>
          <w:right w:val="nil"/>
          <w:between w:val="nil"/>
        </w:pBd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Teacher explains difficult words when needed.</w:t>
      </w:r>
    </w:p>
    <w:p w14:paraId="34E092EC" w14:textId="77777777" w:rsidR="00F12DDC" w:rsidRDefault="00000000">
      <w:pPr>
        <w:keepNext/>
        <w:numPr>
          <w:ilvl w:val="0"/>
          <w:numId w:val="1"/>
        </w:numPr>
        <w:pBdr>
          <w:top w:val="nil"/>
          <w:left w:val="nil"/>
          <w:bottom w:val="nil"/>
          <w:right w:val="nil"/>
          <w:between w:val="nil"/>
        </w:pBd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teacher ensures that the finger movement, voice, and words are synchronized.</w:t>
      </w:r>
    </w:p>
    <w:p w14:paraId="26714579" w14:textId="77777777" w:rsidR="00F12DDC" w:rsidRDefault="00000000">
      <w:pPr>
        <w:keepNext/>
        <w:numPr>
          <w:ilvl w:val="0"/>
          <w:numId w:val="1"/>
        </w:numPr>
        <w:pBdr>
          <w:top w:val="nil"/>
          <w:left w:val="nil"/>
          <w:bottom w:val="nil"/>
          <w:right w:val="nil"/>
          <w:between w:val="nil"/>
        </w:pBd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Allow the students to take the lead in reading when they are ready.</w:t>
      </w:r>
    </w:p>
    <w:p w14:paraId="6282EF59" w14:textId="77777777" w:rsidR="00F12DDC" w:rsidRDefault="00000000">
      <w:pPr>
        <w:keepNext/>
        <w:numPr>
          <w:ilvl w:val="0"/>
          <w:numId w:val="1"/>
        </w:numPr>
        <w:pBdr>
          <w:top w:val="nil"/>
          <w:left w:val="nil"/>
          <w:bottom w:val="nil"/>
          <w:right w:val="nil"/>
          <w:between w:val="nil"/>
        </w:pBd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 more challenging reading material when the students are ready.</w:t>
      </w:r>
    </w:p>
    <w:p w14:paraId="5425129B" w14:textId="77777777" w:rsidR="00F12DDC" w:rsidRDefault="00F12DDC">
      <w:pPr>
        <w:keepNext/>
        <w:pBdr>
          <w:top w:val="nil"/>
          <w:left w:val="nil"/>
          <w:bottom w:val="nil"/>
          <w:right w:val="nil"/>
          <w:between w:val="nil"/>
        </w:pBdr>
        <w:jc w:val="both"/>
        <w:rPr>
          <w:rFonts w:ascii="Times New Roman" w:eastAsia="Times New Roman" w:hAnsi="Times New Roman" w:cs="Times New Roman"/>
          <w:sz w:val="24"/>
          <w:szCs w:val="24"/>
        </w:rPr>
      </w:pPr>
    </w:p>
    <w:p w14:paraId="2D47A604" w14:textId="77777777" w:rsidR="00F12DDC" w:rsidRDefault="00000000">
      <w:pPr>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METHODOLOGY</w:t>
      </w:r>
    </w:p>
    <w:p w14:paraId="30B8BBE6" w14:textId="77777777" w:rsidR="00F12DDC" w:rsidRDefault="00000000">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1. Research Design</w:t>
      </w:r>
    </w:p>
    <w:p w14:paraId="3A0D353B" w14:textId="77777777" w:rsidR="00F12DDC" w:rsidRDefault="00000000">
      <w:pPr>
        <w:ind w:firstLine="72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To conduct this study, quantitative method and quasi-experimental design was employed. A Quasi-experiment design is used to determine whether there is a connecting relationship between the treatment and effect or not (Rogers and Revesz, 2020).</w:t>
      </w:r>
    </w:p>
    <w:p w14:paraId="27BFE7A2" w14:textId="0D86D929" w:rsidR="00F12DDC" w:rsidRPr="00F12DDC" w:rsidRDefault="00000000">
      <w:pPr>
        <w:ind w:firstLine="720"/>
        <w:jc w:val="both"/>
        <w:rPr>
          <w:rFonts w:ascii="Times New Roman" w:eastAsia="Times New Roman" w:hAnsi="Times New Roman" w:cs="Times New Roman"/>
          <w:color w:val="000000"/>
          <w:sz w:val="24"/>
          <w:szCs w:val="24"/>
          <w:rPrChange w:id="6" w:author="SM-A325F" w:date="2025-05-15T08:04:00Z">
            <w:rPr>
              <w:rFonts w:ascii="Times New Roman" w:eastAsia="Times New Roman" w:hAnsi="Times New Roman" w:cs="Times New Roman"/>
              <w:sz w:val="24"/>
              <w:szCs w:val="24"/>
            </w:rPr>
          </w:rPrChange>
        </w:rPr>
      </w:pPr>
      <w:r>
        <w:rPr>
          <w:rFonts w:ascii="Times New Roman" w:eastAsia="Times New Roman" w:hAnsi="Times New Roman" w:cs="Times New Roman"/>
          <w:sz w:val="24"/>
          <w:szCs w:val="24"/>
        </w:rPr>
        <w:t>In the present study, NIM was implemented in teaching reading comprehension by using recount text and narrative text. For obtaining the data, two groups were used in the present study. There were experiment and control groups. The experimental group consisted of participants who received treatment using NI</w:t>
      </w:r>
      <w:r w:rsidRPr="E755D2C8">
        <w:rPr>
          <w:rFonts w:ascii="Times New Roman" w:eastAsia="Times New Roman" w:hAnsi="Times New Roman" w:cs="Times New Roman"/>
          <w:color w:val="000000"/>
          <w:sz w:val="24"/>
          <w:szCs w:val="24"/>
          <w:rPrChange w:id="7" w:author="SM-A325F" w:date="2025-05-15T08:04:00Z">
            <w:rPr>
              <w:rFonts w:ascii="Times New Roman" w:eastAsia="Times New Roman" w:hAnsi="Times New Roman" w:cs="Times New Roman"/>
              <w:sz w:val="24"/>
              <w:szCs w:val="24"/>
            </w:rPr>
          </w:rPrChange>
        </w:rPr>
        <w:t xml:space="preserve">M. In contrast, the control group received teaching and learning using </w:t>
      </w:r>
      <w:r w:rsidRPr="967F1756">
        <w:rPr>
          <w:rFonts w:ascii="Times New Roman" w:eastAsia="Times New Roman" w:hAnsi="Times New Roman" w:cs="Times New Roman"/>
          <w:color w:val="000000"/>
          <w:sz w:val="24"/>
          <w:szCs w:val="24"/>
          <w:rPrChange w:id="8" w:author="SM-A325F" w:date="2025-05-15T08:04:00Z">
            <w:rPr>
              <w:rFonts w:ascii="Times New Roman" w:eastAsia="Times New Roman" w:hAnsi="Times New Roman" w:cs="Times New Roman"/>
              <w:sz w:val="24"/>
              <w:szCs w:val="24"/>
            </w:rPr>
          </w:rPrChange>
        </w:rPr>
        <w:t>the</w:t>
      </w:r>
      <w:r w:rsidR="00BC2924">
        <w:rPr>
          <w:rFonts w:ascii="Times New Roman" w:eastAsia="Times New Roman" w:hAnsi="Times New Roman" w:cs="Times New Roman"/>
          <w:color w:val="000000"/>
          <w:sz w:val="24"/>
          <w:szCs w:val="24"/>
        </w:rPr>
        <w:t xml:space="preserve"> CTL (Contextual Teaching Learning). </w:t>
      </w:r>
    </w:p>
    <w:p w14:paraId="08260B78" w14:textId="77777777" w:rsidR="00F12DDC" w:rsidRPr="00F12DDC" w:rsidRDefault="00F12DDC" w:rsidP="00F12DDC">
      <w:pPr>
        <w:ind w:firstLine="720"/>
        <w:jc w:val="both"/>
        <w:rPr>
          <w:rFonts w:ascii="Times New Roman" w:eastAsia="Times New Roman" w:hAnsi="Times New Roman" w:cs="Times New Roman"/>
          <w:i/>
          <w:color w:val="000000"/>
          <w:sz w:val="24"/>
          <w:szCs w:val="24"/>
          <w:rPrChange w:id="9" w:author="SM-A325F" w:date="2025-05-15T08:04:00Z">
            <w:rPr>
              <w:rFonts w:ascii="Times New Roman" w:eastAsia="Times New Roman" w:hAnsi="Times New Roman" w:cs="Times New Roman"/>
              <w:i/>
              <w:sz w:val="24"/>
              <w:szCs w:val="24"/>
            </w:rPr>
          </w:rPrChange>
        </w:rPr>
        <w:pPrChange w:id="10" w:author="SM-A325F" w:date="2025-05-14T19:12:00Z">
          <w:pPr>
            <w:jc w:val="both"/>
          </w:pPr>
        </w:pPrChange>
      </w:pPr>
    </w:p>
    <w:p w14:paraId="12881A71" w14:textId="77777777" w:rsidR="00670502" w:rsidRDefault="00670502" w:rsidP="00670502">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Table 1.</w:t>
      </w:r>
      <w:r>
        <w:rPr>
          <w:rFonts w:ascii="Times New Roman" w:eastAsia="Times New Roman" w:hAnsi="Times New Roman" w:cs="Times New Roman"/>
          <w:sz w:val="24"/>
          <w:szCs w:val="24"/>
        </w:rPr>
        <w:t xml:space="preserve"> Non equivalent Pre-test and Post-test Group Designs</w:t>
      </w:r>
    </w:p>
    <w:p w14:paraId="14BDD1CE" w14:textId="77777777" w:rsidR="00F12DDC" w:rsidRDefault="00000000">
      <w:pPr>
        <w:pBdr>
          <w:top w:val="nil"/>
          <w:left w:val="nil"/>
          <w:bottom w:val="nil"/>
          <w:right w:val="nil"/>
          <w:between w:val="nil"/>
        </w:pBdr>
        <w:jc w:val="both"/>
        <w:rPr>
          <w:rFonts w:ascii="Times New Roman" w:eastAsia="Times New Roman" w:hAnsi="Times New Roman" w:cs="Times New Roman"/>
          <w:sz w:val="24"/>
          <w:szCs w:val="24"/>
        </w:rPr>
      </w:pPr>
      <w:commentRangeStart w:id="11"/>
      <w:commentRangeEnd w:id="11"/>
      <w:r>
        <w:rPr>
          <w:rStyle w:val="CommentReference"/>
          <w:rFonts w:ascii="Times New Roman" w:eastAsia="Times New Roman" w:hAnsi="Times New Roman"/>
          <w:lang w:val="en-US"/>
        </w:rPr>
        <w:commentReference w:id="11"/>
      </w:r>
    </w:p>
    <w:tbl>
      <w:tblPr>
        <w:tblStyle w:val="PlainTable5"/>
        <w:tblpPr w:leftFromText="180" w:rightFromText="180" w:vertAnchor="text" w:tblpY="1"/>
        <w:tblW w:w="0" w:type="auto"/>
        <w:tblLook w:val="06A0" w:firstRow="1" w:lastRow="0" w:firstColumn="1" w:lastColumn="0" w:noHBand="1" w:noVBand="1"/>
      </w:tblPr>
      <w:tblGrid>
        <w:gridCol w:w="1615"/>
        <w:gridCol w:w="1170"/>
        <w:gridCol w:w="1530"/>
        <w:gridCol w:w="1800"/>
      </w:tblGrid>
      <w:tr w:rsidR="00BC2924" w14:paraId="4FB49EFB" w14:textId="77777777" w:rsidTr="00C3016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15" w:type="dxa"/>
          </w:tcPr>
          <w:p w14:paraId="61A822D8" w14:textId="77777777" w:rsidR="00BC2924" w:rsidRPr="00EE24EA" w:rsidRDefault="00BC2924" w:rsidP="00E4708C">
            <w:pPr>
              <w:spacing w:line="276" w:lineRule="auto"/>
              <w:jc w:val="both"/>
              <w:rPr>
                <w:rFonts w:ascii="Times New Roman" w:eastAsia="Times New Roman" w:hAnsi="Times New Roman" w:cs="Times New Roman"/>
                <w:i w:val="0"/>
                <w:iCs w:val="0"/>
                <w:sz w:val="24"/>
                <w:szCs w:val="24"/>
              </w:rPr>
            </w:pPr>
            <w:r w:rsidRPr="00EE24EA">
              <w:rPr>
                <w:rFonts w:ascii="Times New Roman" w:eastAsia="Times New Roman" w:hAnsi="Times New Roman" w:cs="Times New Roman"/>
                <w:i w:val="0"/>
                <w:iCs w:val="0"/>
                <w:sz w:val="24"/>
                <w:szCs w:val="24"/>
              </w:rPr>
              <w:t>Experimental Class</w:t>
            </w:r>
          </w:p>
        </w:tc>
        <w:tc>
          <w:tcPr>
            <w:tcW w:w="1170" w:type="dxa"/>
          </w:tcPr>
          <w:p w14:paraId="0A4DAFAF" w14:textId="77777777" w:rsidR="00BC2924" w:rsidRPr="00EE24EA" w:rsidRDefault="00BC2924" w:rsidP="00E4708C">
            <w:pPr>
              <w:tabs>
                <w:tab w:val="center" w:pos="2016"/>
              </w:tabs>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rPr>
            </w:pPr>
            <w:r w:rsidRPr="00EE24EA">
              <w:rPr>
                <w:rFonts w:ascii="Times New Roman" w:eastAsia="Times New Roman" w:hAnsi="Times New Roman" w:cs="Times New Roman"/>
                <w:i w:val="0"/>
                <w:iCs w:val="0"/>
                <w:sz w:val="24"/>
                <w:szCs w:val="24"/>
              </w:rPr>
              <w:t>O1</w:t>
            </w:r>
          </w:p>
          <w:p w14:paraId="61597FAC" w14:textId="77777777" w:rsidR="00BC2924" w:rsidRPr="00EE24EA" w:rsidRDefault="00BC2924" w:rsidP="00E4708C">
            <w:pPr>
              <w:tabs>
                <w:tab w:val="center" w:pos="2016"/>
              </w:tabs>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rPr>
            </w:pPr>
            <w:r w:rsidRPr="00EE24EA">
              <w:rPr>
                <w:rFonts w:ascii="Times New Roman" w:eastAsia="Times New Roman" w:hAnsi="Times New Roman" w:cs="Times New Roman"/>
                <w:i w:val="0"/>
                <w:iCs w:val="0"/>
                <w:sz w:val="24"/>
                <w:szCs w:val="24"/>
              </w:rPr>
              <w:t>(Pre-test)</w:t>
            </w:r>
          </w:p>
          <w:p w14:paraId="4183E50B" w14:textId="77777777" w:rsidR="00BC2924" w:rsidRPr="00EE24EA" w:rsidRDefault="00BC2924" w:rsidP="00E4708C">
            <w:pPr>
              <w:tabs>
                <w:tab w:val="center" w:pos="2016"/>
              </w:tabs>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rPr>
            </w:pPr>
          </w:p>
        </w:tc>
        <w:tc>
          <w:tcPr>
            <w:tcW w:w="1530" w:type="dxa"/>
            <w:vMerge w:val="restart"/>
          </w:tcPr>
          <w:p w14:paraId="7BF69EA0" w14:textId="77777777" w:rsidR="00BC2924" w:rsidRPr="00EE24EA" w:rsidRDefault="00BC2924" w:rsidP="00E4708C">
            <w:pPr>
              <w:tabs>
                <w:tab w:val="center" w:pos="2016"/>
              </w:tabs>
              <w:spacing w:line="276"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rPr>
            </w:pPr>
          </w:p>
          <w:p w14:paraId="3F3052D7" w14:textId="77777777" w:rsidR="00BC2924" w:rsidRPr="00EE24EA" w:rsidRDefault="00BC2924" w:rsidP="00E4708C">
            <w:pPr>
              <w:tabs>
                <w:tab w:val="center" w:pos="2016"/>
              </w:tabs>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rPr>
            </w:pPr>
            <w:r w:rsidRPr="00EE24EA">
              <w:rPr>
                <w:rFonts w:ascii="Times New Roman" w:eastAsia="Times New Roman" w:hAnsi="Times New Roman" w:cs="Times New Roman"/>
                <w:i w:val="0"/>
                <w:iCs w:val="0"/>
                <w:sz w:val="24"/>
                <w:szCs w:val="24"/>
              </w:rPr>
              <w:t>X</w:t>
            </w:r>
          </w:p>
          <w:p w14:paraId="3BE6DF8B" w14:textId="77777777" w:rsidR="00BC2924" w:rsidRPr="00EE24EA" w:rsidRDefault="00BC2924" w:rsidP="00E4708C">
            <w:pPr>
              <w:tabs>
                <w:tab w:val="center" w:pos="2016"/>
              </w:tabs>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rPr>
            </w:pPr>
            <w:r w:rsidRPr="00EE24EA">
              <w:rPr>
                <w:rFonts w:ascii="Times New Roman" w:eastAsia="Times New Roman" w:hAnsi="Times New Roman" w:cs="Times New Roman"/>
                <w:i w:val="0"/>
                <w:iCs w:val="0"/>
                <w:sz w:val="24"/>
                <w:szCs w:val="24"/>
              </w:rPr>
              <w:t>(Treatment)</w:t>
            </w:r>
          </w:p>
          <w:p w14:paraId="231A9E61" w14:textId="77777777" w:rsidR="00BC2924" w:rsidRPr="00EE24EA" w:rsidRDefault="00BC2924" w:rsidP="00E4708C">
            <w:pPr>
              <w:tabs>
                <w:tab w:val="center" w:pos="2016"/>
              </w:tabs>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rPr>
            </w:pPr>
          </w:p>
        </w:tc>
        <w:tc>
          <w:tcPr>
            <w:tcW w:w="1800" w:type="dxa"/>
          </w:tcPr>
          <w:p w14:paraId="4F3AC2A2" w14:textId="77777777" w:rsidR="00BC2924" w:rsidRPr="00EE24EA" w:rsidRDefault="00BC2924" w:rsidP="00E4708C">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rPr>
            </w:pPr>
            <w:r w:rsidRPr="00EE24EA">
              <w:rPr>
                <w:rFonts w:ascii="Times New Roman" w:eastAsia="Times New Roman" w:hAnsi="Times New Roman" w:cs="Times New Roman"/>
                <w:i w:val="0"/>
                <w:iCs w:val="0"/>
                <w:sz w:val="24"/>
                <w:szCs w:val="24"/>
              </w:rPr>
              <w:t>O2</w:t>
            </w:r>
          </w:p>
          <w:p w14:paraId="1C49A110" w14:textId="77777777" w:rsidR="00BC2924" w:rsidRPr="00EE24EA" w:rsidRDefault="00BC2924" w:rsidP="00E4708C">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i w:val="0"/>
                <w:iCs w:val="0"/>
                <w:sz w:val="24"/>
                <w:szCs w:val="24"/>
              </w:rPr>
            </w:pPr>
            <w:r w:rsidRPr="00EE24EA">
              <w:rPr>
                <w:rFonts w:ascii="Times New Roman" w:eastAsia="Times New Roman" w:hAnsi="Times New Roman" w:cs="Times New Roman"/>
                <w:i w:val="0"/>
                <w:iCs w:val="0"/>
                <w:sz w:val="24"/>
                <w:szCs w:val="24"/>
              </w:rPr>
              <w:t>(Post-test)</w:t>
            </w:r>
          </w:p>
        </w:tc>
      </w:tr>
      <w:tr w:rsidR="00670502" w14:paraId="203BB28F" w14:textId="77777777" w:rsidTr="00670502">
        <w:tc>
          <w:tcPr>
            <w:cnfStyle w:val="001000000000" w:firstRow="0" w:lastRow="0" w:firstColumn="1" w:lastColumn="0" w:oddVBand="0" w:evenVBand="0" w:oddHBand="0" w:evenHBand="0" w:firstRowFirstColumn="0" w:firstRowLastColumn="0" w:lastRowFirstColumn="0" w:lastRowLastColumn="0"/>
            <w:tcW w:w="2785" w:type="dxa"/>
            <w:gridSpan w:val="2"/>
            <w:tcBorders>
              <w:top w:val="single" w:sz="4" w:space="0" w:color="7F7F7F" w:themeColor="text1" w:themeTint="80"/>
              <w:bottom w:val="single" w:sz="4" w:space="0" w:color="auto"/>
              <w:right w:val="none" w:sz="0" w:space="0" w:color="auto"/>
            </w:tcBorders>
          </w:tcPr>
          <w:p w14:paraId="48B12A4B" w14:textId="17B75232" w:rsidR="00670502" w:rsidRPr="00EE24EA" w:rsidRDefault="00670502" w:rsidP="00670502">
            <w:pPr>
              <w:spacing w:line="276" w:lineRule="auto"/>
              <w:jc w:val="both"/>
              <w:rPr>
                <w:rFonts w:ascii="Times New Roman" w:eastAsia="Times New Roman" w:hAnsi="Times New Roman" w:cs="Times New Roman"/>
                <w:i w:val="0"/>
                <w:iCs w:val="0"/>
                <w:sz w:val="24"/>
                <w:szCs w:val="24"/>
              </w:rPr>
            </w:pPr>
            <w:r w:rsidRPr="00EE24EA">
              <w:rPr>
                <w:rFonts w:ascii="Times New Roman" w:eastAsia="Times New Roman" w:hAnsi="Times New Roman" w:cs="Times New Roman"/>
                <w:i w:val="0"/>
                <w:iCs w:val="0"/>
                <w:sz w:val="24"/>
                <w:szCs w:val="24"/>
              </w:rPr>
              <w:t>Control Class</w:t>
            </w:r>
            <w:r w:rsidRPr="00EE24EA">
              <w:rPr>
                <w:rFonts w:ascii="Times New Roman" w:eastAsia="Times New Roman" w:hAnsi="Times New Roman" w:cs="Times New Roman"/>
                <w:i w:val="0"/>
                <w:iCs w:val="0"/>
                <w:sz w:val="24"/>
                <w:szCs w:val="24"/>
              </w:rPr>
              <w:t xml:space="preserve">         </w:t>
            </w:r>
            <w:r w:rsidRPr="00EE24EA">
              <w:rPr>
                <w:rFonts w:ascii="Times New Roman" w:eastAsia="Times New Roman" w:hAnsi="Times New Roman" w:cs="Times New Roman"/>
                <w:i w:val="0"/>
                <w:iCs w:val="0"/>
                <w:sz w:val="24"/>
                <w:szCs w:val="24"/>
              </w:rPr>
              <w:t>O3</w:t>
            </w:r>
          </w:p>
          <w:p w14:paraId="4FB05291" w14:textId="193C2290" w:rsidR="00670502" w:rsidRPr="00EE24EA" w:rsidRDefault="00670502" w:rsidP="00E4708C">
            <w:pPr>
              <w:spacing w:line="276" w:lineRule="auto"/>
              <w:jc w:val="center"/>
              <w:rPr>
                <w:rFonts w:ascii="Times New Roman" w:eastAsia="Times New Roman" w:hAnsi="Times New Roman" w:cs="Times New Roman"/>
                <w:i w:val="0"/>
                <w:iCs w:val="0"/>
                <w:sz w:val="24"/>
                <w:szCs w:val="24"/>
              </w:rPr>
            </w:pPr>
            <w:r w:rsidRPr="00EE24EA">
              <w:rPr>
                <w:rFonts w:ascii="Times New Roman" w:eastAsia="Times New Roman" w:hAnsi="Times New Roman" w:cs="Times New Roman"/>
                <w:i w:val="0"/>
                <w:iCs w:val="0"/>
                <w:sz w:val="24"/>
                <w:szCs w:val="24"/>
              </w:rPr>
              <w:t xml:space="preserve">                      </w:t>
            </w:r>
            <w:r w:rsidRPr="00EE24EA">
              <w:rPr>
                <w:rFonts w:ascii="Times New Roman" w:eastAsia="Times New Roman" w:hAnsi="Times New Roman" w:cs="Times New Roman"/>
                <w:i w:val="0"/>
                <w:iCs w:val="0"/>
                <w:sz w:val="24"/>
                <w:szCs w:val="24"/>
              </w:rPr>
              <w:t>(Pre-test)</w:t>
            </w:r>
          </w:p>
        </w:tc>
        <w:tc>
          <w:tcPr>
            <w:tcW w:w="1530" w:type="dxa"/>
            <w:vMerge/>
            <w:tcBorders>
              <w:top w:val="single" w:sz="4" w:space="0" w:color="7F7F7F" w:themeColor="text1" w:themeTint="80"/>
              <w:left w:val="nil"/>
              <w:bottom w:val="single" w:sz="4" w:space="0" w:color="auto"/>
            </w:tcBorders>
          </w:tcPr>
          <w:p w14:paraId="3A5C5DEB" w14:textId="77777777" w:rsidR="00670502" w:rsidRDefault="00670502" w:rsidP="00E4708C">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c>
          <w:tcPr>
            <w:tcW w:w="1800" w:type="dxa"/>
            <w:tcBorders>
              <w:top w:val="single" w:sz="4" w:space="0" w:color="7F7F7F" w:themeColor="text1" w:themeTint="80"/>
              <w:bottom w:val="single" w:sz="4" w:space="0" w:color="auto"/>
            </w:tcBorders>
          </w:tcPr>
          <w:p w14:paraId="048BC0AA" w14:textId="77777777" w:rsidR="00670502" w:rsidRDefault="00670502" w:rsidP="00E4708C">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O4</w:t>
            </w:r>
          </w:p>
          <w:p w14:paraId="006AE765" w14:textId="77777777" w:rsidR="00670502" w:rsidRDefault="00670502" w:rsidP="00E4708C">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(Post-test)</w:t>
            </w:r>
          </w:p>
        </w:tc>
      </w:tr>
    </w:tbl>
    <w:p w14:paraId="60F98000" w14:textId="77777777" w:rsidR="00BC2924" w:rsidRDefault="00BC2924">
      <w:pPr>
        <w:pBdr>
          <w:top w:val="nil"/>
          <w:left w:val="nil"/>
          <w:bottom w:val="nil"/>
          <w:right w:val="nil"/>
          <w:between w:val="nil"/>
        </w:pBdr>
        <w:jc w:val="both"/>
        <w:rPr>
          <w:rFonts w:ascii="Times New Roman" w:eastAsia="Times New Roman" w:hAnsi="Times New Roman" w:cs="Times New Roman"/>
          <w:sz w:val="24"/>
          <w:szCs w:val="24"/>
        </w:rPr>
      </w:pPr>
    </w:p>
    <w:p w14:paraId="218A8E92" w14:textId="77777777" w:rsidR="00C3016E" w:rsidRDefault="00C3016E">
      <w:pPr>
        <w:pBdr>
          <w:top w:val="nil"/>
          <w:left w:val="nil"/>
          <w:bottom w:val="nil"/>
          <w:right w:val="nil"/>
          <w:between w:val="nil"/>
        </w:pBdr>
        <w:jc w:val="both"/>
        <w:rPr>
          <w:rFonts w:ascii="Times New Roman" w:eastAsia="Times New Roman" w:hAnsi="Times New Roman" w:cs="Times New Roman"/>
          <w:sz w:val="24"/>
          <w:szCs w:val="24"/>
        </w:rPr>
      </w:pPr>
    </w:p>
    <w:p w14:paraId="3AB6D9C7" w14:textId="77777777" w:rsidR="00C3016E" w:rsidRDefault="00C3016E">
      <w:pPr>
        <w:pBdr>
          <w:top w:val="nil"/>
          <w:left w:val="nil"/>
          <w:bottom w:val="nil"/>
          <w:right w:val="nil"/>
          <w:between w:val="nil"/>
        </w:pBdr>
        <w:jc w:val="both"/>
        <w:rPr>
          <w:rFonts w:ascii="Times New Roman" w:eastAsia="Times New Roman" w:hAnsi="Times New Roman" w:cs="Times New Roman"/>
          <w:sz w:val="24"/>
          <w:szCs w:val="24"/>
        </w:rPr>
      </w:pPr>
    </w:p>
    <w:p w14:paraId="0037C99C" w14:textId="77777777" w:rsidR="00C3016E" w:rsidRDefault="00C3016E">
      <w:pPr>
        <w:pBdr>
          <w:top w:val="nil"/>
          <w:left w:val="nil"/>
          <w:bottom w:val="nil"/>
          <w:right w:val="nil"/>
          <w:between w:val="nil"/>
        </w:pBdr>
        <w:jc w:val="both"/>
        <w:rPr>
          <w:rFonts w:ascii="Times New Roman" w:eastAsia="Times New Roman" w:hAnsi="Times New Roman" w:cs="Times New Roman"/>
          <w:sz w:val="24"/>
          <w:szCs w:val="24"/>
        </w:rPr>
      </w:pPr>
    </w:p>
    <w:p w14:paraId="3A44A3C6" w14:textId="77777777" w:rsidR="00C3016E" w:rsidRDefault="00C3016E">
      <w:pPr>
        <w:pBdr>
          <w:top w:val="nil"/>
          <w:left w:val="nil"/>
          <w:bottom w:val="nil"/>
          <w:right w:val="nil"/>
          <w:between w:val="nil"/>
        </w:pBdr>
        <w:jc w:val="both"/>
        <w:rPr>
          <w:rFonts w:ascii="Times New Roman" w:eastAsia="Times New Roman" w:hAnsi="Times New Roman" w:cs="Times New Roman"/>
          <w:sz w:val="24"/>
          <w:szCs w:val="24"/>
        </w:rPr>
      </w:pPr>
    </w:p>
    <w:p w14:paraId="44FDB7C9" w14:textId="77777777" w:rsidR="00C3016E" w:rsidRDefault="00C3016E">
      <w:pPr>
        <w:pBdr>
          <w:top w:val="nil"/>
          <w:left w:val="nil"/>
          <w:bottom w:val="nil"/>
          <w:right w:val="nil"/>
          <w:between w:val="nil"/>
        </w:pBdr>
        <w:jc w:val="both"/>
        <w:rPr>
          <w:ins w:id="12" w:author="ERNI UTARI" w:date="2025-05-15T21:05:00Z" w16du:dateUtc="2025-05-15T14:05:00Z"/>
          <w:rFonts w:ascii="Times New Roman" w:eastAsia="Times New Roman" w:hAnsi="Times New Roman" w:cs="Times New Roman"/>
          <w:sz w:val="24"/>
          <w:szCs w:val="24"/>
        </w:rPr>
      </w:pPr>
    </w:p>
    <w:p w14:paraId="2C42224D" w14:textId="77777777" w:rsidR="00C3016E" w:rsidRDefault="00C3016E">
      <w:pPr>
        <w:pBdr>
          <w:top w:val="nil"/>
          <w:left w:val="nil"/>
          <w:bottom w:val="nil"/>
          <w:right w:val="nil"/>
          <w:between w:val="nil"/>
        </w:pBdr>
        <w:jc w:val="both"/>
        <w:rPr>
          <w:rFonts w:ascii="Times New Roman" w:eastAsia="Times New Roman" w:hAnsi="Times New Roman" w:cs="Times New Roman"/>
          <w:sz w:val="24"/>
          <w:szCs w:val="24"/>
        </w:rPr>
      </w:pPr>
    </w:p>
    <w:p w14:paraId="4E64A0EC" w14:textId="343115D5" w:rsidR="00F12DDC" w:rsidRDefault="0000000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Research Participants</w:t>
      </w:r>
    </w:p>
    <w:p w14:paraId="573B8CCF" w14:textId="77777777" w:rsidR="00670502" w:rsidRDefault="00670502">
      <w:pPr>
        <w:pBdr>
          <w:top w:val="nil"/>
          <w:left w:val="nil"/>
          <w:bottom w:val="nil"/>
          <w:right w:val="nil"/>
          <w:between w:val="nil"/>
        </w:pBdr>
        <w:ind w:firstLine="720"/>
        <w:jc w:val="both"/>
        <w:rPr>
          <w:rFonts w:ascii="Times New Roman" w:eastAsia="Times New Roman" w:hAnsi="Times New Roman" w:cs="Times New Roman"/>
          <w:sz w:val="24"/>
          <w:szCs w:val="24"/>
        </w:rPr>
      </w:pPr>
    </w:p>
    <w:p w14:paraId="4DA8CCFB" w14:textId="07A376B4" w:rsidR="00F12DDC" w:rsidRDefault="00000000" w:rsidP="00136445">
      <w:pPr>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population in this study was the students of all the eighth-grade students at SMPN 7 Palembang. There were 289 students in total from eleven classes. In this study, the convenience sampling technique was used in selecting the sample. The sample was 68 students, with each control and experimental group consisting of 34 students. This study used convenience sampling for a variety of reasons. Firstly, ease of access and efficiency, the researcher could collect data quickly and easily from participants who were available and willing to participate. This could save time, effort, and limited resources. Secondly, in preliminary or exploratory studies, convenience sampling techniques could be used to gain initial insight into a phenomenon before conducting a larger, more representative study. Thirdly, resource limitations such as time, money, or manpower. </w:t>
      </w:r>
    </w:p>
    <w:p w14:paraId="51B33EF1" w14:textId="77777777" w:rsidR="00136445" w:rsidRDefault="00136445" w:rsidP="00136445">
      <w:pPr>
        <w:pBdr>
          <w:top w:val="nil"/>
          <w:left w:val="nil"/>
          <w:bottom w:val="nil"/>
          <w:right w:val="nil"/>
          <w:between w:val="nil"/>
        </w:pBdr>
        <w:ind w:firstLine="720"/>
        <w:jc w:val="both"/>
        <w:rPr>
          <w:rFonts w:ascii="Times New Roman" w:eastAsia="Times New Roman" w:hAnsi="Times New Roman" w:cs="Times New Roman"/>
          <w:sz w:val="24"/>
          <w:szCs w:val="24"/>
        </w:rPr>
      </w:pPr>
    </w:p>
    <w:p w14:paraId="5FCC8BE7" w14:textId="77777777" w:rsidR="00F12DDC" w:rsidRDefault="0000000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 Technique for Collecting Data</w:t>
      </w:r>
    </w:p>
    <w:p w14:paraId="45200B23" w14:textId="77777777" w:rsidR="00F12DDC" w:rsidRDefault="00F12DDC">
      <w:pPr>
        <w:pBdr>
          <w:top w:val="nil"/>
          <w:left w:val="nil"/>
          <w:bottom w:val="nil"/>
          <w:right w:val="nil"/>
          <w:between w:val="nil"/>
        </w:pBdr>
        <w:jc w:val="both"/>
        <w:rPr>
          <w:rFonts w:ascii="Times New Roman" w:eastAsia="Times New Roman" w:hAnsi="Times New Roman" w:cs="Times New Roman"/>
          <w:sz w:val="24"/>
          <w:szCs w:val="24"/>
        </w:rPr>
      </w:pPr>
    </w:p>
    <w:p w14:paraId="79581EF8" w14:textId="77777777" w:rsidR="00F12DDC" w:rsidRDefault="00000000">
      <w:pPr>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collecting data, a reading test was carried out by the researcher. The test was first administered to one of the eighth-grade classes of SMPN 7 Palembang before it was provided to the sample. The test in this study was separated into two sections: pretest and posttest. It used a multiple-choice format test as an instrument. In gathering the data, the researcher used the content validity of the instrument first. By having experts in the field assess whether the test items accurately represent and cover the intended content domain or subject area as defined by a curriculum, syllabus, or outline</w:t>
      </w:r>
      <w:ins w:id="13" w:author="Asus" w:date="2025-05-08T11:00:00Z">
        <w:r>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the content validity is established (Huck, 2012).</w:t>
      </w:r>
    </w:p>
    <w:p w14:paraId="44A90774" w14:textId="77777777" w:rsidR="00F12DDC" w:rsidRDefault="00000000">
      <w:pPr>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instrument consists of 70 questions which has 4 options (a, b, c, d) for each question. Before conducting the pre-test, there was a tryout test in a class besides the control and experiment classes, but the level of student characteristics was the same. After conducting the try-out test, the researcher found 53 items were valid and 17 items were not valid. The invalid items were: 6, 7, 8, 10, 13, 17, 18, 21, 26, 30, 39, 40, 42, 48, 50, 66, and 68.</w:t>
      </w:r>
    </w:p>
    <w:p w14:paraId="238FD49E" w14:textId="77777777" w:rsidR="00F12DDC" w:rsidRDefault="00000000">
      <w:pPr>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measure reliability, the researcher calculated student scores using SPSS version 26 with Cronbach's Alpha. As stated by Astrid (2022), if the r table value is &gt; 0.8, then it is considered reliable. After analyzing the data by using SPSS version 26, the researcher found that the coefficient of Cronbach's Alpha of the reading test was 0.858, which was categorized as reliable. The following table shows reliability results.</w:t>
      </w:r>
    </w:p>
    <w:p w14:paraId="5FDC8551" w14:textId="77777777" w:rsidR="00F12DDC" w:rsidRDefault="00F12DDC">
      <w:pPr>
        <w:pBdr>
          <w:top w:val="nil"/>
          <w:left w:val="nil"/>
          <w:bottom w:val="nil"/>
          <w:right w:val="nil"/>
          <w:between w:val="nil"/>
        </w:pBdr>
        <w:jc w:val="both"/>
        <w:rPr>
          <w:rFonts w:ascii="Times New Roman" w:eastAsia="Times New Roman" w:hAnsi="Times New Roman" w:cs="Times New Roman"/>
          <w:sz w:val="24"/>
          <w:szCs w:val="24"/>
        </w:rPr>
      </w:pPr>
    </w:p>
    <w:p w14:paraId="29F35F0D" w14:textId="77777777" w:rsidR="00F12DDC" w:rsidRDefault="0000000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Table 2.</w:t>
      </w:r>
      <w:r>
        <w:rPr>
          <w:rFonts w:ascii="Times New Roman" w:eastAsia="Times New Roman" w:hAnsi="Times New Roman" w:cs="Times New Roman"/>
          <w:sz w:val="24"/>
          <w:szCs w:val="24"/>
        </w:rPr>
        <w:t xml:space="preserve"> Result of Reliability Analysis Test </w:t>
      </w:r>
    </w:p>
    <w:p w14:paraId="78923B67" w14:textId="77777777" w:rsidR="00F12DDC" w:rsidRDefault="00F12DDC">
      <w:pPr>
        <w:autoSpaceDE w:val="0"/>
        <w:autoSpaceDN w:val="0"/>
        <w:adjustRightInd w:val="0"/>
        <w:rPr>
          <w:rFonts w:ascii="Times New Roman" w:hAnsi="Times New Roman" w:cs="Times New Roman"/>
          <w:sz w:val="24"/>
          <w:szCs w:val="24"/>
          <w:lang w:val="en-US"/>
        </w:rPr>
      </w:pPr>
    </w:p>
    <w:tbl>
      <w:tblPr>
        <w:tblStyle w:val="PlainTable41"/>
        <w:tblW w:w="8564" w:type="dxa"/>
        <w:tblLayout w:type="fixed"/>
        <w:tblLook w:val="04C0" w:firstRow="0" w:lastRow="1" w:firstColumn="1" w:lastColumn="0" w:noHBand="0" w:noVBand="1"/>
      </w:tblPr>
      <w:tblGrid>
        <w:gridCol w:w="3786"/>
        <w:gridCol w:w="1418"/>
        <w:gridCol w:w="1775"/>
        <w:gridCol w:w="1585"/>
        <w:tblGridChange w:id="14">
          <w:tblGrid>
            <w:gridCol w:w="3786"/>
            <w:gridCol w:w="1418"/>
            <w:gridCol w:w="1775"/>
            <w:gridCol w:w="1585"/>
          </w:tblGrid>
        </w:tblGridChange>
      </w:tblGrid>
      <w:tr w:rsidR="00F12DDC" w14:paraId="51E5106C" w14:textId="77777777" w:rsidTr="00F12DDC">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8564" w:type="dxa"/>
            <w:gridSpan w:val="4"/>
            <w:tcBorders>
              <w:top w:val="single" w:sz="4" w:space="0" w:color="auto"/>
              <w:bottom w:val="single" w:sz="4" w:space="0" w:color="auto"/>
            </w:tcBorders>
            <w:shd w:val="clear" w:color="auto" w:fill="auto"/>
          </w:tcPr>
          <w:p w14:paraId="1CFDDBC7" w14:textId="77777777" w:rsidR="00F12DDC" w:rsidRDefault="00000000">
            <w:pPr>
              <w:autoSpaceDE w:val="0"/>
              <w:autoSpaceDN w:val="0"/>
              <w:adjustRightInd w:val="0"/>
              <w:ind w:left="60" w:right="60"/>
              <w:jc w:val="center"/>
              <w:rPr>
                <w:rFonts w:ascii="Times New Roman" w:hAnsi="Times New Roman" w:cs="Times New Roman"/>
                <w:sz w:val="24"/>
                <w:szCs w:val="24"/>
                <w:lang w:val="en-US"/>
              </w:rPr>
            </w:pPr>
            <w:r>
              <w:rPr>
                <w:rFonts w:ascii="Times New Roman" w:hAnsi="Times New Roman" w:cs="Times New Roman"/>
                <w:b w:val="0"/>
                <w:bCs w:val="0"/>
                <w:sz w:val="24"/>
                <w:szCs w:val="24"/>
                <w:lang w:val="en-US"/>
              </w:rPr>
              <w:t>Reliability Statistics</w:t>
            </w:r>
          </w:p>
        </w:tc>
      </w:tr>
      <w:tr w:rsidR="00F12DDC" w14:paraId="256BB2D0" w14:textId="77777777" w:rsidTr="00F12DDC">
        <w:trPr>
          <w:trHeight w:val="263"/>
        </w:trPr>
        <w:tc>
          <w:tcPr>
            <w:cnfStyle w:val="001000000000" w:firstRow="0" w:lastRow="0" w:firstColumn="1" w:lastColumn="0" w:oddVBand="0" w:evenVBand="0" w:oddHBand="0" w:evenHBand="0" w:firstRowFirstColumn="0" w:firstRowLastColumn="0" w:lastRowFirstColumn="0" w:lastRowLastColumn="0"/>
            <w:tcW w:w="3786" w:type="dxa"/>
            <w:vMerge w:val="restart"/>
            <w:tcBorders>
              <w:top w:val="single" w:sz="4" w:space="0" w:color="auto"/>
            </w:tcBorders>
            <w:shd w:val="clear" w:color="auto" w:fill="auto"/>
          </w:tcPr>
          <w:p w14:paraId="5BB3E2BD" w14:textId="77777777" w:rsidR="00F12DDC" w:rsidRDefault="00000000">
            <w:pPr>
              <w:autoSpaceDE w:val="0"/>
              <w:autoSpaceDN w:val="0"/>
              <w:adjustRightInd w:val="0"/>
              <w:ind w:left="60" w:right="60"/>
              <w:rPr>
                <w:rFonts w:ascii="Times New Roman" w:hAnsi="Times New Roman" w:cs="Times New Roman"/>
                <w:sz w:val="24"/>
                <w:szCs w:val="24"/>
                <w:lang w:val="en-US"/>
              </w:rPr>
            </w:pPr>
            <w:r>
              <w:rPr>
                <w:rFonts w:ascii="Times New Roman" w:hAnsi="Times New Roman" w:cs="Times New Roman"/>
                <w:b w:val="0"/>
                <w:bCs w:val="0"/>
                <w:sz w:val="24"/>
                <w:szCs w:val="24"/>
                <w:lang w:val="en-US"/>
              </w:rPr>
              <w:t>Cronbach's Alpha</w:t>
            </w:r>
          </w:p>
        </w:tc>
        <w:tc>
          <w:tcPr>
            <w:tcW w:w="1418" w:type="dxa"/>
            <w:vMerge w:val="restart"/>
            <w:tcBorders>
              <w:top w:val="single" w:sz="4" w:space="0" w:color="auto"/>
            </w:tcBorders>
            <w:shd w:val="clear" w:color="auto" w:fill="auto"/>
          </w:tcPr>
          <w:p w14:paraId="1F0E4EE5" w14:textId="77777777" w:rsidR="00F12DDC" w:rsidRDefault="00000000">
            <w:pPr>
              <w:autoSpaceDE w:val="0"/>
              <w:autoSpaceDN w:val="0"/>
              <w:adjustRightInd w:val="0"/>
              <w:ind w:left="60" w:right="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Part 1</w:t>
            </w:r>
          </w:p>
        </w:tc>
        <w:tc>
          <w:tcPr>
            <w:tcW w:w="1774" w:type="dxa"/>
            <w:tcBorders>
              <w:top w:val="single" w:sz="4" w:space="0" w:color="auto"/>
            </w:tcBorders>
            <w:shd w:val="clear" w:color="auto" w:fill="auto"/>
          </w:tcPr>
          <w:p w14:paraId="02F55FB1" w14:textId="77777777" w:rsidR="00F12DDC" w:rsidRDefault="00000000">
            <w:pPr>
              <w:autoSpaceDE w:val="0"/>
              <w:autoSpaceDN w:val="0"/>
              <w:adjustRightInd w:val="0"/>
              <w:ind w:left="60" w:right="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Value</w:t>
            </w:r>
          </w:p>
        </w:tc>
        <w:tc>
          <w:tcPr>
            <w:tcW w:w="1584" w:type="dxa"/>
            <w:tcBorders>
              <w:top w:val="single" w:sz="4" w:space="0" w:color="auto"/>
            </w:tcBorders>
            <w:shd w:val="clear" w:color="auto" w:fill="auto"/>
          </w:tcPr>
          <w:p w14:paraId="1A64BB21" w14:textId="77777777" w:rsidR="00F12DDC" w:rsidRDefault="00000000">
            <w:pPr>
              <w:autoSpaceDE w:val="0"/>
              <w:autoSpaceDN w:val="0"/>
              <w:adjustRightInd w:val="0"/>
              <w:ind w:left="60" w:right="6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.828</w:t>
            </w:r>
          </w:p>
        </w:tc>
      </w:tr>
      <w:tr w:rsidR="00F12DDC" w14:paraId="1F87EA91" w14:textId="77777777" w:rsidTr="00F12DDC">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3786" w:type="dxa"/>
            <w:vMerge/>
            <w:shd w:val="clear" w:color="auto" w:fill="auto"/>
          </w:tcPr>
          <w:p w14:paraId="2FB7AD88" w14:textId="77777777" w:rsidR="00F12DDC" w:rsidRDefault="00F12DDC">
            <w:pPr>
              <w:autoSpaceDE w:val="0"/>
              <w:autoSpaceDN w:val="0"/>
              <w:adjustRightInd w:val="0"/>
              <w:rPr>
                <w:rFonts w:ascii="Times New Roman" w:hAnsi="Times New Roman" w:cs="Times New Roman"/>
                <w:sz w:val="24"/>
                <w:szCs w:val="24"/>
                <w:lang w:val="en-US"/>
              </w:rPr>
            </w:pPr>
          </w:p>
        </w:tc>
        <w:tc>
          <w:tcPr>
            <w:tcW w:w="1418" w:type="dxa"/>
            <w:vMerge/>
            <w:shd w:val="clear" w:color="auto" w:fill="auto"/>
          </w:tcPr>
          <w:p w14:paraId="3488F753" w14:textId="77777777" w:rsidR="00F12DDC" w:rsidRDefault="00F12D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
        </w:tc>
        <w:tc>
          <w:tcPr>
            <w:tcW w:w="1774" w:type="dxa"/>
            <w:shd w:val="clear" w:color="auto" w:fill="auto"/>
          </w:tcPr>
          <w:p w14:paraId="0584F87B" w14:textId="77777777" w:rsidR="00F12DDC" w:rsidRDefault="00000000">
            <w:pPr>
              <w:autoSpaceDE w:val="0"/>
              <w:autoSpaceDN w:val="0"/>
              <w:adjustRightInd w:val="0"/>
              <w:ind w:left="60" w:right="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N of Items</w:t>
            </w:r>
          </w:p>
        </w:tc>
        <w:tc>
          <w:tcPr>
            <w:tcW w:w="1584" w:type="dxa"/>
            <w:shd w:val="clear" w:color="auto" w:fill="auto"/>
          </w:tcPr>
          <w:p w14:paraId="593D4B8B" w14:textId="77777777" w:rsidR="00F12DDC" w:rsidRDefault="00000000">
            <w:pPr>
              <w:autoSpaceDE w:val="0"/>
              <w:autoSpaceDN w:val="0"/>
              <w:adjustRightInd w:val="0"/>
              <w:ind w:left="60" w:right="6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25</w:t>
            </w:r>
            <w:r>
              <w:rPr>
                <w:rFonts w:ascii="Times New Roman" w:hAnsi="Times New Roman" w:cs="Times New Roman"/>
                <w:sz w:val="24"/>
                <w:szCs w:val="24"/>
                <w:vertAlign w:val="superscript"/>
                <w:lang w:val="en-US"/>
              </w:rPr>
              <w:t>a</w:t>
            </w:r>
          </w:p>
        </w:tc>
      </w:tr>
      <w:tr w:rsidR="00F12DDC" w14:paraId="102A2A16" w14:textId="77777777" w:rsidTr="00F12DDC">
        <w:trPr>
          <w:trHeight w:val="263"/>
        </w:trPr>
        <w:tc>
          <w:tcPr>
            <w:cnfStyle w:val="001000000000" w:firstRow="0" w:lastRow="0" w:firstColumn="1" w:lastColumn="0" w:oddVBand="0" w:evenVBand="0" w:oddHBand="0" w:evenHBand="0" w:firstRowFirstColumn="0" w:firstRowLastColumn="0" w:lastRowFirstColumn="0" w:lastRowLastColumn="0"/>
            <w:tcW w:w="3786" w:type="dxa"/>
            <w:vMerge/>
            <w:shd w:val="clear" w:color="auto" w:fill="auto"/>
          </w:tcPr>
          <w:p w14:paraId="3C3E72B3" w14:textId="77777777" w:rsidR="00F12DDC" w:rsidRDefault="00F12DDC">
            <w:pPr>
              <w:autoSpaceDE w:val="0"/>
              <w:autoSpaceDN w:val="0"/>
              <w:adjustRightInd w:val="0"/>
              <w:rPr>
                <w:rFonts w:ascii="Times New Roman" w:hAnsi="Times New Roman" w:cs="Times New Roman"/>
                <w:sz w:val="24"/>
                <w:szCs w:val="24"/>
                <w:lang w:val="en-US"/>
              </w:rPr>
            </w:pPr>
          </w:p>
        </w:tc>
        <w:tc>
          <w:tcPr>
            <w:tcW w:w="1418" w:type="dxa"/>
            <w:vMerge w:val="restart"/>
            <w:shd w:val="clear" w:color="auto" w:fill="auto"/>
          </w:tcPr>
          <w:p w14:paraId="42C31571" w14:textId="77777777" w:rsidR="00F12DDC" w:rsidRDefault="00000000">
            <w:pPr>
              <w:autoSpaceDE w:val="0"/>
              <w:autoSpaceDN w:val="0"/>
              <w:adjustRightInd w:val="0"/>
              <w:ind w:left="60" w:right="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Part 2</w:t>
            </w:r>
          </w:p>
        </w:tc>
        <w:tc>
          <w:tcPr>
            <w:tcW w:w="1774" w:type="dxa"/>
            <w:shd w:val="clear" w:color="auto" w:fill="auto"/>
          </w:tcPr>
          <w:p w14:paraId="511A76C7" w14:textId="77777777" w:rsidR="00F12DDC" w:rsidRDefault="00000000">
            <w:pPr>
              <w:autoSpaceDE w:val="0"/>
              <w:autoSpaceDN w:val="0"/>
              <w:adjustRightInd w:val="0"/>
              <w:ind w:left="60" w:right="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Value</w:t>
            </w:r>
          </w:p>
        </w:tc>
        <w:tc>
          <w:tcPr>
            <w:tcW w:w="1584" w:type="dxa"/>
            <w:shd w:val="clear" w:color="auto" w:fill="auto"/>
          </w:tcPr>
          <w:p w14:paraId="7F4B8B41" w14:textId="77777777" w:rsidR="00F12DDC" w:rsidRDefault="00000000">
            <w:pPr>
              <w:autoSpaceDE w:val="0"/>
              <w:autoSpaceDN w:val="0"/>
              <w:adjustRightInd w:val="0"/>
              <w:ind w:left="60" w:right="6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.815</w:t>
            </w:r>
          </w:p>
        </w:tc>
      </w:tr>
      <w:tr w:rsidR="00F12DDC" w14:paraId="12F41F20" w14:textId="77777777" w:rsidTr="00F12DDC">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3786" w:type="dxa"/>
            <w:vMerge/>
            <w:shd w:val="clear" w:color="auto" w:fill="auto"/>
          </w:tcPr>
          <w:p w14:paraId="3C9D5001" w14:textId="77777777" w:rsidR="00F12DDC" w:rsidRDefault="00F12DDC">
            <w:pPr>
              <w:autoSpaceDE w:val="0"/>
              <w:autoSpaceDN w:val="0"/>
              <w:adjustRightInd w:val="0"/>
              <w:rPr>
                <w:rFonts w:ascii="Times New Roman" w:hAnsi="Times New Roman" w:cs="Times New Roman"/>
                <w:sz w:val="24"/>
                <w:szCs w:val="24"/>
                <w:lang w:val="en-US"/>
              </w:rPr>
            </w:pPr>
          </w:p>
        </w:tc>
        <w:tc>
          <w:tcPr>
            <w:tcW w:w="1418" w:type="dxa"/>
            <w:vMerge/>
            <w:shd w:val="clear" w:color="auto" w:fill="auto"/>
          </w:tcPr>
          <w:p w14:paraId="7A13112C" w14:textId="77777777" w:rsidR="00F12DDC" w:rsidRDefault="00F12DD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
        </w:tc>
        <w:tc>
          <w:tcPr>
            <w:tcW w:w="1774" w:type="dxa"/>
            <w:shd w:val="clear" w:color="auto" w:fill="auto"/>
          </w:tcPr>
          <w:p w14:paraId="4886CAE2" w14:textId="77777777" w:rsidR="00F12DDC" w:rsidRDefault="00000000">
            <w:pPr>
              <w:autoSpaceDE w:val="0"/>
              <w:autoSpaceDN w:val="0"/>
              <w:adjustRightInd w:val="0"/>
              <w:ind w:left="60" w:right="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N of Items</w:t>
            </w:r>
          </w:p>
        </w:tc>
        <w:tc>
          <w:tcPr>
            <w:tcW w:w="1584" w:type="dxa"/>
            <w:shd w:val="clear" w:color="auto" w:fill="auto"/>
          </w:tcPr>
          <w:p w14:paraId="76220A5A" w14:textId="77777777" w:rsidR="00F12DDC" w:rsidRDefault="00000000">
            <w:pPr>
              <w:autoSpaceDE w:val="0"/>
              <w:autoSpaceDN w:val="0"/>
              <w:adjustRightInd w:val="0"/>
              <w:ind w:left="60" w:right="6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25</w:t>
            </w:r>
            <w:r>
              <w:rPr>
                <w:rFonts w:ascii="Times New Roman" w:hAnsi="Times New Roman" w:cs="Times New Roman"/>
                <w:sz w:val="24"/>
                <w:szCs w:val="24"/>
                <w:vertAlign w:val="superscript"/>
                <w:lang w:val="en-US"/>
              </w:rPr>
              <w:t>b</w:t>
            </w:r>
          </w:p>
        </w:tc>
      </w:tr>
      <w:tr w:rsidR="00F12DDC" w14:paraId="4C4B38FC" w14:textId="77777777" w:rsidTr="00F12DDC">
        <w:trPr>
          <w:trHeight w:val="263"/>
        </w:trPr>
        <w:tc>
          <w:tcPr>
            <w:cnfStyle w:val="001000000000" w:firstRow="0" w:lastRow="0" w:firstColumn="1" w:lastColumn="0" w:oddVBand="0" w:evenVBand="0" w:oddHBand="0" w:evenHBand="0" w:firstRowFirstColumn="0" w:firstRowLastColumn="0" w:lastRowFirstColumn="0" w:lastRowLastColumn="0"/>
            <w:tcW w:w="3786" w:type="dxa"/>
            <w:vMerge/>
            <w:shd w:val="clear" w:color="auto" w:fill="auto"/>
          </w:tcPr>
          <w:p w14:paraId="3A5ACEFD" w14:textId="77777777" w:rsidR="00F12DDC" w:rsidRDefault="00F12DDC">
            <w:pPr>
              <w:autoSpaceDE w:val="0"/>
              <w:autoSpaceDN w:val="0"/>
              <w:adjustRightInd w:val="0"/>
              <w:rPr>
                <w:rFonts w:ascii="Times New Roman" w:hAnsi="Times New Roman" w:cs="Times New Roman"/>
                <w:sz w:val="24"/>
                <w:szCs w:val="24"/>
                <w:lang w:val="en-US"/>
              </w:rPr>
            </w:pPr>
          </w:p>
        </w:tc>
        <w:tc>
          <w:tcPr>
            <w:tcW w:w="3192" w:type="dxa"/>
            <w:gridSpan w:val="2"/>
            <w:shd w:val="clear" w:color="auto" w:fill="auto"/>
          </w:tcPr>
          <w:p w14:paraId="48C39ADF" w14:textId="77777777" w:rsidR="00F12DDC" w:rsidRDefault="00000000">
            <w:pPr>
              <w:autoSpaceDE w:val="0"/>
              <w:autoSpaceDN w:val="0"/>
              <w:adjustRightInd w:val="0"/>
              <w:ind w:left="60" w:right="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Total N of Items</w:t>
            </w:r>
          </w:p>
        </w:tc>
        <w:tc>
          <w:tcPr>
            <w:tcW w:w="1584" w:type="dxa"/>
            <w:shd w:val="clear" w:color="auto" w:fill="auto"/>
          </w:tcPr>
          <w:p w14:paraId="13194A7C" w14:textId="77777777" w:rsidR="00F12DDC" w:rsidRDefault="00000000">
            <w:pPr>
              <w:autoSpaceDE w:val="0"/>
              <w:autoSpaceDN w:val="0"/>
              <w:adjustRightInd w:val="0"/>
              <w:ind w:left="60" w:right="6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50</w:t>
            </w:r>
          </w:p>
        </w:tc>
      </w:tr>
      <w:tr w:rsidR="00F12DDC" w14:paraId="5DD83780" w14:textId="77777777" w:rsidTr="00F12DDC">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6979" w:type="dxa"/>
            <w:gridSpan w:val="3"/>
            <w:shd w:val="clear" w:color="auto" w:fill="auto"/>
          </w:tcPr>
          <w:p w14:paraId="7CD5EF63" w14:textId="77777777" w:rsidR="00F12DDC" w:rsidRDefault="00000000">
            <w:pPr>
              <w:autoSpaceDE w:val="0"/>
              <w:autoSpaceDN w:val="0"/>
              <w:adjustRightInd w:val="0"/>
              <w:ind w:left="60" w:right="60"/>
              <w:rPr>
                <w:rFonts w:ascii="Times New Roman" w:hAnsi="Times New Roman" w:cs="Times New Roman"/>
                <w:sz w:val="24"/>
                <w:szCs w:val="24"/>
                <w:lang w:val="en-US"/>
              </w:rPr>
            </w:pPr>
            <w:r>
              <w:rPr>
                <w:rFonts w:ascii="Times New Roman" w:hAnsi="Times New Roman" w:cs="Times New Roman"/>
                <w:b w:val="0"/>
                <w:bCs w:val="0"/>
                <w:sz w:val="24"/>
                <w:szCs w:val="24"/>
                <w:lang w:val="en-US"/>
              </w:rPr>
              <w:t>Correlation Between Forms</w:t>
            </w:r>
          </w:p>
        </w:tc>
        <w:tc>
          <w:tcPr>
            <w:tcW w:w="1584" w:type="dxa"/>
            <w:shd w:val="clear" w:color="auto" w:fill="auto"/>
          </w:tcPr>
          <w:p w14:paraId="364DB2FC" w14:textId="77777777" w:rsidR="00F12DDC" w:rsidRDefault="00000000">
            <w:pPr>
              <w:autoSpaceDE w:val="0"/>
              <w:autoSpaceDN w:val="0"/>
              <w:adjustRightInd w:val="0"/>
              <w:ind w:left="60" w:right="6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.752</w:t>
            </w:r>
          </w:p>
        </w:tc>
      </w:tr>
      <w:tr w:rsidR="00F12DDC" w14:paraId="2B4D114C" w14:textId="77777777" w:rsidTr="00F12DDC">
        <w:trPr>
          <w:trHeight w:val="276"/>
        </w:trPr>
        <w:tc>
          <w:tcPr>
            <w:cnfStyle w:val="001000000000" w:firstRow="0" w:lastRow="0" w:firstColumn="1" w:lastColumn="0" w:oddVBand="0" w:evenVBand="0" w:oddHBand="0" w:evenHBand="0" w:firstRowFirstColumn="0" w:firstRowLastColumn="0" w:lastRowFirstColumn="0" w:lastRowLastColumn="0"/>
            <w:tcW w:w="3786" w:type="dxa"/>
            <w:vMerge w:val="restart"/>
            <w:shd w:val="clear" w:color="auto" w:fill="auto"/>
          </w:tcPr>
          <w:p w14:paraId="4AD60E0E" w14:textId="77777777" w:rsidR="00F12DDC" w:rsidRDefault="00000000">
            <w:pPr>
              <w:autoSpaceDE w:val="0"/>
              <w:autoSpaceDN w:val="0"/>
              <w:adjustRightInd w:val="0"/>
              <w:ind w:left="60" w:right="60"/>
              <w:rPr>
                <w:rFonts w:ascii="Times New Roman" w:hAnsi="Times New Roman" w:cs="Times New Roman"/>
                <w:sz w:val="24"/>
                <w:szCs w:val="24"/>
                <w:lang w:val="en-US"/>
              </w:rPr>
            </w:pPr>
            <w:r>
              <w:rPr>
                <w:rFonts w:ascii="Times New Roman" w:hAnsi="Times New Roman" w:cs="Times New Roman"/>
                <w:b w:val="0"/>
                <w:bCs w:val="0"/>
                <w:sz w:val="24"/>
                <w:szCs w:val="24"/>
                <w:lang w:val="en-US"/>
              </w:rPr>
              <w:t>Spearman-Brown Coefficient</w:t>
            </w:r>
          </w:p>
        </w:tc>
        <w:tc>
          <w:tcPr>
            <w:tcW w:w="3192" w:type="dxa"/>
            <w:gridSpan w:val="2"/>
            <w:shd w:val="clear" w:color="auto" w:fill="auto"/>
          </w:tcPr>
          <w:p w14:paraId="10E5FFC9" w14:textId="77777777" w:rsidR="00F12DDC" w:rsidRDefault="00000000">
            <w:pPr>
              <w:autoSpaceDE w:val="0"/>
              <w:autoSpaceDN w:val="0"/>
              <w:adjustRightInd w:val="0"/>
              <w:ind w:left="60" w:right="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Equal Length</w:t>
            </w:r>
          </w:p>
        </w:tc>
        <w:tc>
          <w:tcPr>
            <w:tcW w:w="1584" w:type="dxa"/>
            <w:shd w:val="clear" w:color="auto" w:fill="auto"/>
          </w:tcPr>
          <w:p w14:paraId="62928D8C" w14:textId="77777777" w:rsidR="00F12DDC" w:rsidRDefault="00000000">
            <w:pPr>
              <w:autoSpaceDE w:val="0"/>
              <w:autoSpaceDN w:val="0"/>
              <w:adjustRightInd w:val="0"/>
              <w:ind w:left="60" w:right="6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.859</w:t>
            </w:r>
          </w:p>
        </w:tc>
      </w:tr>
      <w:tr w:rsidR="00F12DDC" w14:paraId="10C7E48D" w14:textId="77777777" w:rsidTr="00F12DDC">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3786" w:type="dxa"/>
            <w:vMerge/>
            <w:shd w:val="clear" w:color="auto" w:fill="auto"/>
          </w:tcPr>
          <w:p w14:paraId="469D577E" w14:textId="77777777" w:rsidR="00F12DDC" w:rsidRDefault="00F12DDC">
            <w:pPr>
              <w:autoSpaceDE w:val="0"/>
              <w:autoSpaceDN w:val="0"/>
              <w:adjustRightInd w:val="0"/>
              <w:rPr>
                <w:rFonts w:ascii="Times New Roman" w:hAnsi="Times New Roman" w:cs="Times New Roman"/>
                <w:sz w:val="24"/>
                <w:szCs w:val="24"/>
                <w:lang w:val="en-US"/>
              </w:rPr>
            </w:pPr>
          </w:p>
        </w:tc>
        <w:tc>
          <w:tcPr>
            <w:tcW w:w="3192" w:type="dxa"/>
            <w:gridSpan w:val="2"/>
            <w:shd w:val="clear" w:color="auto" w:fill="auto"/>
          </w:tcPr>
          <w:p w14:paraId="1D32502C" w14:textId="77777777" w:rsidR="00F12DDC" w:rsidRDefault="00000000">
            <w:pPr>
              <w:autoSpaceDE w:val="0"/>
              <w:autoSpaceDN w:val="0"/>
              <w:adjustRightInd w:val="0"/>
              <w:ind w:left="60" w:right="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Unequal Length</w:t>
            </w:r>
          </w:p>
        </w:tc>
        <w:tc>
          <w:tcPr>
            <w:tcW w:w="1584" w:type="dxa"/>
            <w:shd w:val="clear" w:color="auto" w:fill="auto"/>
          </w:tcPr>
          <w:p w14:paraId="2E3A61D5" w14:textId="77777777" w:rsidR="00F12DDC" w:rsidRDefault="00000000">
            <w:pPr>
              <w:autoSpaceDE w:val="0"/>
              <w:autoSpaceDN w:val="0"/>
              <w:adjustRightInd w:val="0"/>
              <w:ind w:left="60" w:right="6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.859</w:t>
            </w:r>
          </w:p>
        </w:tc>
      </w:tr>
      <w:tr w:rsidR="00F12DDC" w14:paraId="45ECF666" w14:textId="77777777" w:rsidTr="00F12DDC">
        <w:trPr>
          <w:trHeight w:val="263"/>
        </w:trPr>
        <w:tc>
          <w:tcPr>
            <w:cnfStyle w:val="001000000000" w:firstRow="0" w:lastRow="0" w:firstColumn="1" w:lastColumn="0" w:oddVBand="0" w:evenVBand="0" w:oddHBand="0" w:evenHBand="0" w:firstRowFirstColumn="0" w:firstRowLastColumn="0" w:lastRowFirstColumn="0" w:lastRowLastColumn="0"/>
            <w:tcW w:w="6979" w:type="dxa"/>
            <w:gridSpan w:val="3"/>
            <w:tcBorders>
              <w:bottom w:val="single" w:sz="4" w:space="0" w:color="auto"/>
            </w:tcBorders>
            <w:shd w:val="clear" w:color="auto" w:fill="auto"/>
          </w:tcPr>
          <w:p w14:paraId="5F97A33A" w14:textId="77777777" w:rsidR="00F12DDC" w:rsidRDefault="00000000">
            <w:pPr>
              <w:autoSpaceDE w:val="0"/>
              <w:autoSpaceDN w:val="0"/>
              <w:adjustRightInd w:val="0"/>
              <w:ind w:left="60" w:right="60"/>
              <w:rPr>
                <w:rFonts w:ascii="Times New Roman" w:hAnsi="Times New Roman" w:cs="Times New Roman"/>
                <w:sz w:val="24"/>
                <w:szCs w:val="24"/>
                <w:lang w:val="en-US"/>
              </w:rPr>
            </w:pPr>
            <w:r>
              <w:rPr>
                <w:rFonts w:ascii="Times New Roman" w:hAnsi="Times New Roman" w:cs="Times New Roman"/>
                <w:b w:val="0"/>
                <w:bCs w:val="0"/>
                <w:sz w:val="24"/>
                <w:szCs w:val="24"/>
                <w:lang w:val="en-US"/>
              </w:rPr>
              <w:t>Guttman Split-Half Coefficient</w:t>
            </w:r>
          </w:p>
        </w:tc>
        <w:tc>
          <w:tcPr>
            <w:tcW w:w="1584" w:type="dxa"/>
            <w:tcBorders>
              <w:bottom w:val="single" w:sz="4" w:space="0" w:color="auto"/>
            </w:tcBorders>
            <w:shd w:val="clear" w:color="auto" w:fill="auto"/>
          </w:tcPr>
          <w:p w14:paraId="575DD624" w14:textId="77777777" w:rsidR="00F12DDC" w:rsidRDefault="00000000">
            <w:pPr>
              <w:autoSpaceDE w:val="0"/>
              <w:autoSpaceDN w:val="0"/>
              <w:adjustRightInd w:val="0"/>
              <w:ind w:left="60" w:right="6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.858</w:t>
            </w:r>
          </w:p>
        </w:tc>
      </w:tr>
      <w:tr w:rsidR="00F12DDC" w14:paraId="0407A3E7" w14:textId="77777777" w:rsidTr="00F12DDC">
        <w:trPr>
          <w:cnfStyle w:val="000000100000" w:firstRow="0" w:lastRow="0" w:firstColumn="0" w:lastColumn="0" w:oddVBand="0" w:evenVBand="0" w:oddHBand="1" w:evenHBand="0" w:firstRowFirstColumn="0" w:firstRowLastColumn="0" w:lastRowFirstColumn="0" w:lastRowLastColumn="0"/>
          <w:trHeight w:val="805"/>
        </w:trPr>
        <w:tc>
          <w:tcPr>
            <w:cnfStyle w:val="001000000000" w:firstRow="0" w:lastRow="0" w:firstColumn="1" w:lastColumn="0" w:oddVBand="0" w:evenVBand="0" w:oddHBand="0" w:evenHBand="0" w:firstRowFirstColumn="0" w:firstRowLastColumn="0" w:lastRowFirstColumn="0" w:lastRowLastColumn="0"/>
            <w:tcW w:w="8564" w:type="dxa"/>
            <w:gridSpan w:val="4"/>
            <w:tcBorders>
              <w:top w:val="single" w:sz="4" w:space="0" w:color="auto"/>
              <w:bottom w:val="single" w:sz="4" w:space="0" w:color="auto"/>
            </w:tcBorders>
            <w:shd w:val="clear" w:color="auto" w:fill="auto"/>
          </w:tcPr>
          <w:p w14:paraId="2EB5804C" w14:textId="77777777" w:rsidR="00F12DDC" w:rsidRDefault="00000000">
            <w:pPr>
              <w:autoSpaceDE w:val="0"/>
              <w:autoSpaceDN w:val="0"/>
              <w:adjustRightInd w:val="0"/>
              <w:ind w:left="60" w:right="60"/>
              <w:rPr>
                <w:rFonts w:ascii="Times New Roman" w:hAnsi="Times New Roman" w:cs="Times New Roman"/>
                <w:sz w:val="24"/>
                <w:szCs w:val="24"/>
                <w:lang w:val="en-US"/>
              </w:rPr>
            </w:pPr>
            <w:r>
              <w:rPr>
                <w:rFonts w:ascii="Times New Roman" w:hAnsi="Times New Roman" w:cs="Times New Roman"/>
                <w:b w:val="0"/>
                <w:bCs w:val="0"/>
                <w:sz w:val="24"/>
                <w:szCs w:val="24"/>
                <w:lang w:val="en-US"/>
              </w:rPr>
              <w:t>a. The items are: Soal_1, soal_2, soal_3, soal_4, soal_5, soal_6, soal_7, soal_8, soal_9, soal_10, soalo_11, soal_12, soal_13, soal_14, soal_15, soal_16, soal_17, soal_18, soal_19, soal_20, soal_21, soal_22, soal_23, soal_24, soal_25.</w:t>
            </w:r>
          </w:p>
        </w:tc>
      </w:tr>
      <w:tr w:rsidR="00F12DDC" w14:paraId="6AC82673" w14:textId="77777777" w:rsidTr="00C3016E">
        <w:tblPrEx>
          <w:tblW w:w="8564" w:type="dxa"/>
          <w:tblLayout w:type="fixed"/>
          <w:tblLook w:val="04C0" w:firstRow="0" w:lastRow="1" w:firstColumn="1" w:lastColumn="0" w:noHBand="0" w:noVBand="1"/>
          <w:tblPrExChange w:id="15" w:author="SM-A325F" w:date="2026-02-14T19:07:00Z">
            <w:tblPrEx>
              <w:tblW w:w="8564" w:type="dxa"/>
              <w:tblLayout w:type="fixed"/>
              <w:tblLook w:val="04C0" w:firstRow="0" w:lastRow="1" w:firstColumn="1" w:lastColumn="0" w:noHBand="0" w:noVBand="1"/>
            </w:tblPrEx>
          </w:tblPrExChange>
        </w:tblPrEx>
        <w:trPr>
          <w:trHeight w:val="952"/>
          <w:trPrChange w:id="16" w:author="SM-A325F" w:date="2026-02-14T19:07:00Z">
            <w:trPr>
              <w:trHeight w:val="1054"/>
            </w:trPr>
          </w:trPrChange>
        </w:trPr>
        <w:tc>
          <w:tcPr>
            <w:cnfStyle w:val="001000000000" w:firstRow="0" w:lastRow="0" w:firstColumn="1" w:lastColumn="0" w:oddVBand="0" w:evenVBand="0" w:oddHBand="0" w:evenHBand="0" w:firstRowFirstColumn="0" w:firstRowLastColumn="0" w:lastRowFirstColumn="0" w:lastRowLastColumn="0"/>
            <w:tcW w:w="0" w:type="dxa"/>
            <w:gridSpan w:val="4"/>
            <w:tcBorders>
              <w:top w:val="single" w:sz="4" w:space="0" w:color="auto"/>
              <w:bottom w:val="single" w:sz="4" w:space="0" w:color="auto"/>
            </w:tcBorders>
            <w:tcPrChange w:id="17" w:author="SM-A325F" w:date="2026-02-14T19:07:00Z">
              <w:tcPr>
                <w:tcW w:w="8564" w:type="dxa"/>
                <w:gridSpan w:val="4"/>
                <w:tcBorders>
                  <w:top w:val="single" w:sz="4" w:space="0" w:color="auto"/>
                  <w:bottom w:val="single" w:sz="4" w:space="0" w:color="auto"/>
                </w:tcBorders>
              </w:tcPr>
            </w:tcPrChange>
          </w:tcPr>
          <w:p w14:paraId="3427828D" w14:textId="77777777" w:rsidR="00F12DDC" w:rsidRDefault="00000000">
            <w:pPr>
              <w:autoSpaceDE w:val="0"/>
              <w:autoSpaceDN w:val="0"/>
              <w:adjustRightInd w:val="0"/>
              <w:ind w:left="60" w:right="60"/>
              <w:rPr>
                <w:rFonts w:ascii="Times New Roman" w:hAnsi="Times New Roman" w:cs="Times New Roman"/>
                <w:sz w:val="24"/>
                <w:szCs w:val="24"/>
                <w:lang w:val="en-US"/>
              </w:rPr>
            </w:pPr>
            <w:r>
              <w:rPr>
                <w:rFonts w:ascii="Times New Roman" w:hAnsi="Times New Roman" w:cs="Times New Roman"/>
                <w:b w:val="0"/>
                <w:bCs w:val="0"/>
                <w:sz w:val="24"/>
                <w:szCs w:val="24"/>
                <w:lang w:val="en-US"/>
              </w:rPr>
              <w:t>b. The items are: soal_26, soal_27, soal_28, soal_29, soal_30, soal_31, soal_32, soal_33, soal_34, soal_35, soal_36, soal_37, soal_38, soal_39, soal_40, soal_41, soal_42, soal_43, soal_44, soal_45, soal_46, soal_47, soal_48, soal_49, soal_50.</w:t>
            </w:r>
          </w:p>
        </w:tc>
      </w:tr>
      <w:tr w:rsidR="00F12DDC" w14:paraId="63805DD5" w14:textId="77777777" w:rsidTr="00F12DDC">
        <w:trPr>
          <w:cnfStyle w:val="010000000000" w:firstRow="0" w:lastRow="1" w:firstColumn="0" w:lastColumn="0" w:oddVBand="0" w:evenVBand="0" w:oddHBand="0" w:evenHBand="0" w:firstRowFirstColumn="0" w:firstRowLastColumn="0" w:lastRowFirstColumn="0" w:lastRowLastColumn="0"/>
          <w:trHeight w:val="87"/>
        </w:trPr>
        <w:tc>
          <w:tcPr>
            <w:cnfStyle w:val="001000000000" w:firstRow="0" w:lastRow="0" w:firstColumn="1" w:lastColumn="0" w:oddVBand="0" w:evenVBand="0" w:oddHBand="0" w:evenHBand="0" w:firstRowFirstColumn="0" w:firstRowLastColumn="0" w:lastRowFirstColumn="0" w:lastRowLastColumn="0"/>
            <w:tcW w:w="8564" w:type="dxa"/>
            <w:gridSpan w:val="4"/>
            <w:tcBorders>
              <w:top w:val="single" w:sz="4" w:space="0" w:color="auto"/>
            </w:tcBorders>
          </w:tcPr>
          <w:p w14:paraId="1B77F1B5" w14:textId="77777777" w:rsidR="00F12DDC" w:rsidRDefault="00F12DDC">
            <w:pPr>
              <w:autoSpaceDE w:val="0"/>
              <w:autoSpaceDN w:val="0"/>
              <w:adjustRightInd w:val="0"/>
              <w:ind w:left="60" w:right="60"/>
              <w:rPr>
                <w:rFonts w:ascii="Times New Roman" w:hAnsi="Times New Roman" w:cs="Times New Roman"/>
                <w:sz w:val="24"/>
                <w:szCs w:val="24"/>
                <w:lang w:val="en-US"/>
              </w:rPr>
            </w:pPr>
          </w:p>
        </w:tc>
      </w:tr>
    </w:tbl>
    <w:p w14:paraId="3DF42E44" w14:textId="3EF973D6" w:rsidR="00F12DDC" w:rsidRDefault="0000000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Technique for Analyzing the Data</w:t>
      </w:r>
    </w:p>
    <w:p w14:paraId="6E801B6B" w14:textId="77777777" w:rsidR="009570DE" w:rsidRDefault="009570DE">
      <w:pPr>
        <w:pBdr>
          <w:top w:val="nil"/>
          <w:left w:val="nil"/>
          <w:bottom w:val="nil"/>
          <w:right w:val="nil"/>
          <w:between w:val="nil"/>
        </w:pBdr>
        <w:jc w:val="both"/>
        <w:rPr>
          <w:rFonts w:ascii="Times New Roman" w:eastAsia="Times New Roman" w:hAnsi="Times New Roman" w:cs="Times New Roman"/>
          <w:sz w:val="24"/>
          <w:szCs w:val="24"/>
        </w:rPr>
      </w:pPr>
    </w:p>
    <w:p w14:paraId="5B9FB00E" w14:textId="77777777" w:rsidR="00F12DDC" w:rsidRDefault="00000000">
      <w:pPr>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study, the normality test was applied to the dataset obtained from the pre-test and post-test scores of students in the experimental and the control group. Sperling et al. (2020) explain that if the score of significance is higher than 0.05, the data had a</w:t>
      </w:r>
      <w:ins w:id="18" w:author="Asus" w:date="2025-05-08T11:02:00Z">
        <w:r>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normal distribution.</w:t>
      </w:r>
    </w:p>
    <w:p w14:paraId="1832029F" w14:textId="5CBA3086" w:rsidR="00F12DDC" w:rsidRDefault="00000000">
      <w:pPr>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 measuring the normality test, the Shapiro-Wilk in SPSS version 26 was used since the data used in this study consists of fewer than 50 samples. As mentioned by Razali and Wah (2011), the Shapiro-Wilk test was designed for samples smaller than 50. Then, the data is considered normally distributed if the sig. value &gt; 0.05. Whereas, if the sig. value &lt; 0.05</w:t>
      </w:r>
      <w:r w:rsidR="009570D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the data is not normally distributed.</w:t>
      </w:r>
    </w:p>
    <w:p w14:paraId="519B5910" w14:textId="77777777" w:rsidR="00F12DDC" w:rsidRDefault="00F12DDC">
      <w:pPr>
        <w:pBdr>
          <w:top w:val="nil"/>
          <w:left w:val="nil"/>
          <w:bottom w:val="nil"/>
          <w:right w:val="nil"/>
          <w:between w:val="nil"/>
        </w:pBdr>
        <w:jc w:val="both"/>
        <w:rPr>
          <w:rFonts w:ascii="Times New Roman" w:eastAsia="Times New Roman" w:hAnsi="Times New Roman" w:cs="Times New Roman"/>
          <w:sz w:val="24"/>
          <w:szCs w:val="24"/>
        </w:rPr>
      </w:pPr>
    </w:p>
    <w:p w14:paraId="4FB4A9B5" w14:textId="77777777" w:rsidR="00F12DDC" w:rsidRDefault="0000000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Table 3</w:t>
      </w:r>
      <w:r>
        <w:rPr>
          <w:rFonts w:ascii="Times New Roman" w:eastAsia="Times New Roman" w:hAnsi="Times New Roman" w:cs="Times New Roman"/>
          <w:sz w:val="24"/>
          <w:szCs w:val="24"/>
        </w:rPr>
        <w:t xml:space="preserve">. Normality Test of Students’ Pre-test and Post-test Scores in Control and Experimental Groups </w:t>
      </w:r>
    </w:p>
    <w:tbl>
      <w:tblPr>
        <w:tblW w:w="85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A0" w:firstRow="1" w:lastRow="0" w:firstColumn="1" w:lastColumn="0" w:noHBand="0" w:noVBand="0"/>
      </w:tblPr>
      <w:tblGrid>
        <w:gridCol w:w="892"/>
        <w:gridCol w:w="1973"/>
        <w:gridCol w:w="1104"/>
        <w:gridCol w:w="814"/>
        <w:gridCol w:w="936"/>
        <w:gridCol w:w="1030"/>
        <w:gridCol w:w="832"/>
        <w:gridCol w:w="946"/>
      </w:tblGrid>
      <w:tr w:rsidR="00F12DDC" w14:paraId="733FCA45" w14:textId="77777777">
        <w:trPr>
          <w:cantSplit/>
          <w:trHeight w:val="109"/>
        </w:trPr>
        <w:tc>
          <w:tcPr>
            <w:tcW w:w="8527" w:type="dxa"/>
            <w:gridSpan w:val="8"/>
            <w:tcBorders>
              <w:top w:val="nil"/>
              <w:left w:val="nil"/>
              <w:bottom w:val="nil"/>
              <w:right w:val="nil"/>
            </w:tcBorders>
            <w:shd w:val="clear" w:color="auto" w:fill="FFFFFF"/>
            <w:vAlign w:val="center"/>
          </w:tcPr>
          <w:p w14:paraId="60DF57FF" w14:textId="77777777" w:rsidR="00F12DDC" w:rsidRDefault="00000000">
            <w:pPr>
              <w:autoSpaceDE w:val="0"/>
              <w:autoSpaceDN w:val="0"/>
              <w:adjustRightInd w:val="0"/>
              <w:ind w:left="60" w:right="60"/>
              <w:jc w:val="center"/>
              <w:rPr>
                <w:rFonts w:ascii="Times New Roman" w:hAnsi="Times New Roman" w:cs="Times New Roman"/>
                <w:color w:val="010205"/>
                <w:sz w:val="24"/>
                <w:szCs w:val="24"/>
              </w:rPr>
            </w:pPr>
            <w:r>
              <w:rPr>
                <w:rFonts w:ascii="Times New Roman" w:hAnsi="Times New Roman" w:cs="Times New Roman"/>
                <w:b/>
                <w:bCs/>
                <w:color w:val="010205"/>
                <w:sz w:val="24"/>
                <w:szCs w:val="24"/>
              </w:rPr>
              <w:t>Tests of Normality</w:t>
            </w:r>
          </w:p>
        </w:tc>
      </w:tr>
      <w:tr w:rsidR="00F12DDC" w14:paraId="041071B9" w14:textId="77777777">
        <w:trPr>
          <w:gridBefore w:val="1"/>
          <w:wBefore w:w="892" w:type="dxa"/>
          <w:cantSplit/>
          <w:trHeight w:val="102"/>
        </w:trPr>
        <w:tc>
          <w:tcPr>
            <w:tcW w:w="1973" w:type="dxa"/>
            <w:vMerge w:val="restart"/>
            <w:tcBorders>
              <w:top w:val="nil"/>
              <w:left w:val="nil"/>
              <w:bottom w:val="nil"/>
              <w:right w:val="nil"/>
            </w:tcBorders>
            <w:shd w:val="clear" w:color="auto" w:fill="FFFFFF"/>
            <w:vAlign w:val="bottom"/>
          </w:tcPr>
          <w:p w14:paraId="713FA3D6" w14:textId="77777777" w:rsidR="00F12DDC" w:rsidRDefault="00000000">
            <w:pPr>
              <w:autoSpaceDE w:val="0"/>
              <w:autoSpaceDN w:val="0"/>
              <w:adjustRightInd w:val="0"/>
              <w:ind w:left="60" w:right="60"/>
              <w:rPr>
                <w:rFonts w:ascii="Times New Roman" w:hAnsi="Times New Roman" w:cs="Times New Roman"/>
                <w:sz w:val="24"/>
                <w:szCs w:val="24"/>
              </w:rPr>
            </w:pPr>
            <w:r>
              <w:rPr>
                <w:rFonts w:ascii="Times New Roman" w:hAnsi="Times New Roman" w:cs="Times New Roman"/>
                <w:sz w:val="24"/>
                <w:szCs w:val="24"/>
              </w:rPr>
              <w:t>Class</w:t>
            </w:r>
          </w:p>
        </w:tc>
        <w:tc>
          <w:tcPr>
            <w:tcW w:w="2854" w:type="dxa"/>
            <w:gridSpan w:val="3"/>
            <w:tcBorders>
              <w:top w:val="nil"/>
              <w:left w:val="nil"/>
              <w:bottom w:val="nil"/>
              <w:right w:val="nil"/>
            </w:tcBorders>
            <w:shd w:val="clear" w:color="auto" w:fill="FFFFFF"/>
            <w:vAlign w:val="bottom"/>
          </w:tcPr>
          <w:p w14:paraId="317D42CD" w14:textId="77777777" w:rsidR="00F12DDC" w:rsidRDefault="00000000">
            <w:pPr>
              <w:autoSpaceDE w:val="0"/>
              <w:autoSpaceDN w:val="0"/>
              <w:adjustRightInd w:val="0"/>
              <w:ind w:left="60" w:right="60"/>
              <w:jc w:val="center"/>
              <w:rPr>
                <w:rFonts w:ascii="Times New Roman" w:hAnsi="Times New Roman" w:cs="Times New Roman"/>
                <w:sz w:val="24"/>
                <w:szCs w:val="24"/>
              </w:rPr>
            </w:pPr>
            <w:r>
              <w:rPr>
                <w:rFonts w:ascii="Times New Roman" w:hAnsi="Times New Roman" w:cs="Times New Roman"/>
                <w:sz w:val="24"/>
                <w:szCs w:val="24"/>
              </w:rPr>
              <w:t>Kolmogorov-Smirnov</w:t>
            </w:r>
            <w:r>
              <w:rPr>
                <w:rFonts w:ascii="Times New Roman" w:hAnsi="Times New Roman" w:cs="Times New Roman"/>
                <w:sz w:val="24"/>
                <w:szCs w:val="24"/>
                <w:vertAlign w:val="superscript"/>
              </w:rPr>
              <w:t>a</w:t>
            </w:r>
          </w:p>
        </w:tc>
        <w:tc>
          <w:tcPr>
            <w:tcW w:w="2807" w:type="dxa"/>
            <w:gridSpan w:val="3"/>
            <w:tcBorders>
              <w:top w:val="nil"/>
              <w:left w:val="single" w:sz="8" w:space="0" w:color="E0E0E0"/>
              <w:bottom w:val="nil"/>
              <w:right w:val="nil"/>
            </w:tcBorders>
            <w:shd w:val="clear" w:color="auto" w:fill="FFFFFF"/>
            <w:vAlign w:val="bottom"/>
          </w:tcPr>
          <w:p w14:paraId="2D788844" w14:textId="77777777" w:rsidR="00F12DDC" w:rsidRDefault="00000000">
            <w:pPr>
              <w:autoSpaceDE w:val="0"/>
              <w:autoSpaceDN w:val="0"/>
              <w:adjustRightInd w:val="0"/>
              <w:ind w:left="60" w:right="60"/>
              <w:jc w:val="center"/>
              <w:rPr>
                <w:rFonts w:ascii="Times New Roman" w:hAnsi="Times New Roman" w:cs="Times New Roman"/>
                <w:sz w:val="24"/>
                <w:szCs w:val="24"/>
              </w:rPr>
            </w:pPr>
            <w:r>
              <w:rPr>
                <w:rFonts w:ascii="Times New Roman" w:hAnsi="Times New Roman" w:cs="Times New Roman"/>
                <w:sz w:val="24"/>
                <w:szCs w:val="24"/>
              </w:rPr>
              <w:t>Shapiro-Wilk</w:t>
            </w:r>
          </w:p>
        </w:tc>
      </w:tr>
      <w:tr w:rsidR="00F12DDC" w14:paraId="785D3623" w14:textId="77777777">
        <w:trPr>
          <w:gridBefore w:val="1"/>
          <w:wBefore w:w="892" w:type="dxa"/>
          <w:cantSplit/>
          <w:trHeight w:val="109"/>
        </w:trPr>
        <w:tc>
          <w:tcPr>
            <w:tcW w:w="1973" w:type="dxa"/>
            <w:vMerge/>
            <w:tcBorders>
              <w:top w:val="nil"/>
              <w:left w:val="nil"/>
              <w:bottom w:val="nil"/>
              <w:right w:val="nil"/>
            </w:tcBorders>
            <w:shd w:val="clear" w:color="auto" w:fill="FFFFFF"/>
            <w:vAlign w:val="bottom"/>
          </w:tcPr>
          <w:p w14:paraId="05E77198" w14:textId="77777777" w:rsidR="00F12DDC" w:rsidRDefault="00F12DDC">
            <w:pPr>
              <w:autoSpaceDE w:val="0"/>
              <w:autoSpaceDN w:val="0"/>
              <w:adjustRightInd w:val="0"/>
              <w:rPr>
                <w:rFonts w:ascii="Times New Roman" w:hAnsi="Times New Roman" w:cs="Times New Roman"/>
                <w:sz w:val="24"/>
                <w:szCs w:val="24"/>
              </w:rPr>
            </w:pPr>
          </w:p>
        </w:tc>
        <w:tc>
          <w:tcPr>
            <w:tcW w:w="1104" w:type="dxa"/>
            <w:tcBorders>
              <w:top w:val="nil"/>
              <w:left w:val="nil"/>
              <w:bottom w:val="single" w:sz="8" w:space="0" w:color="152935"/>
              <w:right w:val="single" w:sz="8" w:space="0" w:color="E0E0E0"/>
            </w:tcBorders>
            <w:shd w:val="clear" w:color="auto" w:fill="FFFFFF"/>
            <w:vAlign w:val="bottom"/>
          </w:tcPr>
          <w:p w14:paraId="1AFD8E37" w14:textId="77777777" w:rsidR="00F12DDC" w:rsidRDefault="00000000">
            <w:pPr>
              <w:autoSpaceDE w:val="0"/>
              <w:autoSpaceDN w:val="0"/>
              <w:adjustRightInd w:val="0"/>
              <w:ind w:left="60" w:right="60"/>
              <w:jc w:val="center"/>
              <w:rPr>
                <w:rFonts w:ascii="Times New Roman" w:hAnsi="Times New Roman" w:cs="Times New Roman"/>
                <w:sz w:val="24"/>
                <w:szCs w:val="24"/>
              </w:rPr>
            </w:pPr>
            <w:r>
              <w:rPr>
                <w:rFonts w:ascii="Times New Roman" w:hAnsi="Times New Roman" w:cs="Times New Roman"/>
                <w:sz w:val="24"/>
                <w:szCs w:val="24"/>
              </w:rPr>
              <w:t>Statistic</w:t>
            </w:r>
          </w:p>
        </w:tc>
        <w:tc>
          <w:tcPr>
            <w:tcW w:w="814" w:type="dxa"/>
            <w:tcBorders>
              <w:top w:val="nil"/>
              <w:left w:val="single" w:sz="8" w:space="0" w:color="E0E0E0"/>
              <w:bottom w:val="single" w:sz="8" w:space="0" w:color="152935"/>
              <w:right w:val="single" w:sz="8" w:space="0" w:color="E0E0E0"/>
            </w:tcBorders>
            <w:shd w:val="clear" w:color="auto" w:fill="FFFFFF"/>
            <w:vAlign w:val="bottom"/>
          </w:tcPr>
          <w:p w14:paraId="0C459E17" w14:textId="77777777" w:rsidR="00F12DDC" w:rsidRDefault="00000000">
            <w:pPr>
              <w:autoSpaceDE w:val="0"/>
              <w:autoSpaceDN w:val="0"/>
              <w:adjustRightInd w:val="0"/>
              <w:ind w:left="60" w:right="60"/>
              <w:jc w:val="center"/>
              <w:rPr>
                <w:rFonts w:ascii="Times New Roman" w:hAnsi="Times New Roman" w:cs="Times New Roman"/>
                <w:sz w:val="24"/>
                <w:szCs w:val="24"/>
              </w:rPr>
            </w:pPr>
            <w:r>
              <w:rPr>
                <w:rFonts w:ascii="Times New Roman" w:hAnsi="Times New Roman" w:cs="Times New Roman"/>
                <w:sz w:val="24"/>
                <w:szCs w:val="24"/>
              </w:rPr>
              <w:t>Df</w:t>
            </w:r>
          </w:p>
        </w:tc>
        <w:tc>
          <w:tcPr>
            <w:tcW w:w="935" w:type="dxa"/>
            <w:tcBorders>
              <w:top w:val="nil"/>
              <w:left w:val="single" w:sz="8" w:space="0" w:color="E0E0E0"/>
              <w:bottom w:val="single" w:sz="8" w:space="0" w:color="152935"/>
              <w:right w:val="nil"/>
            </w:tcBorders>
            <w:shd w:val="clear" w:color="auto" w:fill="FFFFFF"/>
            <w:vAlign w:val="bottom"/>
          </w:tcPr>
          <w:p w14:paraId="65CE7E1E" w14:textId="77777777" w:rsidR="00F12DDC" w:rsidRDefault="00000000">
            <w:pPr>
              <w:autoSpaceDE w:val="0"/>
              <w:autoSpaceDN w:val="0"/>
              <w:adjustRightInd w:val="0"/>
              <w:ind w:left="60" w:right="60"/>
              <w:jc w:val="center"/>
              <w:rPr>
                <w:rFonts w:ascii="Times New Roman" w:hAnsi="Times New Roman" w:cs="Times New Roman"/>
                <w:sz w:val="24"/>
                <w:szCs w:val="24"/>
              </w:rPr>
            </w:pPr>
            <w:r>
              <w:rPr>
                <w:rFonts w:ascii="Times New Roman" w:hAnsi="Times New Roman" w:cs="Times New Roman"/>
                <w:sz w:val="24"/>
                <w:szCs w:val="24"/>
              </w:rPr>
              <w:t>Sig.</w:t>
            </w:r>
          </w:p>
        </w:tc>
        <w:tc>
          <w:tcPr>
            <w:tcW w:w="1030" w:type="dxa"/>
            <w:tcBorders>
              <w:top w:val="nil"/>
              <w:left w:val="single" w:sz="8" w:space="0" w:color="E0E0E0"/>
              <w:bottom w:val="single" w:sz="8" w:space="0" w:color="152935"/>
              <w:right w:val="single" w:sz="8" w:space="0" w:color="E0E0E0"/>
            </w:tcBorders>
            <w:shd w:val="clear" w:color="auto" w:fill="FFFFFF"/>
            <w:vAlign w:val="bottom"/>
          </w:tcPr>
          <w:p w14:paraId="3DC933B8" w14:textId="77777777" w:rsidR="00F12DDC" w:rsidRDefault="00000000">
            <w:pPr>
              <w:autoSpaceDE w:val="0"/>
              <w:autoSpaceDN w:val="0"/>
              <w:adjustRightInd w:val="0"/>
              <w:ind w:left="60" w:right="60"/>
              <w:jc w:val="center"/>
              <w:rPr>
                <w:rFonts w:ascii="Times New Roman" w:hAnsi="Times New Roman" w:cs="Times New Roman"/>
                <w:sz w:val="24"/>
                <w:szCs w:val="24"/>
              </w:rPr>
            </w:pPr>
            <w:r>
              <w:rPr>
                <w:rFonts w:ascii="Times New Roman" w:hAnsi="Times New Roman" w:cs="Times New Roman"/>
                <w:sz w:val="24"/>
                <w:szCs w:val="24"/>
              </w:rPr>
              <w:t>Statistic</w:t>
            </w:r>
          </w:p>
        </w:tc>
        <w:tc>
          <w:tcPr>
            <w:tcW w:w="832" w:type="dxa"/>
            <w:tcBorders>
              <w:top w:val="nil"/>
              <w:left w:val="single" w:sz="8" w:space="0" w:color="E0E0E0"/>
              <w:bottom w:val="single" w:sz="8" w:space="0" w:color="152935"/>
              <w:right w:val="single" w:sz="8" w:space="0" w:color="E0E0E0"/>
            </w:tcBorders>
            <w:shd w:val="clear" w:color="auto" w:fill="FFFFFF"/>
            <w:vAlign w:val="bottom"/>
          </w:tcPr>
          <w:p w14:paraId="6AD1E61E" w14:textId="77777777" w:rsidR="00F12DDC" w:rsidRDefault="00000000">
            <w:pPr>
              <w:autoSpaceDE w:val="0"/>
              <w:autoSpaceDN w:val="0"/>
              <w:adjustRightInd w:val="0"/>
              <w:ind w:left="60" w:right="60"/>
              <w:jc w:val="center"/>
              <w:rPr>
                <w:rFonts w:ascii="Times New Roman" w:hAnsi="Times New Roman" w:cs="Times New Roman"/>
                <w:sz w:val="24"/>
                <w:szCs w:val="24"/>
              </w:rPr>
            </w:pPr>
            <w:r>
              <w:rPr>
                <w:rFonts w:ascii="Times New Roman" w:hAnsi="Times New Roman" w:cs="Times New Roman"/>
                <w:sz w:val="24"/>
                <w:szCs w:val="24"/>
              </w:rPr>
              <w:t>Df</w:t>
            </w:r>
          </w:p>
        </w:tc>
        <w:tc>
          <w:tcPr>
            <w:tcW w:w="943" w:type="dxa"/>
            <w:tcBorders>
              <w:top w:val="nil"/>
              <w:left w:val="single" w:sz="8" w:space="0" w:color="E0E0E0"/>
              <w:bottom w:val="single" w:sz="8" w:space="0" w:color="152935"/>
              <w:right w:val="nil"/>
            </w:tcBorders>
            <w:shd w:val="clear" w:color="auto" w:fill="FFFFFF"/>
            <w:vAlign w:val="bottom"/>
          </w:tcPr>
          <w:p w14:paraId="117609A8" w14:textId="77777777" w:rsidR="00F12DDC" w:rsidRDefault="00000000">
            <w:pPr>
              <w:autoSpaceDE w:val="0"/>
              <w:autoSpaceDN w:val="0"/>
              <w:adjustRightInd w:val="0"/>
              <w:ind w:left="60" w:right="60"/>
              <w:jc w:val="center"/>
              <w:rPr>
                <w:rFonts w:ascii="Times New Roman" w:hAnsi="Times New Roman" w:cs="Times New Roman"/>
                <w:sz w:val="24"/>
                <w:szCs w:val="24"/>
              </w:rPr>
            </w:pPr>
            <w:r>
              <w:rPr>
                <w:rFonts w:ascii="Times New Roman" w:hAnsi="Times New Roman" w:cs="Times New Roman"/>
                <w:sz w:val="24"/>
                <w:szCs w:val="24"/>
              </w:rPr>
              <w:t>Sig.</w:t>
            </w:r>
          </w:p>
        </w:tc>
      </w:tr>
      <w:tr w:rsidR="00F12DDC" w14:paraId="78D97074" w14:textId="77777777">
        <w:trPr>
          <w:cantSplit/>
          <w:trHeight w:val="109"/>
        </w:trPr>
        <w:tc>
          <w:tcPr>
            <w:tcW w:w="891" w:type="dxa"/>
            <w:vMerge w:val="restart"/>
            <w:tcBorders>
              <w:top w:val="nil"/>
              <w:left w:val="nil"/>
              <w:bottom w:val="single" w:sz="8" w:space="0" w:color="152935"/>
              <w:right w:val="nil"/>
            </w:tcBorders>
            <w:shd w:val="clear" w:color="auto" w:fill="auto"/>
          </w:tcPr>
          <w:p w14:paraId="2AF2E131" w14:textId="77777777" w:rsidR="00F12DDC" w:rsidRDefault="00000000">
            <w:pPr>
              <w:autoSpaceDE w:val="0"/>
              <w:autoSpaceDN w:val="0"/>
              <w:adjustRightInd w:val="0"/>
              <w:ind w:left="60" w:right="60"/>
              <w:rPr>
                <w:rFonts w:ascii="Times New Roman" w:hAnsi="Times New Roman" w:cs="Times New Roman"/>
                <w:sz w:val="24"/>
                <w:szCs w:val="24"/>
              </w:rPr>
            </w:pPr>
            <w:r>
              <w:rPr>
                <w:rFonts w:ascii="Times New Roman" w:hAnsi="Times New Roman" w:cs="Times New Roman"/>
                <w:sz w:val="24"/>
                <w:szCs w:val="24"/>
              </w:rPr>
              <w:t>Result</w:t>
            </w:r>
          </w:p>
        </w:tc>
        <w:tc>
          <w:tcPr>
            <w:tcW w:w="1973" w:type="dxa"/>
            <w:tcBorders>
              <w:top w:val="single" w:sz="8" w:space="0" w:color="152935"/>
              <w:left w:val="nil"/>
              <w:bottom w:val="single" w:sz="8" w:space="0" w:color="AEAEAE"/>
              <w:right w:val="nil"/>
            </w:tcBorders>
            <w:shd w:val="clear" w:color="auto" w:fill="auto"/>
          </w:tcPr>
          <w:p w14:paraId="42B5CDAC" w14:textId="77777777" w:rsidR="00F12DDC" w:rsidRDefault="00000000">
            <w:pPr>
              <w:autoSpaceDE w:val="0"/>
              <w:autoSpaceDN w:val="0"/>
              <w:adjustRightInd w:val="0"/>
              <w:ind w:left="60" w:right="60"/>
              <w:rPr>
                <w:rFonts w:ascii="Times New Roman" w:hAnsi="Times New Roman" w:cs="Times New Roman"/>
                <w:sz w:val="24"/>
                <w:szCs w:val="24"/>
              </w:rPr>
            </w:pPr>
            <w:r>
              <w:rPr>
                <w:rFonts w:ascii="Times New Roman" w:hAnsi="Times New Roman" w:cs="Times New Roman"/>
                <w:sz w:val="24"/>
                <w:szCs w:val="24"/>
              </w:rPr>
              <w:t>Pre-test Control</w:t>
            </w:r>
          </w:p>
        </w:tc>
        <w:tc>
          <w:tcPr>
            <w:tcW w:w="1104" w:type="dxa"/>
            <w:tcBorders>
              <w:top w:val="single" w:sz="8" w:space="0" w:color="152935"/>
              <w:left w:val="nil"/>
              <w:bottom w:val="single" w:sz="8" w:space="0" w:color="AEAEAE"/>
              <w:right w:val="single" w:sz="8" w:space="0" w:color="E0E0E0"/>
            </w:tcBorders>
            <w:shd w:val="clear" w:color="auto" w:fill="FFFFFF"/>
          </w:tcPr>
          <w:p w14:paraId="53A01427" w14:textId="77777777" w:rsidR="00F12DDC"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.128</w:t>
            </w:r>
          </w:p>
        </w:tc>
        <w:tc>
          <w:tcPr>
            <w:tcW w:w="814" w:type="dxa"/>
            <w:tcBorders>
              <w:top w:val="single" w:sz="8" w:space="0" w:color="152935"/>
              <w:left w:val="single" w:sz="8" w:space="0" w:color="E0E0E0"/>
              <w:bottom w:val="single" w:sz="8" w:space="0" w:color="AEAEAE"/>
              <w:right w:val="single" w:sz="8" w:space="0" w:color="E0E0E0"/>
            </w:tcBorders>
            <w:shd w:val="clear" w:color="auto" w:fill="FFFFFF"/>
          </w:tcPr>
          <w:p w14:paraId="3F31FFBF" w14:textId="77777777" w:rsidR="00F12DDC"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34</w:t>
            </w:r>
          </w:p>
        </w:tc>
        <w:tc>
          <w:tcPr>
            <w:tcW w:w="935" w:type="dxa"/>
            <w:tcBorders>
              <w:top w:val="single" w:sz="8" w:space="0" w:color="152935"/>
              <w:left w:val="single" w:sz="8" w:space="0" w:color="E0E0E0"/>
              <w:bottom w:val="single" w:sz="8" w:space="0" w:color="AEAEAE"/>
              <w:right w:val="nil"/>
            </w:tcBorders>
            <w:shd w:val="clear" w:color="auto" w:fill="FFFFFF"/>
          </w:tcPr>
          <w:p w14:paraId="7C2D2B95" w14:textId="77777777" w:rsidR="00F12DDC"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.176</w:t>
            </w:r>
          </w:p>
        </w:tc>
        <w:tc>
          <w:tcPr>
            <w:tcW w:w="1030" w:type="dxa"/>
            <w:tcBorders>
              <w:top w:val="single" w:sz="8" w:space="0" w:color="152935"/>
              <w:left w:val="single" w:sz="8" w:space="0" w:color="E0E0E0"/>
              <w:bottom w:val="single" w:sz="8" w:space="0" w:color="AEAEAE"/>
              <w:right w:val="single" w:sz="8" w:space="0" w:color="E0E0E0"/>
            </w:tcBorders>
            <w:shd w:val="clear" w:color="auto" w:fill="FFFFFF"/>
          </w:tcPr>
          <w:p w14:paraId="6BEDF43A" w14:textId="77777777" w:rsidR="00F12DDC"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.953</w:t>
            </w:r>
          </w:p>
        </w:tc>
        <w:tc>
          <w:tcPr>
            <w:tcW w:w="832" w:type="dxa"/>
            <w:tcBorders>
              <w:top w:val="single" w:sz="8" w:space="0" w:color="152935"/>
              <w:left w:val="single" w:sz="8" w:space="0" w:color="E0E0E0"/>
              <w:bottom w:val="single" w:sz="8" w:space="0" w:color="AEAEAE"/>
              <w:right w:val="single" w:sz="8" w:space="0" w:color="E0E0E0"/>
            </w:tcBorders>
            <w:shd w:val="clear" w:color="auto" w:fill="FFFFFF"/>
          </w:tcPr>
          <w:p w14:paraId="22BF5413" w14:textId="77777777" w:rsidR="00F12DDC"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34</w:t>
            </w:r>
          </w:p>
        </w:tc>
        <w:tc>
          <w:tcPr>
            <w:tcW w:w="943" w:type="dxa"/>
            <w:tcBorders>
              <w:top w:val="single" w:sz="8" w:space="0" w:color="152935"/>
              <w:left w:val="single" w:sz="8" w:space="0" w:color="E0E0E0"/>
              <w:bottom w:val="single" w:sz="8" w:space="0" w:color="AEAEAE"/>
              <w:right w:val="nil"/>
            </w:tcBorders>
            <w:shd w:val="clear" w:color="auto" w:fill="FFFFFF"/>
          </w:tcPr>
          <w:p w14:paraId="2109323F" w14:textId="77777777" w:rsidR="00F12DDC"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.147</w:t>
            </w:r>
          </w:p>
        </w:tc>
      </w:tr>
      <w:tr w:rsidR="00F12DDC" w14:paraId="1637E953" w14:textId="77777777">
        <w:trPr>
          <w:cantSplit/>
          <w:trHeight w:val="109"/>
        </w:trPr>
        <w:tc>
          <w:tcPr>
            <w:tcW w:w="891" w:type="dxa"/>
            <w:vMerge/>
            <w:tcBorders>
              <w:top w:val="single" w:sz="8" w:space="0" w:color="152935"/>
              <w:left w:val="nil"/>
              <w:bottom w:val="single" w:sz="8" w:space="0" w:color="152935"/>
              <w:right w:val="nil"/>
            </w:tcBorders>
            <w:shd w:val="clear" w:color="auto" w:fill="auto"/>
          </w:tcPr>
          <w:p w14:paraId="48BBFC9D" w14:textId="77777777" w:rsidR="00F12DDC" w:rsidRDefault="00F12DDC">
            <w:pPr>
              <w:autoSpaceDE w:val="0"/>
              <w:autoSpaceDN w:val="0"/>
              <w:adjustRightInd w:val="0"/>
              <w:rPr>
                <w:rFonts w:ascii="Times New Roman" w:hAnsi="Times New Roman" w:cs="Times New Roman"/>
                <w:sz w:val="24"/>
                <w:szCs w:val="24"/>
              </w:rPr>
            </w:pPr>
          </w:p>
        </w:tc>
        <w:tc>
          <w:tcPr>
            <w:tcW w:w="1973" w:type="dxa"/>
            <w:tcBorders>
              <w:top w:val="single" w:sz="8" w:space="0" w:color="AEAEAE"/>
              <w:left w:val="nil"/>
              <w:bottom w:val="single" w:sz="8" w:space="0" w:color="AEAEAE"/>
              <w:right w:val="nil"/>
            </w:tcBorders>
            <w:shd w:val="clear" w:color="auto" w:fill="auto"/>
          </w:tcPr>
          <w:p w14:paraId="6ED6F138" w14:textId="77777777" w:rsidR="00F12DDC" w:rsidRDefault="00000000">
            <w:pPr>
              <w:autoSpaceDE w:val="0"/>
              <w:autoSpaceDN w:val="0"/>
              <w:adjustRightInd w:val="0"/>
              <w:ind w:left="60" w:right="60"/>
              <w:rPr>
                <w:rFonts w:ascii="Times New Roman" w:hAnsi="Times New Roman" w:cs="Times New Roman"/>
                <w:sz w:val="24"/>
                <w:szCs w:val="24"/>
              </w:rPr>
            </w:pPr>
            <w:r>
              <w:rPr>
                <w:rFonts w:ascii="Times New Roman" w:hAnsi="Times New Roman" w:cs="Times New Roman"/>
                <w:sz w:val="24"/>
                <w:szCs w:val="24"/>
              </w:rPr>
              <w:t>Post-test Control</w:t>
            </w:r>
          </w:p>
        </w:tc>
        <w:tc>
          <w:tcPr>
            <w:tcW w:w="1104" w:type="dxa"/>
            <w:tcBorders>
              <w:top w:val="single" w:sz="8" w:space="0" w:color="AEAEAE"/>
              <w:left w:val="nil"/>
              <w:bottom w:val="single" w:sz="8" w:space="0" w:color="AEAEAE"/>
              <w:right w:val="single" w:sz="8" w:space="0" w:color="E0E0E0"/>
            </w:tcBorders>
            <w:shd w:val="clear" w:color="auto" w:fill="FFFFFF"/>
          </w:tcPr>
          <w:p w14:paraId="46F0D78C" w14:textId="77777777" w:rsidR="00F12DDC"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.133</w:t>
            </w:r>
          </w:p>
        </w:tc>
        <w:tc>
          <w:tcPr>
            <w:tcW w:w="814" w:type="dxa"/>
            <w:tcBorders>
              <w:top w:val="single" w:sz="8" w:space="0" w:color="AEAEAE"/>
              <w:left w:val="single" w:sz="8" w:space="0" w:color="E0E0E0"/>
              <w:bottom w:val="single" w:sz="8" w:space="0" w:color="AEAEAE"/>
              <w:right w:val="single" w:sz="8" w:space="0" w:color="E0E0E0"/>
            </w:tcBorders>
            <w:shd w:val="clear" w:color="auto" w:fill="FFFFFF"/>
          </w:tcPr>
          <w:p w14:paraId="2089E669" w14:textId="77777777" w:rsidR="00F12DDC"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34</w:t>
            </w:r>
          </w:p>
        </w:tc>
        <w:tc>
          <w:tcPr>
            <w:tcW w:w="935" w:type="dxa"/>
            <w:tcBorders>
              <w:top w:val="single" w:sz="8" w:space="0" w:color="AEAEAE"/>
              <w:left w:val="single" w:sz="8" w:space="0" w:color="E0E0E0"/>
              <w:bottom w:val="single" w:sz="8" w:space="0" w:color="AEAEAE"/>
              <w:right w:val="nil"/>
            </w:tcBorders>
            <w:shd w:val="clear" w:color="auto" w:fill="FFFFFF"/>
          </w:tcPr>
          <w:p w14:paraId="655907BC" w14:textId="77777777" w:rsidR="00F12DDC"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.137</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14:paraId="238A9CFA" w14:textId="77777777" w:rsidR="00F12DDC"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.942</w:t>
            </w:r>
          </w:p>
        </w:tc>
        <w:tc>
          <w:tcPr>
            <w:tcW w:w="832" w:type="dxa"/>
            <w:tcBorders>
              <w:top w:val="single" w:sz="8" w:space="0" w:color="AEAEAE"/>
              <w:left w:val="single" w:sz="8" w:space="0" w:color="E0E0E0"/>
              <w:bottom w:val="single" w:sz="8" w:space="0" w:color="AEAEAE"/>
              <w:right w:val="single" w:sz="8" w:space="0" w:color="E0E0E0"/>
            </w:tcBorders>
            <w:shd w:val="clear" w:color="auto" w:fill="FFFFFF"/>
          </w:tcPr>
          <w:p w14:paraId="17B4E8F5" w14:textId="77777777" w:rsidR="00F12DDC"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34</w:t>
            </w:r>
          </w:p>
        </w:tc>
        <w:tc>
          <w:tcPr>
            <w:tcW w:w="943" w:type="dxa"/>
            <w:tcBorders>
              <w:top w:val="single" w:sz="8" w:space="0" w:color="AEAEAE"/>
              <w:left w:val="single" w:sz="8" w:space="0" w:color="E0E0E0"/>
              <w:bottom w:val="single" w:sz="8" w:space="0" w:color="AEAEAE"/>
              <w:right w:val="nil"/>
            </w:tcBorders>
            <w:shd w:val="clear" w:color="auto" w:fill="FFFFFF"/>
          </w:tcPr>
          <w:p w14:paraId="1259B315" w14:textId="77777777" w:rsidR="00F12DDC"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.071</w:t>
            </w:r>
          </w:p>
        </w:tc>
      </w:tr>
      <w:tr w:rsidR="00F12DDC" w14:paraId="11498ADB" w14:textId="77777777">
        <w:trPr>
          <w:cantSplit/>
          <w:trHeight w:val="281"/>
        </w:trPr>
        <w:tc>
          <w:tcPr>
            <w:tcW w:w="891" w:type="dxa"/>
            <w:vMerge/>
            <w:tcBorders>
              <w:top w:val="single" w:sz="8" w:space="0" w:color="152935"/>
              <w:left w:val="nil"/>
              <w:bottom w:val="single" w:sz="8" w:space="0" w:color="152935"/>
              <w:right w:val="nil"/>
            </w:tcBorders>
            <w:shd w:val="clear" w:color="auto" w:fill="auto"/>
          </w:tcPr>
          <w:p w14:paraId="79FECD92" w14:textId="77777777" w:rsidR="00F12DDC" w:rsidRDefault="00F12DDC">
            <w:pPr>
              <w:autoSpaceDE w:val="0"/>
              <w:autoSpaceDN w:val="0"/>
              <w:adjustRightInd w:val="0"/>
              <w:rPr>
                <w:rFonts w:ascii="Times New Roman" w:hAnsi="Times New Roman" w:cs="Times New Roman"/>
                <w:sz w:val="24"/>
                <w:szCs w:val="24"/>
              </w:rPr>
            </w:pPr>
          </w:p>
        </w:tc>
        <w:tc>
          <w:tcPr>
            <w:tcW w:w="1973" w:type="dxa"/>
            <w:tcBorders>
              <w:top w:val="single" w:sz="8" w:space="0" w:color="AEAEAE"/>
              <w:left w:val="nil"/>
              <w:bottom w:val="single" w:sz="8" w:space="0" w:color="AEAEAE"/>
              <w:right w:val="nil"/>
            </w:tcBorders>
            <w:shd w:val="clear" w:color="auto" w:fill="auto"/>
          </w:tcPr>
          <w:p w14:paraId="3F2151A0" w14:textId="77777777" w:rsidR="00F12DDC" w:rsidRDefault="00000000">
            <w:pPr>
              <w:autoSpaceDE w:val="0"/>
              <w:autoSpaceDN w:val="0"/>
              <w:adjustRightInd w:val="0"/>
              <w:ind w:left="60" w:right="60"/>
              <w:rPr>
                <w:rFonts w:ascii="Times New Roman" w:hAnsi="Times New Roman" w:cs="Times New Roman"/>
                <w:sz w:val="24"/>
                <w:szCs w:val="24"/>
              </w:rPr>
            </w:pPr>
            <w:r>
              <w:rPr>
                <w:rFonts w:ascii="Times New Roman" w:hAnsi="Times New Roman" w:cs="Times New Roman"/>
                <w:sz w:val="24"/>
                <w:szCs w:val="24"/>
              </w:rPr>
              <w:t>Pre-test Experimental</w:t>
            </w:r>
          </w:p>
        </w:tc>
        <w:tc>
          <w:tcPr>
            <w:tcW w:w="1104" w:type="dxa"/>
            <w:tcBorders>
              <w:top w:val="single" w:sz="8" w:space="0" w:color="AEAEAE"/>
              <w:left w:val="nil"/>
              <w:bottom w:val="single" w:sz="8" w:space="0" w:color="AEAEAE"/>
              <w:right w:val="single" w:sz="8" w:space="0" w:color="E0E0E0"/>
            </w:tcBorders>
            <w:shd w:val="clear" w:color="auto" w:fill="FFFFFF"/>
          </w:tcPr>
          <w:p w14:paraId="7C453D10" w14:textId="77777777" w:rsidR="00F12DDC"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.126</w:t>
            </w:r>
          </w:p>
        </w:tc>
        <w:tc>
          <w:tcPr>
            <w:tcW w:w="814" w:type="dxa"/>
            <w:tcBorders>
              <w:top w:val="single" w:sz="8" w:space="0" w:color="AEAEAE"/>
              <w:left w:val="single" w:sz="8" w:space="0" w:color="E0E0E0"/>
              <w:bottom w:val="single" w:sz="8" w:space="0" w:color="AEAEAE"/>
              <w:right w:val="single" w:sz="8" w:space="0" w:color="E0E0E0"/>
            </w:tcBorders>
            <w:shd w:val="clear" w:color="auto" w:fill="FFFFFF"/>
          </w:tcPr>
          <w:p w14:paraId="07449C22" w14:textId="77777777" w:rsidR="00F12DDC"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34</w:t>
            </w:r>
          </w:p>
        </w:tc>
        <w:tc>
          <w:tcPr>
            <w:tcW w:w="935" w:type="dxa"/>
            <w:tcBorders>
              <w:top w:val="single" w:sz="8" w:space="0" w:color="AEAEAE"/>
              <w:left w:val="single" w:sz="8" w:space="0" w:color="E0E0E0"/>
              <w:bottom w:val="single" w:sz="8" w:space="0" w:color="AEAEAE"/>
              <w:right w:val="nil"/>
            </w:tcBorders>
            <w:shd w:val="clear" w:color="auto" w:fill="FFFFFF"/>
          </w:tcPr>
          <w:p w14:paraId="6E2667A4" w14:textId="77777777" w:rsidR="00F12DDC"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.185</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14:paraId="5262ED9F" w14:textId="77777777" w:rsidR="00F12DDC"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.942</w:t>
            </w:r>
          </w:p>
        </w:tc>
        <w:tc>
          <w:tcPr>
            <w:tcW w:w="832" w:type="dxa"/>
            <w:tcBorders>
              <w:top w:val="single" w:sz="8" w:space="0" w:color="AEAEAE"/>
              <w:left w:val="single" w:sz="8" w:space="0" w:color="E0E0E0"/>
              <w:bottom w:val="single" w:sz="8" w:space="0" w:color="AEAEAE"/>
              <w:right w:val="single" w:sz="8" w:space="0" w:color="E0E0E0"/>
            </w:tcBorders>
            <w:shd w:val="clear" w:color="auto" w:fill="FFFFFF"/>
          </w:tcPr>
          <w:p w14:paraId="3842CE18" w14:textId="77777777" w:rsidR="00F12DDC"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34</w:t>
            </w:r>
          </w:p>
        </w:tc>
        <w:tc>
          <w:tcPr>
            <w:tcW w:w="943" w:type="dxa"/>
            <w:tcBorders>
              <w:top w:val="single" w:sz="8" w:space="0" w:color="AEAEAE"/>
              <w:left w:val="single" w:sz="8" w:space="0" w:color="E0E0E0"/>
              <w:bottom w:val="single" w:sz="8" w:space="0" w:color="AEAEAE"/>
              <w:right w:val="nil"/>
            </w:tcBorders>
            <w:shd w:val="clear" w:color="auto" w:fill="FFFFFF"/>
          </w:tcPr>
          <w:p w14:paraId="75E946AE" w14:textId="77777777" w:rsidR="00F12DDC"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.072</w:t>
            </w:r>
          </w:p>
        </w:tc>
      </w:tr>
      <w:tr w:rsidR="00F12DDC" w14:paraId="3B72FF22" w14:textId="77777777">
        <w:trPr>
          <w:cantSplit/>
          <w:trHeight w:val="220"/>
        </w:trPr>
        <w:tc>
          <w:tcPr>
            <w:tcW w:w="891" w:type="dxa"/>
            <w:vMerge/>
            <w:tcBorders>
              <w:top w:val="single" w:sz="8" w:space="0" w:color="152935"/>
              <w:left w:val="nil"/>
              <w:bottom w:val="single" w:sz="8" w:space="0" w:color="152935"/>
              <w:right w:val="nil"/>
            </w:tcBorders>
            <w:shd w:val="clear" w:color="auto" w:fill="auto"/>
          </w:tcPr>
          <w:p w14:paraId="4D60C0F6" w14:textId="77777777" w:rsidR="00F12DDC" w:rsidRDefault="00F12DDC">
            <w:pPr>
              <w:autoSpaceDE w:val="0"/>
              <w:autoSpaceDN w:val="0"/>
              <w:adjustRightInd w:val="0"/>
              <w:rPr>
                <w:rFonts w:ascii="Times New Roman" w:hAnsi="Times New Roman" w:cs="Times New Roman"/>
                <w:color w:val="010205"/>
                <w:sz w:val="24"/>
                <w:szCs w:val="24"/>
              </w:rPr>
            </w:pPr>
          </w:p>
        </w:tc>
        <w:tc>
          <w:tcPr>
            <w:tcW w:w="1973" w:type="dxa"/>
            <w:tcBorders>
              <w:top w:val="single" w:sz="8" w:space="0" w:color="AEAEAE"/>
              <w:left w:val="nil"/>
              <w:bottom w:val="single" w:sz="8" w:space="0" w:color="152935"/>
              <w:right w:val="nil"/>
            </w:tcBorders>
            <w:shd w:val="clear" w:color="auto" w:fill="auto"/>
          </w:tcPr>
          <w:p w14:paraId="13D76933" w14:textId="77777777" w:rsidR="00F12DDC" w:rsidRDefault="00000000">
            <w:pPr>
              <w:autoSpaceDE w:val="0"/>
              <w:autoSpaceDN w:val="0"/>
              <w:adjustRightInd w:val="0"/>
              <w:ind w:left="60" w:right="60"/>
              <w:rPr>
                <w:rFonts w:ascii="Times New Roman" w:hAnsi="Times New Roman" w:cs="Times New Roman"/>
                <w:sz w:val="24"/>
                <w:szCs w:val="24"/>
              </w:rPr>
            </w:pPr>
            <w:r>
              <w:rPr>
                <w:rFonts w:ascii="Times New Roman" w:hAnsi="Times New Roman" w:cs="Times New Roman"/>
                <w:sz w:val="24"/>
                <w:szCs w:val="24"/>
              </w:rPr>
              <w:t>Post-test Experimental</w:t>
            </w:r>
          </w:p>
        </w:tc>
        <w:tc>
          <w:tcPr>
            <w:tcW w:w="1104" w:type="dxa"/>
            <w:tcBorders>
              <w:top w:val="single" w:sz="8" w:space="0" w:color="AEAEAE"/>
              <w:left w:val="nil"/>
              <w:bottom w:val="single" w:sz="8" w:space="0" w:color="152935"/>
              <w:right w:val="single" w:sz="8" w:space="0" w:color="E0E0E0"/>
            </w:tcBorders>
            <w:shd w:val="clear" w:color="auto" w:fill="FFFFFF"/>
          </w:tcPr>
          <w:p w14:paraId="49EB761C" w14:textId="77777777" w:rsidR="00F12DDC" w:rsidRDefault="00000000">
            <w:pPr>
              <w:autoSpaceDE w:val="0"/>
              <w:autoSpaceDN w:val="0"/>
              <w:adjustRightInd w:val="0"/>
              <w:ind w:left="60" w:right="60"/>
              <w:jc w:val="right"/>
              <w:rPr>
                <w:rFonts w:ascii="Times New Roman" w:hAnsi="Times New Roman" w:cs="Times New Roman"/>
                <w:sz w:val="24"/>
                <w:szCs w:val="24"/>
              </w:rPr>
            </w:pPr>
            <w:r>
              <w:rPr>
                <w:rFonts w:ascii="Times New Roman" w:hAnsi="Times New Roman" w:cs="Times New Roman"/>
                <w:sz w:val="24"/>
                <w:szCs w:val="24"/>
              </w:rPr>
              <w:t>.097</w:t>
            </w:r>
          </w:p>
        </w:tc>
        <w:tc>
          <w:tcPr>
            <w:tcW w:w="814" w:type="dxa"/>
            <w:tcBorders>
              <w:top w:val="single" w:sz="8" w:space="0" w:color="AEAEAE"/>
              <w:left w:val="single" w:sz="8" w:space="0" w:color="E0E0E0"/>
              <w:bottom w:val="single" w:sz="8" w:space="0" w:color="152935"/>
              <w:right w:val="single" w:sz="8" w:space="0" w:color="E0E0E0"/>
            </w:tcBorders>
            <w:shd w:val="clear" w:color="auto" w:fill="FFFFFF"/>
          </w:tcPr>
          <w:p w14:paraId="691EECEE" w14:textId="77777777" w:rsidR="00F12DDC"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34</w:t>
            </w:r>
          </w:p>
        </w:tc>
        <w:tc>
          <w:tcPr>
            <w:tcW w:w="935" w:type="dxa"/>
            <w:tcBorders>
              <w:top w:val="single" w:sz="8" w:space="0" w:color="AEAEAE"/>
              <w:left w:val="single" w:sz="8" w:space="0" w:color="E0E0E0"/>
              <w:bottom w:val="single" w:sz="8" w:space="0" w:color="152935"/>
              <w:right w:val="nil"/>
            </w:tcBorders>
            <w:shd w:val="clear" w:color="auto" w:fill="FFFFFF"/>
          </w:tcPr>
          <w:p w14:paraId="627461B7" w14:textId="77777777" w:rsidR="00F12DDC"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.200</w:t>
            </w:r>
            <w:r>
              <w:rPr>
                <w:rFonts w:ascii="Times New Roman" w:hAnsi="Times New Roman" w:cs="Times New Roman"/>
                <w:color w:val="010205"/>
                <w:sz w:val="24"/>
                <w:szCs w:val="24"/>
                <w:vertAlign w:val="superscript"/>
              </w:rPr>
              <w:t>*</w:t>
            </w:r>
          </w:p>
        </w:tc>
        <w:tc>
          <w:tcPr>
            <w:tcW w:w="1030" w:type="dxa"/>
            <w:tcBorders>
              <w:top w:val="single" w:sz="8" w:space="0" w:color="AEAEAE"/>
              <w:left w:val="single" w:sz="8" w:space="0" w:color="E0E0E0"/>
              <w:bottom w:val="single" w:sz="8" w:space="0" w:color="152935"/>
              <w:right w:val="single" w:sz="8" w:space="0" w:color="E0E0E0"/>
            </w:tcBorders>
            <w:shd w:val="clear" w:color="auto" w:fill="FFFFFF"/>
          </w:tcPr>
          <w:p w14:paraId="25D5A1F8" w14:textId="77777777" w:rsidR="00F12DDC"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.954</w:t>
            </w:r>
          </w:p>
        </w:tc>
        <w:tc>
          <w:tcPr>
            <w:tcW w:w="832" w:type="dxa"/>
            <w:tcBorders>
              <w:top w:val="single" w:sz="8" w:space="0" w:color="AEAEAE"/>
              <w:left w:val="single" w:sz="8" w:space="0" w:color="E0E0E0"/>
              <w:bottom w:val="single" w:sz="8" w:space="0" w:color="152935"/>
              <w:right w:val="single" w:sz="8" w:space="0" w:color="E0E0E0"/>
            </w:tcBorders>
            <w:shd w:val="clear" w:color="auto" w:fill="FFFFFF"/>
          </w:tcPr>
          <w:p w14:paraId="0FB35D92" w14:textId="77777777" w:rsidR="00F12DDC"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34</w:t>
            </w:r>
          </w:p>
        </w:tc>
        <w:tc>
          <w:tcPr>
            <w:tcW w:w="943" w:type="dxa"/>
            <w:tcBorders>
              <w:top w:val="single" w:sz="8" w:space="0" w:color="AEAEAE"/>
              <w:left w:val="single" w:sz="8" w:space="0" w:color="E0E0E0"/>
              <w:bottom w:val="single" w:sz="8" w:space="0" w:color="152935"/>
              <w:right w:val="nil"/>
            </w:tcBorders>
            <w:shd w:val="clear" w:color="auto" w:fill="FFFFFF"/>
          </w:tcPr>
          <w:p w14:paraId="6F195F89" w14:textId="77777777" w:rsidR="00F12DDC"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.158</w:t>
            </w:r>
          </w:p>
        </w:tc>
      </w:tr>
      <w:tr w:rsidR="00F12DDC" w14:paraId="6F968485" w14:textId="77777777">
        <w:trPr>
          <w:cantSplit/>
          <w:trHeight w:val="109"/>
        </w:trPr>
        <w:tc>
          <w:tcPr>
            <w:tcW w:w="8527" w:type="dxa"/>
            <w:gridSpan w:val="8"/>
            <w:tcBorders>
              <w:top w:val="nil"/>
              <w:left w:val="nil"/>
              <w:bottom w:val="nil"/>
              <w:right w:val="nil"/>
            </w:tcBorders>
            <w:shd w:val="clear" w:color="auto" w:fill="FFFFFF"/>
          </w:tcPr>
          <w:p w14:paraId="45B298A3" w14:textId="77777777" w:rsidR="00F12DDC" w:rsidRDefault="00000000">
            <w:pPr>
              <w:autoSpaceDE w:val="0"/>
              <w:autoSpaceDN w:val="0"/>
              <w:adjustRightInd w:val="0"/>
              <w:ind w:left="60" w:right="60"/>
              <w:rPr>
                <w:rFonts w:ascii="Times New Roman" w:hAnsi="Times New Roman" w:cs="Times New Roman"/>
                <w:color w:val="010205"/>
                <w:sz w:val="24"/>
                <w:szCs w:val="24"/>
              </w:rPr>
            </w:pPr>
            <w:r>
              <w:rPr>
                <w:rFonts w:ascii="Times New Roman" w:hAnsi="Times New Roman" w:cs="Times New Roman"/>
                <w:color w:val="010205"/>
                <w:sz w:val="24"/>
                <w:szCs w:val="24"/>
              </w:rPr>
              <w:t>*. This is a lower bound of the true significance.</w:t>
            </w:r>
          </w:p>
        </w:tc>
      </w:tr>
      <w:tr w:rsidR="00F12DDC" w14:paraId="1251D6F6" w14:textId="77777777">
        <w:trPr>
          <w:cantSplit/>
          <w:trHeight w:val="102"/>
        </w:trPr>
        <w:tc>
          <w:tcPr>
            <w:tcW w:w="8527" w:type="dxa"/>
            <w:gridSpan w:val="8"/>
            <w:tcBorders>
              <w:top w:val="nil"/>
              <w:left w:val="nil"/>
              <w:bottom w:val="nil"/>
              <w:right w:val="nil"/>
            </w:tcBorders>
            <w:shd w:val="clear" w:color="auto" w:fill="FFFFFF"/>
          </w:tcPr>
          <w:p w14:paraId="7C66E450" w14:textId="77777777" w:rsidR="00F12DDC" w:rsidRDefault="00000000">
            <w:pPr>
              <w:autoSpaceDE w:val="0"/>
              <w:autoSpaceDN w:val="0"/>
              <w:adjustRightInd w:val="0"/>
              <w:ind w:left="60" w:right="60"/>
              <w:rPr>
                <w:rFonts w:ascii="Times New Roman" w:hAnsi="Times New Roman" w:cs="Times New Roman"/>
                <w:color w:val="010205"/>
                <w:sz w:val="24"/>
                <w:szCs w:val="24"/>
              </w:rPr>
            </w:pPr>
            <w:r>
              <w:rPr>
                <w:rFonts w:ascii="Times New Roman" w:hAnsi="Times New Roman" w:cs="Times New Roman"/>
                <w:color w:val="010205"/>
                <w:sz w:val="24"/>
                <w:szCs w:val="24"/>
              </w:rPr>
              <w:t>a. Lilliefors Significance Correction</w:t>
            </w:r>
          </w:p>
        </w:tc>
      </w:tr>
    </w:tbl>
    <w:p w14:paraId="68B0659E" w14:textId="77777777" w:rsidR="00F12DDC" w:rsidRDefault="00F12DDC">
      <w:pPr>
        <w:pBdr>
          <w:top w:val="nil"/>
          <w:left w:val="nil"/>
          <w:bottom w:val="nil"/>
          <w:right w:val="nil"/>
          <w:between w:val="nil"/>
        </w:pBdr>
        <w:jc w:val="both"/>
        <w:rPr>
          <w:rFonts w:ascii="Times New Roman" w:eastAsia="Times New Roman" w:hAnsi="Times New Roman" w:cs="Times New Roman"/>
          <w:sz w:val="24"/>
          <w:szCs w:val="24"/>
        </w:rPr>
      </w:pPr>
    </w:p>
    <w:p w14:paraId="52375ED3" w14:textId="77777777" w:rsidR="00F12DDC" w:rsidRDefault="00000000">
      <w:pPr>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the normality test’s table analysis, it revealed that the significance. (Shapiro-Wilk) of pre-test in the control group was 0.147, while in post-test was 0.071. Then, the sig. (Shapiro-Wilk) of the experimental group was 0.072, while the post-test was 0.158. Thus, the students’ scores in both groups were found to follow a normal distribution since all the sig. (Shapiro-Wilk) were more than 0.05.</w:t>
      </w:r>
    </w:p>
    <w:p w14:paraId="313DAB3B" w14:textId="77777777" w:rsidR="00F12DDC" w:rsidRDefault="00000000">
      <w:pPr>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Furthermore, to compare the pre-test and post-test results, the homogeneity test was employed on the control and experimental groups. It is to ascertain if the findings were homogeneous or not. Astrid (2022) states that the homogeneity test aims to ascertain whether many population variants are the same. When the significance value is less than 0.05, the distribution of the two variances is not homogeneous. Meanwhile, if the significance value is larger than 0.05, the distribution of the two variances is homogeneous (Wahab et al., 2023). In measuring the homogeneity test, Levene's Statistics were used.</w:t>
      </w:r>
    </w:p>
    <w:p w14:paraId="25DEC376" w14:textId="77777777" w:rsidR="00F12DDC" w:rsidRDefault="00F12DDC">
      <w:pPr>
        <w:pBdr>
          <w:top w:val="nil"/>
          <w:left w:val="nil"/>
          <w:bottom w:val="nil"/>
          <w:right w:val="nil"/>
          <w:between w:val="nil"/>
        </w:pBdr>
        <w:jc w:val="both"/>
        <w:rPr>
          <w:rFonts w:ascii="Times New Roman" w:eastAsia="Times New Roman" w:hAnsi="Times New Roman" w:cs="Times New Roman"/>
          <w:sz w:val="24"/>
          <w:szCs w:val="24"/>
        </w:rPr>
      </w:pPr>
    </w:p>
    <w:p w14:paraId="6DFD5537" w14:textId="77777777" w:rsidR="00F12DDC" w:rsidRDefault="0000000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Table 4</w:t>
      </w:r>
      <w:r>
        <w:rPr>
          <w:rFonts w:ascii="Times New Roman" w:eastAsia="Times New Roman" w:hAnsi="Times New Roman" w:cs="Times New Roman"/>
          <w:sz w:val="24"/>
          <w:szCs w:val="24"/>
        </w:rPr>
        <w:t>. Homogeneity Test of Students’ Pre-test and Post-test Scores in Control and Experimental Groups</w:t>
      </w:r>
    </w:p>
    <w:p w14:paraId="2ABB0688" w14:textId="77777777" w:rsidR="00F12DDC" w:rsidRDefault="00F12DDC">
      <w:pPr>
        <w:pBdr>
          <w:top w:val="nil"/>
          <w:left w:val="nil"/>
          <w:bottom w:val="nil"/>
          <w:right w:val="nil"/>
          <w:between w:val="nil"/>
        </w:pBdr>
        <w:jc w:val="both"/>
        <w:rPr>
          <w:rFonts w:ascii="Times New Roman" w:eastAsia="Times New Roman" w:hAnsi="Times New Roman" w:cs="Times New Roman"/>
          <w:sz w:val="24"/>
          <w:szCs w:val="24"/>
        </w:rPr>
      </w:pPr>
    </w:p>
    <w:tbl>
      <w:tblPr>
        <w:tblStyle w:val="PlainTable210"/>
        <w:tblW w:w="0" w:type="auto"/>
        <w:jc w:val="center"/>
        <w:tblLook w:val="04A0" w:firstRow="1" w:lastRow="0" w:firstColumn="1" w:lastColumn="0" w:noHBand="0" w:noVBand="1"/>
      </w:tblPr>
      <w:tblGrid>
        <w:gridCol w:w="586"/>
        <w:gridCol w:w="2296"/>
        <w:gridCol w:w="490"/>
        <w:gridCol w:w="1229"/>
        <w:gridCol w:w="1136"/>
        <w:gridCol w:w="1272"/>
        <w:gridCol w:w="1496"/>
      </w:tblGrid>
      <w:tr w:rsidR="00F12DDC" w14:paraId="2932269C" w14:textId="77777777" w:rsidTr="00F12DD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93" w:type="dxa"/>
          </w:tcPr>
          <w:p w14:paraId="63F66A71" w14:textId="77777777" w:rsidR="00F12DDC" w:rsidRDefault="00000000">
            <w:pPr>
              <w:jc w:val="center"/>
              <w:rPr>
                <w:rFonts w:ascii="Times New Roman" w:hAnsi="Times New Roman" w:cs="Times New Roman"/>
                <w:sz w:val="24"/>
                <w:szCs w:val="24"/>
              </w:rPr>
            </w:pPr>
            <w:r>
              <w:rPr>
                <w:rFonts w:ascii="Times New Roman" w:hAnsi="Times New Roman" w:cs="Times New Roman"/>
                <w:b w:val="0"/>
                <w:bCs w:val="0"/>
                <w:sz w:val="24"/>
                <w:szCs w:val="24"/>
              </w:rPr>
              <w:t>No</w:t>
            </w:r>
          </w:p>
        </w:tc>
        <w:tc>
          <w:tcPr>
            <w:tcW w:w="2377" w:type="dxa"/>
          </w:tcPr>
          <w:p w14:paraId="7F5E657C" w14:textId="77777777" w:rsidR="00F12DD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Students’</w:t>
            </w:r>
          </w:p>
          <w:p w14:paraId="63685096" w14:textId="77777777" w:rsidR="00F12DD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Pre-test</w:t>
            </w:r>
          </w:p>
        </w:tc>
        <w:tc>
          <w:tcPr>
            <w:tcW w:w="494" w:type="dxa"/>
          </w:tcPr>
          <w:p w14:paraId="33E88527" w14:textId="77777777" w:rsidR="00F12DDC"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N</w:t>
            </w:r>
          </w:p>
        </w:tc>
        <w:tc>
          <w:tcPr>
            <w:tcW w:w="1244" w:type="dxa"/>
          </w:tcPr>
          <w:p w14:paraId="7A48E9E7" w14:textId="77777777" w:rsidR="00F12DD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Levene Statistics</w:t>
            </w:r>
          </w:p>
        </w:tc>
        <w:tc>
          <w:tcPr>
            <w:tcW w:w="1167" w:type="dxa"/>
          </w:tcPr>
          <w:p w14:paraId="5A4240B9" w14:textId="77777777" w:rsidR="00F12DD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Sig. (2-tailed)</w:t>
            </w:r>
          </w:p>
        </w:tc>
        <w:tc>
          <w:tcPr>
            <w:tcW w:w="1325" w:type="dxa"/>
          </w:tcPr>
          <w:p w14:paraId="3AB9D226" w14:textId="77777777" w:rsidR="00F12DD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F</w:t>
            </w:r>
          </w:p>
        </w:tc>
        <w:tc>
          <w:tcPr>
            <w:tcW w:w="1305" w:type="dxa"/>
          </w:tcPr>
          <w:p w14:paraId="05BFC696" w14:textId="77777777" w:rsidR="00F12DD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Result</w:t>
            </w:r>
          </w:p>
        </w:tc>
      </w:tr>
      <w:tr w:rsidR="00F12DDC" w14:paraId="7AFCCF0D" w14:textId="77777777" w:rsidTr="00F12DDC">
        <w:trPr>
          <w:cnfStyle w:val="000000100000" w:firstRow="0" w:lastRow="0" w:firstColumn="0" w:lastColumn="0" w:oddVBand="0" w:evenVBand="0" w:oddHBand="1" w:evenHBand="0" w:firstRowFirstColumn="0" w:firstRowLastColumn="0" w:lastRowFirstColumn="0" w:lastRowLastColumn="0"/>
          <w:trHeight w:val="341"/>
          <w:jc w:val="center"/>
        </w:trPr>
        <w:tc>
          <w:tcPr>
            <w:cnfStyle w:val="001000000000" w:firstRow="0" w:lastRow="0" w:firstColumn="1" w:lastColumn="0" w:oddVBand="0" w:evenVBand="0" w:oddHBand="0" w:evenHBand="0" w:firstRowFirstColumn="0" w:firstRowLastColumn="0" w:lastRowFirstColumn="0" w:lastRowLastColumn="0"/>
            <w:tcW w:w="593" w:type="dxa"/>
          </w:tcPr>
          <w:p w14:paraId="03FFF868" w14:textId="77777777" w:rsidR="00F12DDC" w:rsidRDefault="00000000">
            <w:pPr>
              <w:jc w:val="center"/>
              <w:rPr>
                <w:rFonts w:ascii="Times New Roman" w:hAnsi="Times New Roman" w:cs="Times New Roman"/>
                <w:sz w:val="24"/>
                <w:szCs w:val="24"/>
                <w:lang w:val="id-ID"/>
              </w:rPr>
            </w:pPr>
            <w:r>
              <w:rPr>
                <w:rFonts w:ascii="Times New Roman" w:hAnsi="Times New Roman" w:cs="Times New Roman"/>
                <w:b w:val="0"/>
                <w:bCs w:val="0"/>
                <w:sz w:val="24"/>
                <w:szCs w:val="24"/>
                <w:lang w:val="id-ID"/>
              </w:rPr>
              <w:t>1</w:t>
            </w:r>
          </w:p>
        </w:tc>
        <w:tc>
          <w:tcPr>
            <w:tcW w:w="2377" w:type="dxa"/>
          </w:tcPr>
          <w:p w14:paraId="0DE95712" w14:textId="77777777" w:rsidR="00F12D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Control</w:t>
            </w:r>
            <w:r>
              <w:rPr>
                <w:rFonts w:ascii="Times New Roman" w:hAnsi="Times New Roman" w:cs="Times New Roman"/>
                <w:sz w:val="24"/>
                <w:szCs w:val="24"/>
                <w:lang w:val="id-ID"/>
              </w:rPr>
              <w:t xml:space="preserve"> </w:t>
            </w:r>
            <w:r>
              <w:rPr>
                <w:rFonts w:ascii="Times New Roman" w:hAnsi="Times New Roman" w:cs="Times New Roman"/>
                <w:sz w:val="24"/>
                <w:szCs w:val="24"/>
              </w:rPr>
              <w:t>Group</w:t>
            </w:r>
          </w:p>
        </w:tc>
        <w:tc>
          <w:tcPr>
            <w:tcW w:w="494" w:type="dxa"/>
          </w:tcPr>
          <w:p w14:paraId="4BBE043D" w14:textId="77777777" w:rsidR="00F12D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34</w:t>
            </w:r>
          </w:p>
        </w:tc>
        <w:tc>
          <w:tcPr>
            <w:tcW w:w="1244" w:type="dxa"/>
            <w:vMerge w:val="restart"/>
          </w:tcPr>
          <w:p w14:paraId="53B56290" w14:textId="77777777" w:rsidR="00F12DDC" w:rsidRDefault="00F12D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7093164F" w14:textId="77777777" w:rsidR="00F12D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val="id-ID"/>
              </w:rPr>
              <w:t xml:space="preserve">  </w:t>
            </w:r>
            <w:r>
              <w:rPr>
                <w:rFonts w:ascii="Times New Roman" w:hAnsi="Times New Roman" w:cs="Times New Roman"/>
                <w:sz w:val="24"/>
                <w:szCs w:val="24"/>
              </w:rPr>
              <w:t>0.894</w:t>
            </w:r>
          </w:p>
        </w:tc>
        <w:tc>
          <w:tcPr>
            <w:tcW w:w="1167" w:type="dxa"/>
            <w:vMerge w:val="restart"/>
          </w:tcPr>
          <w:p w14:paraId="55CBD965" w14:textId="77777777" w:rsidR="00F12DDC" w:rsidRDefault="00F12D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p>
          <w:p w14:paraId="085FEBE9" w14:textId="77777777" w:rsidR="00F12DD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0.348</w:t>
            </w:r>
          </w:p>
        </w:tc>
        <w:tc>
          <w:tcPr>
            <w:tcW w:w="1325" w:type="dxa"/>
            <w:vMerge w:val="restart"/>
          </w:tcPr>
          <w:p w14:paraId="62E9F28E" w14:textId="77777777" w:rsidR="00F12DDC" w:rsidRDefault="00F12D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440B122B" w14:textId="77777777" w:rsidR="00F12DD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0.550</w:t>
            </w:r>
          </w:p>
        </w:tc>
        <w:tc>
          <w:tcPr>
            <w:tcW w:w="1305" w:type="dxa"/>
            <w:vMerge w:val="restart"/>
          </w:tcPr>
          <w:p w14:paraId="77C4DAA1" w14:textId="77777777" w:rsidR="00F12DDC" w:rsidRDefault="00F12D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5604389D" w14:textId="77777777" w:rsidR="00F12DD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r>
              <w:rPr>
                <w:rFonts w:ascii="Times New Roman" w:hAnsi="Times New Roman" w:cs="Times New Roman"/>
                <w:sz w:val="24"/>
                <w:szCs w:val="24"/>
              </w:rPr>
              <w:t>Homogen</w:t>
            </w:r>
            <w:r>
              <w:rPr>
                <w:rFonts w:ascii="Times New Roman" w:hAnsi="Times New Roman" w:cs="Times New Roman"/>
                <w:sz w:val="24"/>
                <w:szCs w:val="24"/>
                <w:lang w:val="id-ID"/>
              </w:rPr>
              <w:t>ous</w:t>
            </w:r>
          </w:p>
        </w:tc>
      </w:tr>
      <w:tr w:rsidR="00F12DDC" w14:paraId="4F33205C" w14:textId="77777777" w:rsidTr="00F12DDC">
        <w:trPr>
          <w:jc w:val="center"/>
        </w:trPr>
        <w:tc>
          <w:tcPr>
            <w:cnfStyle w:val="001000000000" w:firstRow="0" w:lastRow="0" w:firstColumn="1" w:lastColumn="0" w:oddVBand="0" w:evenVBand="0" w:oddHBand="0" w:evenHBand="0" w:firstRowFirstColumn="0" w:firstRowLastColumn="0" w:lastRowFirstColumn="0" w:lastRowLastColumn="0"/>
            <w:tcW w:w="593" w:type="dxa"/>
          </w:tcPr>
          <w:p w14:paraId="4FA014C4" w14:textId="77777777" w:rsidR="00F12DDC" w:rsidRDefault="00000000">
            <w:pPr>
              <w:jc w:val="center"/>
              <w:rPr>
                <w:rFonts w:ascii="Times New Roman" w:hAnsi="Times New Roman" w:cs="Times New Roman"/>
                <w:sz w:val="24"/>
                <w:szCs w:val="24"/>
                <w:lang w:val="id-ID"/>
              </w:rPr>
            </w:pPr>
            <w:r>
              <w:rPr>
                <w:rFonts w:ascii="Times New Roman" w:hAnsi="Times New Roman" w:cs="Times New Roman"/>
                <w:b w:val="0"/>
                <w:bCs w:val="0"/>
                <w:sz w:val="24"/>
                <w:szCs w:val="24"/>
                <w:lang w:val="id-ID"/>
              </w:rPr>
              <w:t>2</w:t>
            </w:r>
          </w:p>
          <w:p w14:paraId="4B498489" w14:textId="77777777" w:rsidR="00F12DDC" w:rsidRDefault="00F12DDC">
            <w:pPr>
              <w:jc w:val="center"/>
              <w:rPr>
                <w:rFonts w:ascii="Times New Roman" w:hAnsi="Times New Roman" w:cs="Times New Roman"/>
                <w:sz w:val="24"/>
                <w:szCs w:val="24"/>
                <w:lang w:val="id-ID"/>
              </w:rPr>
            </w:pPr>
          </w:p>
        </w:tc>
        <w:tc>
          <w:tcPr>
            <w:tcW w:w="2377" w:type="dxa"/>
          </w:tcPr>
          <w:p w14:paraId="5E6E53BC" w14:textId="77777777" w:rsidR="00F12DDC"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Experimental Group</w:t>
            </w:r>
          </w:p>
        </w:tc>
        <w:tc>
          <w:tcPr>
            <w:tcW w:w="494" w:type="dxa"/>
          </w:tcPr>
          <w:p w14:paraId="498F3694" w14:textId="77777777" w:rsidR="00F12DDC"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34</w:t>
            </w:r>
          </w:p>
        </w:tc>
        <w:tc>
          <w:tcPr>
            <w:tcW w:w="1244" w:type="dxa"/>
            <w:vMerge/>
          </w:tcPr>
          <w:p w14:paraId="162D9918" w14:textId="77777777" w:rsidR="00F12DDC" w:rsidRDefault="00F12D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67" w:type="dxa"/>
            <w:vMerge/>
          </w:tcPr>
          <w:p w14:paraId="6E56F293" w14:textId="77777777" w:rsidR="00F12DDC" w:rsidRDefault="00F12D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25" w:type="dxa"/>
            <w:vMerge/>
          </w:tcPr>
          <w:p w14:paraId="18A4EED6" w14:textId="77777777" w:rsidR="00F12DDC" w:rsidRDefault="00F12D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05" w:type="dxa"/>
            <w:vMerge/>
          </w:tcPr>
          <w:p w14:paraId="0A6B3DEB" w14:textId="77777777" w:rsidR="00F12DDC" w:rsidRDefault="00F12D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776D47E7" w14:textId="77777777" w:rsidR="00F12DDC" w:rsidRDefault="00F12DDC">
      <w:pPr>
        <w:rPr>
          <w:rFonts w:ascii="Times New Roman" w:hAnsi="Times New Roman" w:cs="Times New Roman"/>
          <w:sz w:val="24"/>
          <w:szCs w:val="24"/>
        </w:rPr>
      </w:pPr>
    </w:p>
    <w:p w14:paraId="366C6AFF" w14:textId="77777777" w:rsidR="00F12DDC" w:rsidRDefault="00000000">
      <w:pPr>
        <w:ind w:firstLine="720"/>
        <w:rPr>
          <w:rFonts w:ascii="Times New Roman" w:hAnsi="Times New Roman" w:cs="Times New Roman"/>
          <w:sz w:val="24"/>
          <w:szCs w:val="24"/>
        </w:rPr>
      </w:pPr>
      <w:r>
        <w:rPr>
          <w:rFonts w:ascii="Times New Roman" w:hAnsi="Times New Roman" w:cs="Times New Roman"/>
          <w:sz w:val="24"/>
          <w:szCs w:val="24"/>
        </w:rPr>
        <w:t>According to the table analysis, the sig. (2-tailed) of the students' pre-test scores in the control and experimental group was 0.348, which was higher than 0.05. It showed that the pre-test results for the students' both groups were interpreted as homogeneous.</w:t>
      </w:r>
    </w:p>
    <w:p w14:paraId="785178B3" w14:textId="77777777" w:rsidR="00F12DDC" w:rsidRDefault="00F12DDC">
      <w:pPr>
        <w:rPr>
          <w:rFonts w:ascii="Times New Roman" w:hAnsi="Times New Roman" w:cs="Times New Roman"/>
          <w:sz w:val="24"/>
          <w:szCs w:val="24"/>
        </w:rPr>
      </w:pPr>
    </w:p>
    <w:p w14:paraId="6890507A" w14:textId="77777777" w:rsidR="00F12DDC" w:rsidRDefault="00000000">
      <w:pPr>
        <w:rPr>
          <w:rFonts w:ascii="Times New Roman" w:hAnsi="Times New Roman" w:cs="Times New Roman"/>
          <w:sz w:val="24"/>
          <w:szCs w:val="24"/>
        </w:rPr>
      </w:pPr>
      <w:r>
        <w:rPr>
          <w:rFonts w:ascii="Times New Roman" w:eastAsia="Times New Roman" w:hAnsi="Times New Roman" w:cs="Times New Roman"/>
          <w:i/>
          <w:iCs/>
          <w:sz w:val="24"/>
          <w:szCs w:val="24"/>
        </w:rPr>
        <w:lastRenderedPageBreak/>
        <w:t xml:space="preserve">Table 5. </w:t>
      </w:r>
      <w:r>
        <w:rPr>
          <w:rFonts w:ascii="Times New Roman" w:hAnsi="Times New Roman" w:cs="Times New Roman"/>
          <w:sz w:val="24"/>
          <w:szCs w:val="24"/>
        </w:rPr>
        <w:t>Homogeneity Test of Students’ Post-test Scores in Control and</w:t>
      </w:r>
    </w:p>
    <w:p w14:paraId="036C566E" w14:textId="77777777" w:rsidR="00F12DDC" w:rsidRDefault="00000000">
      <w:pPr>
        <w:rPr>
          <w:rFonts w:ascii="Times New Roman" w:hAnsi="Times New Roman" w:cs="Times New Roman"/>
          <w:sz w:val="24"/>
          <w:szCs w:val="24"/>
        </w:rPr>
      </w:pPr>
      <w:r>
        <w:rPr>
          <w:rFonts w:ascii="Times New Roman" w:hAnsi="Times New Roman" w:cs="Times New Roman"/>
          <w:sz w:val="24"/>
          <w:szCs w:val="24"/>
        </w:rPr>
        <w:t>Experimental Groups</w:t>
      </w:r>
    </w:p>
    <w:p w14:paraId="6E3C61F8" w14:textId="77777777" w:rsidR="00F12DDC" w:rsidRDefault="00F12DDC">
      <w:pPr>
        <w:jc w:val="both"/>
        <w:rPr>
          <w:rFonts w:ascii="Times New Roman" w:hAnsi="Times New Roman" w:cs="Times New Roman"/>
          <w:b/>
          <w:bCs/>
          <w:sz w:val="24"/>
          <w:szCs w:val="24"/>
        </w:rPr>
      </w:pPr>
    </w:p>
    <w:tbl>
      <w:tblPr>
        <w:tblStyle w:val="PlainTable210"/>
        <w:tblW w:w="0" w:type="auto"/>
        <w:jc w:val="center"/>
        <w:tblLook w:val="04A0" w:firstRow="1" w:lastRow="0" w:firstColumn="1" w:lastColumn="0" w:noHBand="0" w:noVBand="1"/>
      </w:tblPr>
      <w:tblGrid>
        <w:gridCol w:w="586"/>
        <w:gridCol w:w="2296"/>
        <w:gridCol w:w="490"/>
        <w:gridCol w:w="1229"/>
        <w:gridCol w:w="1136"/>
        <w:gridCol w:w="1272"/>
        <w:gridCol w:w="1496"/>
      </w:tblGrid>
      <w:tr w:rsidR="00F12DDC" w14:paraId="771CBC8C" w14:textId="77777777" w:rsidTr="00F12DD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93" w:type="dxa"/>
          </w:tcPr>
          <w:p w14:paraId="1D876726" w14:textId="77777777" w:rsidR="00F12DDC" w:rsidRDefault="00000000">
            <w:pPr>
              <w:jc w:val="center"/>
              <w:rPr>
                <w:rFonts w:ascii="Times New Roman" w:hAnsi="Times New Roman" w:cs="Times New Roman"/>
                <w:sz w:val="24"/>
                <w:szCs w:val="24"/>
              </w:rPr>
            </w:pPr>
            <w:r>
              <w:rPr>
                <w:rFonts w:ascii="Times New Roman" w:hAnsi="Times New Roman" w:cs="Times New Roman"/>
                <w:b w:val="0"/>
                <w:bCs w:val="0"/>
                <w:sz w:val="24"/>
                <w:szCs w:val="24"/>
              </w:rPr>
              <w:t>No</w:t>
            </w:r>
          </w:p>
        </w:tc>
        <w:tc>
          <w:tcPr>
            <w:tcW w:w="2377" w:type="dxa"/>
          </w:tcPr>
          <w:p w14:paraId="6E8CE09D" w14:textId="77777777" w:rsidR="00F12DD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Students’</w:t>
            </w:r>
          </w:p>
          <w:p w14:paraId="2D91CFA3" w14:textId="77777777" w:rsidR="00F12DD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P</w:t>
            </w:r>
            <w:r>
              <w:rPr>
                <w:rFonts w:ascii="Times New Roman" w:hAnsi="Times New Roman" w:cs="Times New Roman"/>
                <w:b w:val="0"/>
                <w:bCs w:val="0"/>
                <w:sz w:val="24"/>
                <w:szCs w:val="24"/>
                <w:lang w:val="id-ID"/>
              </w:rPr>
              <w:t>ost</w:t>
            </w:r>
            <w:r>
              <w:rPr>
                <w:rFonts w:ascii="Times New Roman" w:hAnsi="Times New Roman" w:cs="Times New Roman"/>
                <w:b w:val="0"/>
                <w:bCs w:val="0"/>
                <w:sz w:val="24"/>
                <w:szCs w:val="24"/>
              </w:rPr>
              <w:t>-test</w:t>
            </w:r>
          </w:p>
        </w:tc>
        <w:tc>
          <w:tcPr>
            <w:tcW w:w="494" w:type="dxa"/>
          </w:tcPr>
          <w:p w14:paraId="4DD76992" w14:textId="77777777" w:rsidR="00F12DDC"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N</w:t>
            </w:r>
          </w:p>
        </w:tc>
        <w:tc>
          <w:tcPr>
            <w:tcW w:w="1244" w:type="dxa"/>
          </w:tcPr>
          <w:p w14:paraId="5BF9D935" w14:textId="77777777" w:rsidR="00F12DD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Levene Statistics</w:t>
            </w:r>
          </w:p>
        </w:tc>
        <w:tc>
          <w:tcPr>
            <w:tcW w:w="1167" w:type="dxa"/>
          </w:tcPr>
          <w:p w14:paraId="1B0EB7EC" w14:textId="77777777" w:rsidR="00F12DD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Sig. (2-tailed)</w:t>
            </w:r>
          </w:p>
        </w:tc>
        <w:tc>
          <w:tcPr>
            <w:tcW w:w="1325" w:type="dxa"/>
          </w:tcPr>
          <w:p w14:paraId="1EB2A144" w14:textId="77777777" w:rsidR="00F12DD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F</w:t>
            </w:r>
          </w:p>
        </w:tc>
        <w:tc>
          <w:tcPr>
            <w:tcW w:w="1305" w:type="dxa"/>
          </w:tcPr>
          <w:p w14:paraId="45E180F3" w14:textId="77777777" w:rsidR="00F12DD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Result</w:t>
            </w:r>
          </w:p>
        </w:tc>
      </w:tr>
      <w:tr w:rsidR="00F12DDC" w14:paraId="64C748EE" w14:textId="77777777" w:rsidTr="00F12DDC">
        <w:trPr>
          <w:cnfStyle w:val="000000100000" w:firstRow="0" w:lastRow="0" w:firstColumn="0" w:lastColumn="0" w:oddVBand="0" w:evenVBand="0" w:oddHBand="1" w:evenHBand="0" w:firstRowFirstColumn="0" w:firstRowLastColumn="0" w:lastRowFirstColumn="0" w:lastRowLastColumn="0"/>
          <w:trHeight w:val="341"/>
          <w:jc w:val="center"/>
        </w:trPr>
        <w:tc>
          <w:tcPr>
            <w:cnfStyle w:val="001000000000" w:firstRow="0" w:lastRow="0" w:firstColumn="1" w:lastColumn="0" w:oddVBand="0" w:evenVBand="0" w:oddHBand="0" w:evenHBand="0" w:firstRowFirstColumn="0" w:firstRowLastColumn="0" w:lastRowFirstColumn="0" w:lastRowLastColumn="0"/>
            <w:tcW w:w="593" w:type="dxa"/>
          </w:tcPr>
          <w:p w14:paraId="247A31A2" w14:textId="77777777" w:rsidR="00F12DDC" w:rsidRDefault="00000000">
            <w:pPr>
              <w:jc w:val="center"/>
              <w:rPr>
                <w:rFonts w:ascii="Times New Roman" w:hAnsi="Times New Roman" w:cs="Times New Roman"/>
                <w:sz w:val="24"/>
                <w:szCs w:val="24"/>
                <w:lang w:val="id-ID"/>
              </w:rPr>
            </w:pPr>
            <w:r>
              <w:rPr>
                <w:rFonts w:ascii="Times New Roman" w:hAnsi="Times New Roman" w:cs="Times New Roman"/>
                <w:b w:val="0"/>
                <w:bCs w:val="0"/>
                <w:sz w:val="24"/>
                <w:szCs w:val="24"/>
                <w:lang w:val="id-ID"/>
              </w:rPr>
              <w:t>1</w:t>
            </w:r>
          </w:p>
        </w:tc>
        <w:tc>
          <w:tcPr>
            <w:tcW w:w="2377" w:type="dxa"/>
          </w:tcPr>
          <w:p w14:paraId="7ECEE78B" w14:textId="77777777" w:rsidR="00F12D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Control</w:t>
            </w:r>
            <w:r>
              <w:rPr>
                <w:rFonts w:ascii="Times New Roman" w:hAnsi="Times New Roman" w:cs="Times New Roman"/>
                <w:sz w:val="24"/>
                <w:szCs w:val="24"/>
                <w:lang w:val="id-ID"/>
              </w:rPr>
              <w:t xml:space="preserve"> </w:t>
            </w:r>
            <w:r>
              <w:rPr>
                <w:rFonts w:ascii="Times New Roman" w:hAnsi="Times New Roman" w:cs="Times New Roman"/>
                <w:sz w:val="24"/>
                <w:szCs w:val="24"/>
              </w:rPr>
              <w:t>Group</w:t>
            </w:r>
          </w:p>
        </w:tc>
        <w:tc>
          <w:tcPr>
            <w:tcW w:w="494" w:type="dxa"/>
          </w:tcPr>
          <w:p w14:paraId="6295BB93" w14:textId="77777777" w:rsidR="00F12D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34</w:t>
            </w:r>
          </w:p>
        </w:tc>
        <w:tc>
          <w:tcPr>
            <w:tcW w:w="1244" w:type="dxa"/>
            <w:vMerge w:val="restart"/>
          </w:tcPr>
          <w:p w14:paraId="2549EED0" w14:textId="77777777" w:rsidR="00F12DDC" w:rsidRDefault="00F12D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205B776F" w14:textId="77777777" w:rsidR="00F12D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val="id-ID"/>
              </w:rPr>
              <w:t xml:space="preserve">  </w:t>
            </w:r>
            <w:r>
              <w:rPr>
                <w:rFonts w:ascii="Times New Roman" w:hAnsi="Times New Roman" w:cs="Times New Roman"/>
                <w:sz w:val="24"/>
                <w:szCs w:val="24"/>
              </w:rPr>
              <w:t>0.</w:t>
            </w:r>
            <w:r>
              <w:rPr>
                <w:rFonts w:ascii="Times New Roman" w:hAnsi="Times New Roman" w:cs="Times New Roman"/>
                <w:sz w:val="24"/>
                <w:szCs w:val="24"/>
                <w:lang w:val="id-ID"/>
              </w:rPr>
              <w:t>30</w:t>
            </w:r>
            <w:r>
              <w:rPr>
                <w:rFonts w:ascii="Times New Roman" w:hAnsi="Times New Roman" w:cs="Times New Roman"/>
                <w:sz w:val="24"/>
                <w:szCs w:val="24"/>
              </w:rPr>
              <w:t>4</w:t>
            </w:r>
          </w:p>
        </w:tc>
        <w:tc>
          <w:tcPr>
            <w:tcW w:w="1167" w:type="dxa"/>
            <w:vMerge w:val="restart"/>
          </w:tcPr>
          <w:p w14:paraId="700196F1" w14:textId="77777777" w:rsidR="00F12DDC" w:rsidRDefault="00F12D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p>
          <w:p w14:paraId="08088F8B" w14:textId="77777777" w:rsidR="00F12DD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r>
              <w:rPr>
                <w:rFonts w:ascii="Times New Roman" w:hAnsi="Times New Roman" w:cs="Times New Roman"/>
                <w:sz w:val="24"/>
                <w:szCs w:val="24"/>
              </w:rPr>
              <w:t>0.</w:t>
            </w:r>
            <w:r>
              <w:rPr>
                <w:rFonts w:ascii="Times New Roman" w:hAnsi="Times New Roman" w:cs="Times New Roman"/>
                <w:sz w:val="24"/>
                <w:szCs w:val="24"/>
                <w:lang w:val="id-ID"/>
              </w:rPr>
              <w:t>583</w:t>
            </w:r>
          </w:p>
        </w:tc>
        <w:tc>
          <w:tcPr>
            <w:tcW w:w="1325" w:type="dxa"/>
            <w:vMerge w:val="restart"/>
          </w:tcPr>
          <w:p w14:paraId="4B7781DD" w14:textId="77777777" w:rsidR="00F12DDC" w:rsidRDefault="00F12D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42BDE83B" w14:textId="77777777" w:rsidR="00F12DD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r>
              <w:rPr>
                <w:rFonts w:ascii="Times New Roman" w:hAnsi="Times New Roman" w:cs="Times New Roman"/>
                <w:sz w:val="24"/>
                <w:szCs w:val="24"/>
              </w:rPr>
              <w:t>0.</w:t>
            </w:r>
            <w:r>
              <w:rPr>
                <w:rFonts w:ascii="Times New Roman" w:hAnsi="Times New Roman" w:cs="Times New Roman"/>
                <w:sz w:val="24"/>
                <w:szCs w:val="24"/>
                <w:lang w:val="id-ID"/>
              </w:rPr>
              <w:t>905</w:t>
            </w:r>
          </w:p>
        </w:tc>
        <w:tc>
          <w:tcPr>
            <w:tcW w:w="1305" w:type="dxa"/>
            <w:vMerge w:val="restart"/>
          </w:tcPr>
          <w:p w14:paraId="0A82FD53" w14:textId="77777777" w:rsidR="00F12DDC" w:rsidRDefault="00F12DD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5E3CFD1E" w14:textId="77777777" w:rsidR="00F12DD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r>
              <w:rPr>
                <w:rFonts w:ascii="Times New Roman" w:hAnsi="Times New Roman" w:cs="Times New Roman"/>
                <w:sz w:val="24"/>
                <w:szCs w:val="24"/>
              </w:rPr>
              <w:t>Homogen</w:t>
            </w:r>
            <w:r>
              <w:rPr>
                <w:rFonts w:ascii="Times New Roman" w:hAnsi="Times New Roman" w:cs="Times New Roman"/>
                <w:sz w:val="24"/>
                <w:szCs w:val="24"/>
                <w:lang w:val="id-ID"/>
              </w:rPr>
              <w:t>ous</w:t>
            </w:r>
          </w:p>
        </w:tc>
      </w:tr>
      <w:tr w:rsidR="00F12DDC" w14:paraId="5ABD5399" w14:textId="77777777" w:rsidTr="00F12DDC">
        <w:trPr>
          <w:jc w:val="center"/>
        </w:trPr>
        <w:tc>
          <w:tcPr>
            <w:cnfStyle w:val="001000000000" w:firstRow="0" w:lastRow="0" w:firstColumn="1" w:lastColumn="0" w:oddVBand="0" w:evenVBand="0" w:oddHBand="0" w:evenHBand="0" w:firstRowFirstColumn="0" w:firstRowLastColumn="0" w:lastRowFirstColumn="0" w:lastRowLastColumn="0"/>
            <w:tcW w:w="593" w:type="dxa"/>
          </w:tcPr>
          <w:p w14:paraId="4C45B4EB" w14:textId="77777777" w:rsidR="00F12DDC" w:rsidRDefault="00000000">
            <w:pPr>
              <w:jc w:val="center"/>
              <w:rPr>
                <w:rFonts w:ascii="Times New Roman" w:hAnsi="Times New Roman" w:cs="Times New Roman"/>
                <w:sz w:val="24"/>
                <w:szCs w:val="24"/>
                <w:lang w:val="id-ID"/>
              </w:rPr>
            </w:pPr>
            <w:r>
              <w:rPr>
                <w:rFonts w:ascii="Times New Roman" w:hAnsi="Times New Roman" w:cs="Times New Roman"/>
                <w:b w:val="0"/>
                <w:bCs w:val="0"/>
                <w:sz w:val="24"/>
                <w:szCs w:val="24"/>
                <w:lang w:val="id-ID"/>
              </w:rPr>
              <w:t>2</w:t>
            </w:r>
          </w:p>
          <w:p w14:paraId="293A68C6" w14:textId="77777777" w:rsidR="00F12DDC" w:rsidRDefault="00F12DDC">
            <w:pPr>
              <w:jc w:val="center"/>
              <w:rPr>
                <w:rFonts w:ascii="Times New Roman" w:hAnsi="Times New Roman" w:cs="Times New Roman"/>
                <w:sz w:val="24"/>
                <w:szCs w:val="24"/>
                <w:lang w:val="id-ID"/>
              </w:rPr>
            </w:pPr>
          </w:p>
        </w:tc>
        <w:tc>
          <w:tcPr>
            <w:tcW w:w="2377" w:type="dxa"/>
          </w:tcPr>
          <w:p w14:paraId="40D23FC2" w14:textId="77777777" w:rsidR="00F12DDC"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Experimental Group</w:t>
            </w:r>
          </w:p>
        </w:tc>
        <w:tc>
          <w:tcPr>
            <w:tcW w:w="494" w:type="dxa"/>
          </w:tcPr>
          <w:p w14:paraId="5CE4C86C" w14:textId="77777777" w:rsidR="00F12DDC"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34</w:t>
            </w:r>
          </w:p>
        </w:tc>
        <w:tc>
          <w:tcPr>
            <w:tcW w:w="1244" w:type="dxa"/>
            <w:vMerge/>
          </w:tcPr>
          <w:p w14:paraId="4FE9B3FF" w14:textId="77777777" w:rsidR="00F12DDC" w:rsidRDefault="00F12D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67" w:type="dxa"/>
            <w:vMerge/>
          </w:tcPr>
          <w:p w14:paraId="53AB1288" w14:textId="77777777" w:rsidR="00F12DDC" w:rsidRDefault="00F12D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25" w:type="dxa"/>
            <w:vMerge/>
          </w:tcPr>
          <w:p w14:paraId="64F2BD87" w14:textId="77777777" w:rsidR="00F12DDC" w:rsidRDefault="00F12D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05" w:type="dxa"/>
            <w:vMerge/>
          </w:tcPr>
          <w:p w14:paraId="4F5DC0E1" w14:textId="77777777" w:rsidR="00F12DDC" w:rsidRDefault="00F12DD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2C3D08F2" w14:textId="77777777" w:rsidR="00F12DDC" w:rsidRDefault="00F12DDC">
      <w:pPr>
        <w:ind w:firstLine="720"/>
        <w:jc w:val="both"/>
        <w:rPr>
          <w:rFonts w:ascii="Times New Roman" w:hAnsi="Times New Roman" w:cs="Times New Roman"/>
          <w:sz w:val="24"/>
          <w:szCs w:val="24"/>
        </w:rPr>
      </w:pPr>
    </w:p>
    <w:p w14:paraId="3C8D0920" w14:textId="77777777" w:rsidR="00F12DDC" w:rsidRDefault="00000000">
      <w:pPr>
        <w:ind w:firstLine="720"/>
        <w:jc w:val="both"/>
        <w:rPr>
          <w:rFonts w:ascii="Times New Roman" w:hAnsi="Times New Roman" w:cs="Times New Roman"/>
          <w:sz w:val="24"/>
          <w:szCs w:val="24"/>
        </w:rPr>
      </w:pPr>
      <w:r>
        <w:rPr>
          <w:rFonts w:ascii="Times New Roman" w:hAnsi="Times New Roman" w:cs="Times New Roman"/>
          <w:sz w:val="24"/>
          <w:szCs w:val="24"/>
        </w:rPr>
        <w:t>According to the table analysis above, the sig. (2-tailed) of the post-test scores of students in the control and experimental group were 0.583, which was higher than 0.05. It showed that the post-test results for the students in both groups were interpreted as homogeneous.</w:t>
      </w:r>
    </w:p>
    <w:p w14:paraId="09A3E8F8" w14:textId="77777777" w:rsidR="00F12DDC" w:rsidRDefault="00F12DDC">
      <w:pPr>
        <w:ind w:firstLine="720"/>
        <w:jc w:val="both"/>
        <w:rPr>
          <w:rFonts w:ascii="Times New Roman" w:hAnsi="Times New Roman" w:cs="Times New Roman"/>
          <w:sz w:val="24"/>
          <w:szCs w:val="24"/>
        </w:rPr>
      </w:pPr>
    </w:p>
    <w:p w14:paraId="702D2B7C" w14:textId="77777777" w:rsidR="00F12DDC" w:rsidRDefault="00F12DDC">
      <w:pPr>
        <w:pBdr>
          <w:top w:val="nil"/>
          <w:left w:val="nil"/>
          <w:bottom w:val="nil"/>
          <w:right w:val="nil"/>
          <w:between w:val="nil"/>
        </w:pBdr>
        <w:jc w:val="both"/>
        <w:rPr>
          <w:rFonts w:ascii="Times New Roman" w:eastAsia="Times New Roman" w:hAnsi="Times New Roman" w:cs="Times New Roman"/>
          <w:sz w:val="24"/>
          <w:szCs w:val="24"/>
        </w:rPr>
      </w:pPr>
    </w:p>
    <w:p w14:paraId="0FEA397F" w14:textId="77777777" w:rsidR="00F12DDC"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FINDINGS AND DISCUSSION</w:t>
      </w:r>
    </w:p>
    <w:p w14:paraId="27AC83F2" w14:textId="77777777" w:rsidR="00F12DDC" w:rsidRDefault="00000000">
      <w:pPr>
        <w:pBdr>
          <w:top w:val="nil"/>
          <w:left w:val="nil"/>
          <w:bottom w:val="nil"/>
          <w:right w:val="nil"/>
          <w:between w:val="nil"/>
        </w:pBdr>
        <w:jc w:val="both"/>
        <w:rPr>
          <w:rFonts w:ascii="Times New Roman" w:hAnsi="Times New Roman" w:cs="Times New Roman"/>
          <w:sz w:val="24"/>
          <w:szCs w:val="24"/>
        </w:rPr>
      </w:pPr>
      <w:r>
        <w:rPr>
          <w:rFonts w:ascii="Times New Roman" w:eastAsia="Times New Roman" w:hAnsi="Times New Roman" w:cs="Times New Roman"/>
          <w:bCs/>
          <w:color w:val="000000"/>
          <w:sz w:val="24"/>
          <w:szCs w:val="24"/>
        </w:rPr>
        <w:t xml:space="preserve">1. </w:t>
      </w:r>
      <w:r>
        <w:rPr>
          <w:rFonts w:ascii="Times New Roman" w:hAnsi="Times New Roman" w:cs="Times New Roman"/>
          <w:sz w:val="24"/>
          <w:szCs w:val="24"/>
          <w:lang w:val="en-US"/>
        </w:rPr>
        <w:t xml:space="preserve">Analysis of Descriptive </w:t>
      </w:r>
      <w:r>
        <w:rPr>
          <w:rFonts w:ascii="Times New Roman" w:hAnsi="Times New Roman" w:cs="Times New Roman"/>
          <w:sz w:val="24"/>
          <w:szCs w:val="24"/>
        </w:rPr>
        <w:t>Statistics Data of the Control Group</w:t>
      </w:r>
    </w:p>
    <w:p w14:paraId="204EA758" w14:textId="77777777" w:rsidR="00F12DDC" w:rsidRDefault="00F12DDC">
      <w:pPr>
        <w:pBdr>
          <w:top w:val="nil"/>
          <w:left w:val="nil"/>
          <w:bottom w:val="nil"/>
          <w:right w:val="nil"/>
          <w:between w:val="nil"/>
        </w:pBdr>
        <w:jc w:val="both"/>
        <w:rPr>
          <w:rFonts w:ascii="Times New Roman" w:hAnsi="Times New Roman" w:cs="Times New Roman"/>
          <w:sz w:val="24"/>
          <w:szCs w:val="24"/>
        </w:rPr>
      </w:pPr>
    </w:p>
    <w:p w14:paraId="047698F0" w14:textId="77777777" w:rsidR="00F12DDC" w:rsidRDefault="00000000">
      <w:pPr>
        <w:ind w:firstLine="720"/>
        <w:jc w:val="both"/>
        <w:rPr>
          <w:rFonts w:ascii="Times New Roman" w:hAnsi="Times New Roman" w:cs="Times New Roman"/>
          <w:sz w:val="24"/>
          <w:szCs w:val="24"/>
        </w:rPr>
      </w:pPr>
      <w:r>
        <w:rPr>
          <w:rFonts w:ascii="Times New Roman" w:hAnsi="Times New Roman" w:cs="Times New Roman"/>
          <w:sz w:val="24"/>
          <w:szCs w:val="24"/>
        </w:rPr>
        <w:t>Based on the descriptive statistics of the control group's pre-test results, the total sample (N) was 34, the minimum score was 32, the maximum score was 62, the mean was 47.53</w:t>
      </w:r>
      <w:ins w:id="19" w:author="Asus" w:date="2025-05-08T11:04:00Z">
        <w:r>
          <w:rPr>
            <w:rFonts w:ascii="Times New Roman" w:hAnsi="Times New Roman" w:cs="Times New Roman"/>
            <w:sz w:val="24"/>
            <w:szCs w:val="24"/>
          </w:rPr>
          <w:t>,</w:t>
        </w:r>
      </w:ins>
      <w:r>
        <w:rPr>
          <w:rFonts w:ascii="Times New Roman" w:hAnsi="Times New Roman" w:cs="Times New Roman"/>
          <w:sz w:val="24"/>
          <w:szCs w:val="24"/>
        </w:rPr>
        <w:t xml:space="preserve"> and with standard deviation score was 8.386. Conversely, in the descriptive statistics of the control group's students' post-test results, it revealed that there were 34 students in the sample total (N), the minimum score was 46, the maximum score was 84, the mean was 62.35, and the value of the standard deviation was 9.717.</w:t>
      </w:r>
    </w:p>
    <w:p w14:paraId="54D5EAFB" w14:textId="77777777" w:rsidR="00F12DDC" w:rsidRDefault="00F12DDC">
      <w:pPr>
        <w:pBdr>
          <w:top w:val="nil"/>
          <w:left w:val="nil"/>
          <w:bottom w:val="nil"/>
          <w:right w:val="nil"/>
          <w:between w:val="nil"/>
        </w:pBdr>
        <w:jc w:val="both"/>
        <w:rPr>
          <w:rFonts w:ascii="Times New Roman" w:eastAsia="Times New Roman" w:hAnsi="Times New Roman" w:cs="Times New Roman"/>
          <w:bCs/>
          <w:color w:val="000000"/>
          <w:sz w:val="24"/>
          <w:szCs w:val="24"/>
        </w:rPr>
      </w:pPr>
    </w:p>
    <w:p w14:paraId="2DA47713" w14:textId="77777777" w:rsidR="00F12DDC" w:rsidRDefault="00000000">
      <w:pPr>
        <w:rPr>
          <w:rFonts w:ascii="Times New Roman" w:hAnsi="Times New Roman" w:cs="Times New Roman"/>
          <w:sz w:val="24"/>
          <w:szCs w:val="24"/>
        </w:rPr>
      </w:pPr>
      <w:r>
        <w:rPr>
          <w:rFonts w:ascii="Times New Roman" w:hAnsi="Times New Roman" w:cs="Times New Roman"/>
          <w:i/>
          <w:iCs/>
          <w:sz w:val="24"/>
          <w:szCs w:val="24"/>
        </w:rPr>
        <w:t xml:space="preserve">Table 6. </w:t>
      </w:r>
      <w:r>
        <w:rPr>
          <w:rFonts w:ascii="Times New Roman" w:hAnsi="Times New Roman" w:cs="Times New Roman"/>
          <w:sz w:val="24"/>
          <w:szCs w:val="24"/>
        </w:rPr>
        <w:t xml:space="preserve">Descriptive Statistics of Students’ Pre-test and Post-test Scores in </w:t>
      </w:r>
    </w:p>
    <w:p w14:paraId="1978F037" w14:textId="77777777" w:rsidR="00F12DDC" w:rsidRDefault="00000000">
      <w:pPr>
        <w:rPr>
          <w:rFonts w:ascii="Times New Roman" w:hAnsi="Times New Roman" w:cs="Times New Roman"/>
          <w:sz w:val="24"/>
          <w:szCs w:val="24"/>
        </w:rPr>
      </w:pPr>
      <w:r>
        <w:rPr>
          <w:rFonts w:ascii="Times New Roman" w:hAnsi="Times New Roman" w:cs="Times New Roman"/>
          <w:sz w:val="24"/>
          <w:szCs w:val="24"/>
        </w:rPr>
        <w:t>Control Group</w:t>
      </w:r>
    </w:p>
    <w:p w14:paraId="4FA43F6D" w14:textId="77777777" w:rsidR="00F12DDC" w:rsidRDefault="00F12DDC">
      <w:pPr>
        <w:pBdr>
          <w:top w:val="nil"/>
          <w:left w:val="nil"/>
          <w:bottom w:val="nil"/>
          <w:right w:val="nil"/>
          <w:between w:val="nil"/>
        </w:pBdr>
        <w:jc w:val="both"/>
        <w:rPr>
          <w:rFonts w:ascii="Times New Roman" w:eastAsia="Times New Roman" w:hAnsi="Times New Roman" w:cs="Times New Roman"/>
          <w:b/>
          <w:color w:val="000000"/>
          <w:sz w:val="24"/>
          <w:szCs w:val="24"/>
        </w:rPr>
      </w:pPr>
    </w:p>
    <w:tbl>
      <w:tblPr>
        <w:tblStyle w:val="PlainTable41"/>
        <w:tblW w:w="8478" w:type="dxa"/>
        <w:tblLayout w:type="fixed"/>
        <w:tblLook w:val="04A0" w:firstRow="1" w:lastRow="0" w:firstColumn="1" w:lastColumn="0" w:noHBand="0" w:noVBand="1"/>
      </w:tblPr>
      <w:tblGrid>
        <w:gridCol w:w="2587"/>
        <w:gridCol w:w="535"/>
        <w:gridCol w:w="1435"/>
        <w:gridCol w:w="1138"/>
        <w:gridCol w:w="1138"/>
        <w:gridCol w:w="1645"/>
      </w:tblGrid>
      <w:tr w:rsidR="00F12DDC" w14:paraId="17B6A701" w14:textId="77777777" w:rsidTr="00F12DDC">
        <w:trPr>
          <w:cnfStyle w:val="100000000000" w:firstRow="1" w:lastRow="0" w:firstColumn="0" w:lastColumn="0" w:oddVBand="0" w:evenVBand="0" w:oddHBand="0" w:evenHBand="0" w:firstRowFirstColumn="0" w:firstRowLastColumn="0" w:lastRowFirstColumn="0" w:lastRowLastColumn="0"/>
          <w:trHeight w:val="199"/>
        </w:trPr>
        <w:tc>
          <w:tcPr>
            <w:cnfStyle w:val="001000000000" w:firstRow="0" w:lastRow="0" w:firstColumn="1" w:lastColumn="0" w:oddVBand="0" w:evenVBand="0" w:oddHBand="0" w:evenHBand="0" w:firstRowFirstColumn="0" w:firstRowLastColumn="0" w:lastRowFirstColumn="0" w:lastRowLastColumn="0"/>
            <w:tcW w:w="8478" w:type="dxa"/>
            <w:gridSpan w:val="6"/>
            <w:tcBorders>
              <w:top w:val="single" w:sz="4" w:space="0" w:color="auto"/>
              <w:bottom w:val="single" w:sz="4" w:space="0" w:color="auto"/>
            </w:tcBorders>
          </w:tcPr>
          <w:p w14:paraId="6B222371" w14:textId="77777777" w:rsidR="00F12DDC" w:rsidRDefault="00000000">
            <w:pPr>
              <w:jc w:val="center"/>
              <w:rPr>
                <w:rFonts w:ascii="Times New Roman" w:hAnsi="Times New Roman" w:cs="Times New Roman"/>
                <w:sz w:val="24"/>
                <w:szCs w:val="24"/>
              </w:rPr>
            </w:pPr>
            <w:r>
              <w:rPr>
                <w:rFonts w:ascii="Times New Roman" w:hAnsi="Times New Roman" w:cs="Times New Roman"/>
                <w:b w:val="0"/>
                <w:bCs w:val="0"/>
                <w:sz w:val="24"/>
                <w:szCs w:val="24"/>
              </w:rPr>
              <w:t>Descriptive Statistics</w:t>
            </w:r>
          </w:p>
        </w:tc>
      </w:tr>
      <w:tr w:rsidR="00F12DDC" w14:paraId="1FB7B154" w14:textId="77777777" w:rsidTr="00F12DDC">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2587" w:type="dxa"/>
            <w:tcBorders>
              <w:top w:val="single" w:sz="4" w:space="0" w:color="auto"/>
            </w:tcBorders>
            <w:shd w:val="clear" w:color="auto" w:fill="auto"/>
          </w:tcPr>
          <w:p w14:paraId="55319C11" w14:textId="77777777" w:rsidR="00F12DDC" w:rsidRDefault="00F12DDC">
            <w:pPr>
              <w:rPr>
                <w:rFonts w:ascii="Times New Roman" w:hAnsi="Times New Roman" w:cs="Times New Roman"/>
                <w:sz w:val="24"/>
                <w:szCs w:val="24"/>
              </w:rPr>
            </w:pPr>
          </w:p>
        </w:tc>
        <w:tc>
          <w:tcPr>
            <w:tcW w:w="535" w:type="dxa"/>
            <w:tcBorders>
              <w:top w:val="single" w:sz="4" w:space="0" w:color="auto"/>
            </w:tcBorders>
            <w:shd w:val="clear" w:color="auto" w:fill="auto"/>
          </w:tcPr>
          <w:p w14:paraId="6B3D15AF" w14:textId="77777777" w:rsidR="00F12DD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w:t>
            </w:r>
          </w:p>
        </w:tc>
        <w:tc>
          <w:tcPr>
            <w:tcW w:w="1435" w:type="dxa"/>
            <w:tcBorders>
              <w:top w:val="single" w:sz="4" w:space="0" w:color="auto"/>
            </w:tcBorders>
            <w:shd w:val="clear" w:color="auto" w:fill="auto"/>
          </w:tcPr>
          <w:p w14:paraId="2175CECA" w14:textId="77777777" w:rsidR="00F12DD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Min</w:t>
            </w:r>
          </w:p>
        </w:tc>
        <w:tc>
          <w:tcPr>
            <w:tcW w:w="1138" w:type="dxa"/>
            <w:tcBorders>
              <w:top w:val="single" w:sz="4" w:space="0" w:color="auto"/>
            </w:tcBorders>
            <w:shd w:val="clear" w:color="auto" w:fill="auto"/>
          </w:tcPr>
          <w:p w14:paraId="3F8AEABB" w14:textId="77777777" w:rsidR="00F12DD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Max</w:t>
            </w:r>
          </w:p>
        </w:tc>
        <w:tc>
          <w:tcPr>
            <w:tcW w:w="1138" w:type="dxa"/>
            <w:tcBorders>
              <w:top w:val="single" w:sz="4" w:space="0" w:color="auto"/>
            </w:tcBorders>
            <w:shd w:val="clear" w:color="auto" w:fill="auto"/>
          </w:tcPr>
          <w:p w14:paraId="4F5BEF7C" w14:textId="77777777" w:rsidR="00F12DD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Mean</w:t>
            </w:r>
          </w:p>
        </w:tc>
        <w:tc>
          <w:tcPr>
            <w:tcW w:w="1643" w:type="dxa"/>
            <w:tcBorders>
              <w:top w:val="single" w:sz="4" w:space="0" w:color="auto"/>
            </w:tcBorders>
            <w:shd w:val="clear" w:color="auto" w:fill="auto"/>
          </w:tcPr>
          <w:p w14:paraId="14FF42F0" w14:textId="77777777" w:rsidR="00F12D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Std. Deviation</w:t>
            </w:r>
          </w:p>
        </w:tc>
      </w:tr>
      <w:tr w:rsidR="00F12DDC" w14:paraId="3C2A4D82" w14:textId="77777777" w:rsidTr="00F12DDC">
        <w:trPr>
          <w:trHeight w:val="718"/>
        </w:trPr>
        <w:tc>
          <w:tcPr>
            <w:cnfStyle w:val="001000000000" w:firstRow="0" w:lastRow="0" w:firstColumn="1" w:lastColumn="0" w:oddVBand="0" w:evenVBand="0" w:oddHBand="0" w:evenHBand="0" w:firstRowFirstColumn="0" w:firstRowLastColumn="0" w:lastRowFirstColumn="0" w:lastRowLastColumn="0"/>
            <w:tcW w:w="2587" w:type="dxa"/>
            <w:shd w:val="clear" w:color="auto" w:fill="auto"/>
          </w:tcPr>
          <w:p w14:paraId="651AA992" w14:textId="77777777" w:rsidR="00F12DDC" w:rsidRDefault="00000000">
            <w:pPr>
              <w:jc w:val="center"/>
              <w:rPr>
                <w:rFonts w:ascii="Times New Roman" w:hAnsi="Times New Roman" w:cs="Times New Roman"/>
                <w:sz w:val="24"/>
                <w:szCs w:val="24"/>
              </w:rPr>
            </w:pPr>
            <w:r>
              <w:rPr>
                <w:rFonts w:ascii="Times New Roman" w:hAnsi="Times New Roman" w:cs="Times New Roman"/>
                <w:b w:val="0"/>
                <w:bCs w:val="0"/>
                <w:sz w:val="24"/>
                <w:szCs w:val="24"/>
              </w:rPr>
              <w:t>Pre-test Control Group</w:t>
            </w:r>
          </w:p>
        </w:tc>
        <w:tc>
          <w:tcPr>
            <w:tcW w:w="535" w:type="dxa"/>
            <w:shd w:val="clear" w:color="auto" w:fill="auto"/>
          </w:tcPr>
          <w:p w14:paraId="4AE83FDF" w14:textId="77777777" w:rsidR="00F12DDC"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34</w:t>
            </w:r>
          </w:p>
        </w:tc>
        <w:tc>
          <w:tcPr>
            <w:tcW w:w="1435" w:type="dxa"/>
            <w:shd w:val="clear" w:color="auto" w:fill="auto"/>
          </w:tcPr>
          <w:p w14:paraId="4AE73530" w14:textId="77777777" w:rsidR="00F12DDC"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32</w:t>
            </w:r>
          </w:p>
        </w:tc>
        <w:tc>
          <w:tcPr>
            <w:tcW w:w="1138" w:type="dxa"/>
            <w:shd w:val="clear" w:color="auto" w:fill="auto"/>
          </w:tcPr>
          <w:p w14:paraId="22F050D9" w14:textId="77777777" w:rsidR="00F12DDC"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62</w:t>
            </w:r>
          </w:p>
        </w:tc>
        <w:tc>
          <w:tcPr>
            <w:tcW w:w="1138" w:type="dxa"/>
            <w:shd w:val="clear" w:color="auto" w:fill="auto"/>
          </w:tcPr>
          <w:p w14:paraId="785A6993" w14:textId="77777777" w:rsidR="00F12DDC"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47.53</w:t>
            </w:r>
          </w:p>
        </w:tc>
        <w:tc>
          <w:tcPr>
            <w:tcW w:w="1643" w:type="dxa"/>
            <w:shd w:val="clear" w:color="auto" w:fill="auto"/>
          </w:tcPr>
          <w:p w14:paraId="3F9116F3" w14:textId="77777777" w:rsidR="00F12DDC"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7.958</w:t>
            </w:r>
          </w:p>
        </w:tc>
      </w:tr>
      <w:tr w:rsidR="00F12DDC" w14:paraId="421D882E" w14:textId="77777777" w:rsidTr="00F12DDC">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2587" w:type="dxa"/>
            <w:tcBorders>
              <w:bottom w:val="single" w:sz="4" w:space="0" w:color="auto"/>
            </w:tcBorders>
            <w:shd w:val="clear" w:color="auto" w:fill="auto"/>
          </w:tcPr>
          <w:p w14:paraId="3DEC36EA" w14:textId="77777777" w:rsidR="00F12DDC" w:rsidRDefault="00000000">
            <w:pPr>
              <w:rPr>
                <w:rFonts w:ascii="Times New Roman" w:hAnsi="Times New Roman" w:cs="Times New Roman"/>
                <w:sz w:val="24"/>
                <w:szCs w:val="24"/>
              </w:rPr>
            </w:pPr>
            <w:r>
              <w:rPr>
                <w:rFonts w:ascii="Times New Roman" w:hAnsi="Times New Roman" w:cs="Times New Roman"/>
                <w:b w:val="0"/>
                <w:bCs w:val="0"/>
                <w:sz w:val="24"/>
                <w:szCs w:val="24"/>
              </w:rPr>
              <w:t>Post-test Control</w:t>
            </w:r>
            <w:r>
              <w:rPr>
                <w:rFonts w:ascii="Times New Roman" w:hAnsi="Times New Roman" w:cs="Times New Roman"/>
                <w:sz w:val="24"/>
                <w:szCs w:val="24"/>
              </w:rPr>
              <w:t xml:space="preserve"> </w:t>
            </w:r>
            <w:r>
              <w:rPr>
                <w:rFonts w:ascii="Times New Roman" w:hAnsi="Times New Roman" w:cs="Times New Roman"/>
                <w:b w:val="0"/>
                <w:bCs w:val="0"/>
                <w:sz w:val="24"/>
                <w:szCs w:val="24"/>
              </w:rPr>
              <w:t>Group</w:t>
            </w:r>
          </w:p>
        </w:tc>
        <w:tc>
          <w:tcPr>
            <w:tcW w:w="535" w:type="dxa"/>
            <w:tcBorders>
              <w:bottom w:val="single" w:sz="4" w:space="0" w:color="auto"/>
            </w:tcBorders>
            <w:shd w:val="clear" w:color="auto" w:fill="auto"/>
          </w:tcPr>
          <w:p w14:paraId="2A037BD0" w14:textId="77777777" w:rsidR="00F12DD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34</w:t>
            </w:r>
          </w:p>
        </w:tc>
        <w:tc>
          <w:tcPr>
            <w:tcW w:w="1435" w:type="dxa"/>
            <w:tcBorders>
              <w:bottom w:val="single" w:sz="4" w:space="0" w:color="auto"/>
            </w:tcBorders>
            <w:shd w:val="clear" w:color="auto" w:fill="auto"/>
          </w:tcPr>
          <w:p w14:paraId="62B19501" w14:textId="77777777" w:rsidR="00F12DD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46</w:t>
            </w:r>
          </w:p>
        </w:tc>
        <w:tc>
          <w:tcPr>
            <w:tcW w:w="1138" w:type="dxa"/>
            <w:tcBorders>
              <w:bottom w:val="single" w:sz="4" w:space="0" w:color="auto"/>
            </w:tcBorders>
            <w:shd w:val="clear" w:color="auto" w:fill="auto"/>
          </w:tcPr>
          <w:p w14:paraId="51AE3B47" w14:textId="77777777" w:rsidR="00F12DD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84</w:t>
            </w:r>
          </w:p>
        </w:tc>
        <w:tc>
          <w:tcPr>
            <w:tcW w:w="1138" w:type="dxa"/>
            <w:tcBorders>
              <w:bottom w:val="single" w:sz="4" w:space="0" w:color="auto"/>
            </w:tcBorders>
            <w:shd w:val="clear" w:color="auto" w:fill="auto"/>
          </w:tcPr>
          <w:p w14:paraId="2424EC8F" w14:textId="77777777" w:rsidR="00F12DD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62.35</w:t>
            </w:r>
          </w:p>
        </w:tc>
        <w:tc>
          <w:tcPr>
            <w:tcW w:w="1643" w:type="dxa"/>
            <w:tcBorders>
              <w:bottom w:val="single" w:sz="4" w:space="0" w:color="auto"/>
            </w:tcBorders>
            <w:shd w:val="clear" w:color="auto" w:fill="auto"/>
          </w:tcPr>
          <w:p w14:paraId="3793F4A7" w14:textId="77777777" w:rsidR="00F12DD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10.740</w:t>
            </w:r>
          </w:p>
        </w:tc>
      </w:tr>
    </w:tbl>
    <w:p w14:paraId="01FE1A91" w14:textId="77777777" w:rsidR="00F12DDC" w:rsidRDefault="00F12DDC">
      <w:pPr>
        <w:pBdr>
          <w:top w:val="nil"/>
          <w:left w:val="nil"/>
          <w:bottom w:val="nil"/>
          <w:right w:val="nil"/>
          <w:between w:val="nil"/>
        </w:pBdr>
        <w:jc w:val="both"/>
        <w:rPr>
          <w:rFonts w:ascii="Times New Roman" w:eastAsia="Times New Roman" w:hAnsi="Times New Roman" w:cs="Times New Roman"/>
          <w:b/>
          <w:color w:val="000000"/>
          <w:sz w:val="24"/>
          <w:szCs w:val="24"/>
        </w:rPr>
      </w:pPr>
    </w:p>
    <w:p w14:paraId="0C4DD597" w14:textId="77777777" w:rsidR="00F12DDC" w:rsidRDefault="00000000">
      <w:pPr>
        <w:ind w:firstLine="720"/>
        <w:jc w:val="both"/>
        <w:rPr>
          <w:rFonts w:ascii="Times New Roman" w:hAnsi="Times New Roman" w:cs="Times New Roman"/>
          <w:sz w:val="24"/>
          <w:szCs w:val="24"/>
        </w:rPr>
      </w:pPr>
      <w:r>
        <w:rPr>
          <w:rFonts w:ascii="Times New Roman" w:hAnsi="Times New Roman" w:cs="Times New Roman"/>
          <w:sz w:val="24"/>
          <w:szCs w:val="24"/>
        </w:rPr>
        <w:t>From the table of the scores of the control group, 8 students (23.4%) were categorized as fair, while 26 students (76.6%) were categorized as poor. it revealed that the majority of students fell into the poor category.  However, in the post-test scores of the control group, 2 students (5.9%) were in the good category, 22 students (52.7%) in the fair category, and 10 students (29.4%) in the poor category. Therefore, it revealed that the majority of students were in the fair category.</w:t>
      </w:r>
    </w:p>
    <w:p w14:paraId="73E272A9" w14:textId="77777777" w:rsidR="00670502" w:rsidRDefault="00670502">
      <w:pPr>
        <w:ind w:firstLine="720"/>
        <w:jc w:val="both"/>
        <w:rPr>
          <w:rFonts w:ascii="Times New Roman" w:hAnsi="Times New Roman" w:cs="Times New Roman"/>
          <w:sz w:val="24"/>
          <w:szCs w:val="24"/>
        </w:rPr>
      </w:pPr>
    </w:p>
    <w:p w14:paraId="06E2C6B3" w14:textId="77777777" w:rsidR="00670502" w:rsidRDefault="00670502">
      <w:pPr>
        <w:ind w:firstLine="720"/>
        <w:jc w:val="both"/>
        <w:rPr>
          <w:rFonts w:ascii="Times New Roman" w:hAnsi="Times New Roman" w:cs="Times New Roman"/>
          <w:sz w:val="24"/>
          <w:szCs w:val="24"/>
        </w:rPr>
      </w:pPr>
    </w:p>
    <w:p w14:paraId="2D95B98F" w14:textId="77777777" w:rsidR="00670502" w:rsidRDefault="00670502">
      <w:pPr>
        <w:ind w:firstLine="720"/>
        <w:jc w:val="both"/>
        <w:rPr>
          <w:rFonts w:ascii="Times New Roman" w:hAnsi="Times New Roman" w:cs="Times New Roman"/>
          <w:sz w:val="24"/>
          <w:szCs w:val="24"/>
        </w:rPr>
      </w:pPr>
    </w:p>
    <w:p w14:paraId="4818B9B0" w14:textId="77777777" w:rsidR="00670502" w:rsidRDefault="00670502">
      <w:pPr>
        <w:ind w:firstLine="720"/>
        <w:jc w:val="both"/>
        <w:rPr>
          <w:rFonts w:ascii="Times New Roman" w:hAnsi="Times New Roman" w:cs="Times New Roman"/>
          <w:sz w:val="24"/>
          <w:szCs w:val="24"/>
        </w:rPr>
      </w:pPr>
    </w:p>
    <w:p w14:paraId="2107BC14" w14:textId="77777777" w:rsidR="00F12DDC" w:rsidRDefault="00000000">
      <w:pPr>
        <w:ind w:firstLine="720"/>
        <w:jc w:val="both"/>
        <w:rPr>
          <w:rFonts w:ascii="Times New Roman" w:hAnsi="Times New Roman" w:cs="Times New Roman"/>
          <w:sz w:val="24"/>
          <w:szCs w:val="24"/>
        </w:rPr>
      </w:pPr>
      <w:r>
        <w:rPr>
          <w:rFonts w:ascii="Times New Roman" w:hAnsi="Times New Roman" w:cs="Times New Roman"/>
          <w:sz w:val="24"/>
          <w:szCs w:val="24"/>
        </w:rPr>
        <w:t xml:space="preserve">  </w:t>
      </w:r>
    </w:p>
    <w:p w14:paraId="40C71AE8" w14:textId="77777777" w:rsidR="00F12DDC" w:rsidRDefault="00000000">
      <w:pPr>
        <w:jc w:val="both"/>
        <w:rPr>
          <w:rFonts w:ascii="Times New Roman" w:hAnsi="Times New Roman" w:cs="Times New Roman"/>
          <w:sz w:val="24"/>
          <w:szCs w:val="24"/>
        </w:rPr>
      </w:pPr>
      <w:r>
        <w:rPr>
          <w:rFonts w:ascii="Times New Roman" w:hAnsi="Times New Roman" w:cs="Times New Roman"/>
          <w:i/>
          <w:iCs/>
          <w:sz w:val="24"/>
          <w:szCs w:val="24"/>
        </w:rPr>
        <w:lastRenderedPageBreak/>
        <w:t>Table 7.</w:t>
      </w:r>
      <w:r>
        <w:rPr>
          <w:rFonts w:ascii="Times New Roman" w:hAnsi="Times New Roman" w:cs="Times New Roman"/>
          <w:sz w:val="24"/>
          <w:szCs w:val="24"/>
        </w:rPr>
        <w:t xml:space="preserve"> </w:t>
      </w:r>
      <w:r>
        <w:rPr>
          <w:rFonts w:ascii="Times New Roman" w:hAnsi="Times New Roman" w:cs="Times New Roman"/>
          <w:lang w:val="en-US"/>
        </w:rPr>
        <w:t>Frequency Data</w:t>
      </w:r>
      <w:r>
        <w:rPr>
          <w:rFonts w:ascii="Times New Roman" w:hAnsi="Times New Roman" w:cs="Times New Roman"/>
        </w:rPr>
        <w:t xml:space="preserve"> Distribution of Control Group</w:t>
      </w:r>
    </w:p>
    <w:p w14:paraId="31600418" w14:textId="77777777" w:rsidR="00F12DDC" w:rsidRDefault="00F12DDC">
      <w:pPr>
        <w:pBdr>
          <w:top w:val="nil"/>
          <w:left w:val="nil"/>
          <w:bottom w:val="nil"/>
          <w:right w:val="nil"/>
          <w:between w:val="nil"/>
        </w:pBdr>
        <w:jc w:val="both"/>
        <w:rPr>
          <w:rFonts w:ascii="Times New Roman" w:eastAsia="Times New Roman" w:hAnsi="Times New Roman" w:cs="Times New Roman"/>
          <w:b/>
          <w:color w:val="000000"/>
          <w:sz w:val="24"/>
          <w:szCs w:val="24"/>
        </w:rPr>
      </w:pPr>
    </w:p>
    <w:tbl>
      <w:tblPr>
        <w:tblStyle w:val="PlainTable41"/>
        <w:tblW w:w="8701" w:type="dxa"/>
        <w:tblLayout w:type="fixed"/>
        <w:tblLook w:val="04A0" w:firstRow="1" w:lastRow="0" w:firstColumn="1" w:lastColumn="0" w:noHBand="0" w:noVBand="1"/>
      </w:tblPr>
      <w:tblGrid>
        <w:gridCol w:w="1388"/>
        <w:gridCol w:w="1333"/>
        <w:gridCol w:w="1334"/>
        <w:gridCol w:w="1428"/>
        <w:gridCol w:w="1371"/>
        <w:gridCol w:w="1847"/>
      </w:tblGrid>
      <w:tr w:rsidR="00F12DDC" w14:paraId="191C53CF" w14:textId="77777777" w:rsidTr="00F12DDC">
        <w:trPr>
          <w:cnfStyle w:val="100000000000" w:firstRow="1" w:lastRow="0" w:firstColumn="0" w:lastColumn="0" w:oddVBand="0" w:evenVBand="0" w:oddHBand="0"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1389" w:type="dxa"/>
            <w:vMerge w:val="restart"/>
            <w:tcBorders>
              <w:top w:val="single" w:sz="4" w:space="0" w:color="auto"/>
            </w:tcBorders>
            <w:shd w:val="clear" w:color="auto" w:fill="auto"/>
          </w:tcPr>
          <w:p w14:paraId="4B89EBBA" w14:textId="77777777" w:rsidR="00F12DDC" w:rsidRDefault="00000000">
            <w:pPr>
              <w:jc w:val="center"/>
              <w:rPr>
                <w:rFonts w:ascii="Times New Roman" w:hAnsi="Times New Roman" w:cs="Times New Roman"/>
                <w:sz w:val="24"/>
                <w:szCs w:val="24"/>
              </w:rPr>
            </w:pPr>
            <w:r>
              <w:rPr>
                <w:rFonts w:ascii="Times New Roman" w:hAnsi="Times New Roman" w:cs="Times New Roman"/>
                <w:b w:val="0"/>
                <w:bCs w:val="0"/>
                <w:sz w:val="24"/>
                <w:szCs w:val="24"/>
              </w:rPr>
              <w:t xml:space="preserve">The Range of Score      </w:t>
            </w:r>
          </w:p>
        </w:tc>
        <w:tc>
          <w:tcPr>
            <w:tcW w:w="1332" w:type="dxa"/>
            <w:vMerge w:val="restart"/>
            <w:tcBorders>
              <w:top w:val="single" w:sz="4" w:space="0" w:color="auto"/>
            </w:tcBorders>
            <w:shd w:val="clear" w:color="auto" w:fill="auto"/>
          </w:tcPr>
          <w:p w14:paraId="052524B4" w14:textId="77777777" w:rsidR="00F12DDC" w:rsidRDefault="00F12DD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7CFDB09B" w14:textId="77777777" w:rsidR="00F12DD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Categories</w:t>
            </w:r>
          </w:p>
        </w:tc>
        <w:tc>
          <w:tcPr>
            <w:tcW w:w="2762" w:type="dxa"/>
            <w:gridSpan w:val="2"/>
            <w:tcBorders>
              <w:top w:val="single" w:sz="4" w:space="0" w:color="auto"/>
              <w:bottom w:val="single" w:sz="4" w:space="0" w:color="auto"/>
            </w:tcBorders>
            <w:shd w:val="clear" w:color="auto" w:fill="auto"/>
          </w:tcPr>
          <w:p w14:paraId="2B6D1263" w14:textId="77777777" w:rsidR="00F12DD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Pre-test Control Group</w:t>
            </w:r>
          </w:p>
        </w:tc>
        <w:tc>
          <w:tcPr>
            <w:tcW w:w="3218" w:type="dxa"/>
            <w:gridSpan w:val="2"/>
            <w:tcBorders>
              <w:top w:val="single" w:sz="4" w:space="0" w:color="auto"/>
              <w:bottom w:val="single" w:sz="4" w:space="0" w:color="auto"/>
            </w:tcBorders>
            <w:shd w:val="clear" w:color="auto" w:fill="auto"/>
          </w:tcPr>
          <w:p w14:paraId="12671EFC" w14:textId="77777777" w:rsidR="00F12DD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Post-test Control Group</w:t>
            </w:r>
          </w:p>
        </w:tc>
      </w:tr>
      <w:tr w:rsidR="00F12DDC" w14:paraId="1FB24219" w14:textId="77777777" w:rsidTr="00F12DDC">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1389" w:type="dxa"/>
            <w:vMerge/>
            <w:tcBorders>
              <w:bottom w:val="single" w:sz="4" w:space="0" w:color="auto"/>
            </w:tcBorders>
            <w:shd w:val="clear" w:color="auto" w:fill="auto"/>
          </w:tcPr>
          <w:p w14:paraId="6EC7F0C2" w14:textId="77777777" w:rsidR="00F12DDC" w:rsidRDefault="00F12DDC">
            <w:pPr>
              <w:jc w:val="center"/>
              <w:rPr>
                <w:rFonts w:ascii="Times New Roman" w:hAnsi="Times New Roman" w:cs="Times New Roman"/>
                <w:sz w:val="24"/>
                <w:szCs w:val="24"/>
              </w:rPr>
            </w:pPr>
          </w:p>
        </w:tc>
        <w:tc>
          <w:tcPr>
            <w:tcW w:w="1332" w:type="dxa"/>
            <w:vMerge/>
            <w:tcBorders>
              <w:bottom w:val="single" w:sz="4" w:space="0" w:color="auto"/>
            </w:tcBorders>
            <w:shd w:val="clear" w:color="auto" w:fill="auto"/>
          </w:tcPr>
          <w:p w14:paraId="076C2409" w14:textId="77777777" w:rsidR="00F12DDC" w:rsidRDefault="00F12D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334" w:type="dxa"/>
            <w:tcBorders>
              <w:top w:val="single" w:sz="4" w:space="0" w:color="auto"/>
              <w:bottom w:val="single" w:sz="4" w:space="0" w:color="auto"/>
            </w:tcBorders>
            <w:shd w:val="clear" w:color="auto" w:fill="auto"/>
          </w:tcPr>
          <w:p w14:paraId="5AAF33ED" w14:textId="77777777" w:rsidR="00F12DD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Frequency</w:t>
            </w:r>
          </w:p>
        </w:tc>
        <w:tc>
          <w:tcPr>
            <w:tcW w:w="1428" w:type="dxa"/>
            <w:tcBorders>
              <w:top w:val="single" w:sz="4" w:space="0" w:color="auto"/>
              <w:bottom w:val="single" w:sz="4" w:space="0" w:color="auto"/>
            </w:tcBorders>
            <w:shd w:val="clear" w:color="auto" w:fill="auto"/>
          </w:tcPr>
          <w:p w14:paraId="0E67EFF4" w14:textId="77777777" w:rsidR="00F12DD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Percentage </w:t>
            </w:r>
          </w:p>
        </w:tc>
        <w:tc>
          <w:tcPr>
            <w:tcW w:w="1371" w:type="dxa"/>
            <w:tcBorders>
              <w:top w:val="single" w:sz="4" w:space="0" w:color="auto"/>
              <w:bottom w:val="single" w:sz="4" w:space="0" w:color="auto"/>
            </w:tcBorders>
            <w:shd w:val="clear" w:color="auto" w:fill="auto"/>
          </w:tcPr>
          <w:p w14:paraId="446D29D9" w14:textId="77777777" w:rsidR="00F12DD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Frequency </w:t>
            </w:r>
          </w:p>
        </w:tc>
        <w:tc>
          <w:tcPr>
            <w:tcW w:w="1846" w:type="dxa"/>
            <w:tcBorders>
              <w:top w:val="single" w:sz="4" w:space="0" w:color="auto"/>
              <w:bottom w:val="single" w:sz="4" w:space="0" w:color="auto"/>
            </w:tcBorders>
            <w:shd w:val="clear" w:color="auto" w:fill="auto"/>
          </w:tcPr>
          <w:p w14:paraId="2AEB4B3E" w14:textId="77777777" w:rsidR="00F12DD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Percentage (%)</w:t>
            </w:r>
          </w:p>
        </w:tc>
      </w:tr>
      <w:tr w:rsidR="00F12DDC" w14:paraId="648C1D2D" w14:textId="77777777" w:rsidTr="00F12DDC">
        <w:trPr>
          <w:trHeight w:val="254"/>
        </w:trPr>
        <w:tc>
          <w:tcPr>
            <w:cnfStyle w:val="001000000000" w:firstRow="0" w:lastRow="0" w:firstColumn="1" w:lastColumn="0" w:oddVBand="0" w:evenVBand="0" w:oddHBand="0" w:evenHBand="0" w:firstRowFirstColumn="0" w:firstRowLastColumn="0" w:lastRowFirstColumn="0" w:lastRowLastColumn="0"/>
            <w:tcW w:w="1389" w:type="dxa"/>
            <w:tcBorders>
              <w:top w:val="single" w:sz="4" w:space="0" w:color="auto"/>
            </w:tcBorders>
            <w:shd w:val="clear" w:color="auto" w:fill="auto"/>
          </w:tcPr>
          <w:p w14:paraId="149E71E1" w14:textId="77777777" w:rsidR="00F12DDC" w:rsidRDefault="00000000">
            <w:pPr>
              <w:jc w:val="center"/>
              <w:rPr>
                <w:rFonts w:ascii="Times New Roman" w:hAnsi="Times New Roman" w:cs="Times New Roman"/>
                <w:sz w:val="24"/>
                <w:szCs w:val="24"/>
              </w:rPr>
            </w:pPr>
            <w:r>
              <w:rPr>
                <w:rFonts w:ascii="Times New Roman" w:hAnsi="Times New Roman" w:cs="Times New Roman"/>
                <w:b w:val="0"/>
                <w:bCs w:val="0"/>
                <w:sz w:val="24"/>
                <w:szCs w:val="24"/>
              </w:rPr>
              <w:t>86-100</w:t>
            </w:r>
          </w:p>
        </w:tc>
        <w:tc>
          <w:tcPr>
            <w:tcW w:w="1332" w:type="dxa"/>
            <w:tcBorders>
              <w:top w:val="single" w:sz="4" w:space="0" w:color="auto"/>
            </w:tcBorders>
            <w:shd w:val="clear" w:color="auto" w:fill="auto"/>
          </w:tcPr>
          <w:p w14:paraId="1D839271" w14:textId="77777777" w:rsidR="00F12DDC"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Excellent </w:t>
            </w:r>
          </w:p>
        </w:tc>
        <w:tc>
          <w:tcPr>
            <w:tcW w:w="1334" w:type="dxa"/>
            <w:tcBorders>
              <w:top w:val="single" w:sz="4" w:space="0" w:color="auto"/>
            </w:tcBorders>
            <w:shd w:val="clear" w:color="auto" w:fill="auto"/>
          </w:tcPr>
          <w:p w14:paraId="5B95BA63" w14:textId="77777777" w:rsidR="00F12DDC"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c>
          <w:tcPr>
            <w:tcW w:w="1428" w:type="dxa"/>
            <w:tcBorders>
              <w:top w:val="single" w:sz="4" w:space="0" w:color="auto"/>
            </w:tcBorders>
            <w:shd w:val="clear" w:color="auto" w:fill="auto"/>
          </w:tcPr>
          <w:p w14:paraId="1A1C50CB" w14:textId="77777777" w:rsidR="00F12DDC"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c>
          <w:tcPr>
            <w:tcW w:w="1371" w:type="dxa"/>
            <w:tcBorders>
              <w:top w:val="single" w:sz="4" w:space="0" w:color="auto"/>
            </w:tcBorders>
            <w:shd w:val="clear" w:color="auto" w:fill="auto"/>
          </w:tcPr>
          <w:p w14:paraId="4B5433A4" w14:textId="77777777" w:rsidR="00F12DDC"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c>
          <w:tcPr>
            <w:tcW w:w="1846" w:type="dxa"/>
            <w:tcBorders>
              <w:top w:val="single" w:sz="4" w:space="0" w:color="auto"/>
            </w:tcBorders>
            <w:shd w:val="clear" w:color="auto" w:fill="auto"/>
          </w:tcPr>
          <w:p w14:paraId="784E07BF" w14:textId="77777777" w:rsidR="00F12DDC"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r>
      <w:tr w:rsidR="00F12DDC" w14:paraId="66600A4B" w14:textId="77777777" w:rsidTr="00F12DDC">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389" w:type="dxa"/>
            <w:shd w:val="clear" w:color="auto" w:fill="auto"/>
          </w:tcPr>
          <w:p w14:paraId="6E482BAD" w14:textId="77777777" w:rsidR="00F12DDC" w:rsidRDefault="00000000">
            <w:pPr>
              <w:jc w:val="center"/>
              <w:rPr>
                <w:rFonts w:ascii="Times New Roman" w:hAnsi="Times New Roman" w:cs="Times New Roman"/>
                <w:sz w:val="24"/>
                <w:szCs w:val="24"/>
              </w:rPr>
            </w:pPr>
            <w:r>
              <w:rPr>
                <w:rFonts w:ascii="Times New Roman" w:hAnsi="Times New Roman" w:cs="Times New Roman"/>
                <w:b w:val="0"/>
                <w:bCs w:val="0"/>
                <w:sz w:val="24"/>
                <w:szCs w:val="24"/>
              </w:rPr>
              <w:t>76-85</w:t>
            </w:r>
          </w:p>
        </w:tc>
        <w:tc>
          <w:tcPr>
            <w:tcW w:w="1332" w:type="dxa"/>
            <w:shd w:val="clear" w:color="auto" w:fill="auto"/>
          </w:tcPr>
          <w:p w14:paraId="61C06E01" w14:textId="77777777" w:rsidR="00F12DD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Good</w:t>
            </w:r>
          </w:p>
        </w:tc>
        <w:tc>
          <w:tcPr>
            <w:tcW w:w="1334" w:type="dxa"/>
            <w:shd w:val="clear" w:color="auto" w:fill="auto"/>
          </w:tcPr>
          <w:p w14:paraId="2E48F468" w14:textId="77777777" w:rsidR="00F12DD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c>
          <w:tcPr>
            <w:tcW w:w="1428" w:type="dxa"/>
            <w:shd w:val="clear" w:color="auto" w:fill="auto"/>
          </w:tcPr>
          <w:p w14:paraId="3FD4FDAB" w14:textId="77777777" w:rsidR="00F12DD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c>
          <w:tcPr>
            <w:tcW w:w="1371" w:type="dxa"/>
            <w:shd w:val="clear" w:color="auto" w:fill="auto"/>
          </w:tcPr>
          <w:p w14:paraId="69145253" w14:textId="77777777" w:rsidR="00F12DD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w:t>
            </w:r>
          </w:p>
        </w:tc>
        <w:tc>
          <w:tcPr>
            <w:tcW w:w="1846" w:type="dxa"/>
            <w:shd w:val="clear" w:color="auto" w:fill="auto"/>
          </w:tcPr>
          <w:p w14:paraId="4BA725C0" w14:textId="77777777" w:rsidR="00F12DD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5.9</w:t>
            </w:r>
          </w:p>
        </w:tc>
      </w:tr>
      <w:tr w:rsidR="00F12DDC" w14:paraId="3E4B6541" w14:textId="77777777" w:rsidTr="00F12DDC">
        <w:trPr>
          <w:trHeight w:val="69"/>
        </w:trPr>
        <w:tc>
          <w:tcPr>
            <w:cnfStyle w:val="001000000000" w:firstRow="0" w:lastRow="0" w:firstColumn="1" w:lastColumn="0" w:oddVBand="0" w:evenVBand="0" w:oddHBand="0" w:evenHBand="0" w:firstRowFirstColumn="0" w:firstRowLastColumn="0" w:lastRowFirstColumn="0" w:lastRowLastColumn="0"/>
            <w:tcW w:w="1389" w:type="dxa"/>
            <w:shd w:val="clear" w:color="auto" w:fill="auto"/>
          </w:tcPr>
          <w:p w14:paraId="0D77CD65" w14:textId="77777777" w:rsidR="00F12DDC" w:rsidRDefault="00000000">
            <w:pPr>
              <w:jc w:val="center"/>
              <w:rPr>
                <w:rFonts w:ascii="Times New Roman" w:hAnsi="Times New Roman" w:cs="Times New Roman"/>
                <w:sz w:val="24"/>
                <w:szCs w:val="24"/>
              </w:rPr>
            </w:pPr>
            <w:r>
              <w:rPr>
                <w:rFonts w:ascii="Times New Roman" w:hAnsi="Times New Roman" w:cs="Times New Roman"/>
                <w:b w:val="0"/>
                <w:bCs w:val="0"/>
                <w:sz w:val="24"/>
                <w:szCs w:val="24"/>
              </w:rPr>
              <w:t>56-75</w:t>
            </w:r>
          </w:p>
        </w:tc>
        <w:tc>
          <w:tcPr>
            <w:tcW w:w="1332" w:type="dxa"/>
            <w:shd w:val="clear" w:color="auto" w:fill="auto"/>
          </w:tcPr>
          <w:p w14:paraId="480F4F9E" w14:textId="77777777" w:rsidR="00F12DDC"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Fair</w:t>
            </w:r>
          </w:p>
        </w:tc>
        <w:tc>
          <w:tcPr>
            <w:tcW w:w="1334" w:type="dxa"/>
            <w:shd w:val="clear" w:color="auto" w:fill="auto"/>
          </w:tcPr>
          <w:p w14:paraId="0E6E3585" w14:textId="77777777" w:rsidR="00F12DDC"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8</w:t>
            </w:r>
          </w:p>
        </w:tc>
        <w:tc>
          <w:tcPr>
            <w:tcW w:w="1428" w:type="dxa"/>
            <w:shd w:val="clear" w:color="auto" w:fill="auto"/>
          </w:tcPr>
          <w:p w14:paraId="3507EFFB" w14:textId="77777777" w:rsidR="00F12DDC"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23.4</w:t>
            </w:r>
          </w:p>
        </w:tc>
        <w:tc>
          <w:tcPr>
            <w:tcW w:w="1371" w:type="dxa"/>
            <w:shd w:val="clear" w:color="auto" w:fill="auto"/>
          </w:tcPr>
          <w:p w14:paraId="0C8E40A9" w14:textId="77777777" w:rsidR="00F12DDC"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22</w:t>
            </w:r>
          </w:p>
        </w:tc>
        <w:tc>
          <w:tcPr>
            <w:tcW w:w="1846" w:type="dxa"/>
            <w:shd w:val="clear" w:color="auto" w:fill="auto"/>
          </w:tcPr>
          <w:p w14:paraId="48534A04" w14:textId="77777777" w:rsidR="00F12DDC"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52.7</w:t>
            </w:r>
          </w:p>
        </w:tc>
      </w:tr>
      <w:tr w:rsidR="00F12DDC" w14:paraId="3BC9B4D9" w14:textId="77777777" w:rsidTr="00F12DDC">
        <w:trPr>
          <w:cnfStyle w:val="000000100000" w:firstRow="0" w:lastRow="0" w:firstColumn="0" w:lastColumn="0" w:oddVBand="0" w:evenVBand="0" w:oddHBand="1" w:evenHBand="0" w:firstRowFirstColumn="0" w:firstRowLastColumn="0" w:lastRowFirstColumn="0" w:lastRowLastColumn="0"/>
          <w:trHeight w:val="104"/>
        </w:trPr>
        <w:tc>
          <w:tcPr>
            <w:cnfStyle w:val="001000000000" w:firstRow="0" w:lastRow="0" w:firstColumn="1" w:lastColumn="0" w:oddVBand="0" w:evenVBand="0" w:oddHBand="0" w:evenHBand="0" w:firstRowFirstColumn="0" w:firstRowLastColumn="0" w:lastRowFirstColumn="0" w:lastRowLastColumn="0"/>
            <w:tcW w:w="1389" w:type="dxa"/>
            <w:shd w:val="clear" w:color="auto" w:fill="auto"/>
          </w:tcPr>
          <w:p w14:paraId="6D78345E" w14:textId="77777777" w:rsidR="00F12DDC" w:rsidRDefault="00000000">
            <w:pPr>
              <w:jc w:val="center"/>
              <w:rPr>
                <w:rFonts w:ascii="Times New Roman" w:hAnsi="Times New Roman" w:cs="Times New Roman"/>
                <w:sz w:val="24"/>
                <w:szCs w:val="24"/>
              </w:rPr>
            </w:pPr>
            <w:r>
              <w:rPr>
                <w:rFonts w:ascii="Times New Roman" w:hAnsi="Times New Roman" w:cs="Times New Roman"/>
                <w:b w:val="0"/>
                <w:bCs w:val="0"/>
                <w:sz w:val="24"/>
                <w:szCs w:val="24"/>
              </w:rPr>
              <w:t>&lt;55</w:t>
            </w:r>
          </w:p>
        </w:tc>
        <w:tc>
          <w:tcPr>
            <w:tcW w:w="1332" w:type="dxa"/>
            <w:shd w:val="clear" w:color="auto" w:fill="auto"/>
          </w:tcPr>
          <w:p w14:paraId="377DFE79" w14:textId="77777777" w:rsidR="00F12DD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Poor</w:t>
            </w:r>
          </w:p>
        </w:tc>
        <w:tc>
          <w:tcPr>
            <w:tcW w:w="1334" w:type="dxa"/>
            <w:shd w:val="clear" w:color="auto" w:fill="auto"/>
          </w:tcPr>
          <w:p w14:paraId="77983967" w14:textId="77777777" w:rsidR="00F12DD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26</w:t>
            </w:r>
          </w:p>
        </w:tc>
        <w:tc>
          <w:tcPr>
            <w:tcW w:w="1428" w:type="dxa"/>
            <w:shd w:val="clear" w:color="auto" w:fill="auto"/>
          </w:tcPr>
          <w:p w14:paraId="25DF0F45" w14:textId="77777777" w:rsidR="00F12DD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76.6</w:t>
            </w:r>
          </w:p>
        </w:tc>
        <w:tc>
          <w:tcPr>
            <w:tcW w:w="1371" w:type="dxa"/>
            <w:shd w:val="clear" w:color="auto" w:fill="auto"/>
          </w:tcPr>
          <w:p w14:paraId="79597E70" w14:textId="77777777" w:rsidR="00F12DD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w:t>
            </w:r>
          </w:p>
        </w:tc>
        <w:tc>
          <w:tcPr>
            <w:tcW w:w="1846" w:type="dxa"/>
            <w:shd w:val="clear" w:color="auto" w:fill="auto"/>
          </w:tcPr>
          <w:p w14:paraId="79548D9D" w14:textId="77777777" w:rsidR="00F12DD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29.4</w:t>
            </w:r>
          </w:p>
        </w:tc>
      </w:tr>
      <w:tr w:rsidR="00F12DDC" w14:paraId="1E7D89A2" w14:textId="77777777" w:rsidTr="00F12DDC">
        <w:trPr>
          <w:trHeight w:val="104"/>
        </w:trPr>
        <w:tc>
          <w:tcPr>
            <w:cnfStyle w:val="001000000000" w:firstRow="0" w:lastRow="0" w:firstColumn="1" w:lastColumn="0" w:oddVBand="0" w:evenVBand="0" w:oddHBand="0" w:evenHBand="0" w:firstRowFirstColumn="0" w:firstRowLastColumn="0" w:lastRowFirstColumn="0" w:lastRowLastColumn="0"/>
            <w:tcW w:w="2722" w:type="dxa"/>
            <w:gridSpan w:val="2"/>
            <w:tcBorders>
              <w:bottom w:val="single" w:sz="4" w:space="0" w:color="auto"/>
            </w:tcBorders>
            <w:shd w:val="clear" w:color="auto" w:fill="auto"/>
          </w:tcPr>
          <w:p w14:paraId="442BC991" w14:textId="77777777" w:rsidR="00F12DDC" w:rsidRDefault="00000000">
            <w:pPr>
              <w:jc w:val="center"/>
              <w:rPr>
                <w:rFonts w:ascii="Times New Roman" w:hAnsi="Times New Roman" w:cs="Times New Roman"/>
                <w:sz w:val="24"/>
                <w:szCs w:val="24"/>
              </w:rPr>
            </w:pPr>
            <w:r>
              <w:rPr>
                <w:rFonts w:ascii="Times New Roman" w:hAnsi="Times New Roman" w:cs="Times New Roman"/>
                <w:b w:val="0"/>
                <w:bCs w:val="0"/>
                <w:sz w:val="24"/>
                <w:szCs w:val="24"/>
              </w:rPr>
              <w:t>Total</w:t>
            </w:r>
          </w:p>
        </w:tc>
        <w:tc>
          <w:tcPr>
            <w:tcW w:w="1334" w:type="dxa"/>
            <w:tcBorders>
              <w:bottom w:val="single" w:sz="4" w:space="0" w:color="auto"/>
            </w:tcBorders>
            <w:shd w:val="clear" w:color="auto" w:fill="auto"/>
          </w:tcPr>
          <w:p w14:paraId="5EE08642" w14:textId="77777777" w:rsidR="00F12DDC"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34</w:t>
            </w:r>
          </w:p>
        </w:tc>
        <w:tc>
          <w:tcPr>
            <w:tcW w:w="1428" w:type="dxa"/>
            <w:tcBorders>
              <w:bottom w:val="single" w:sz="4" w:space="0" w:color="auto"/>
            </w:tcBorders>
            <w:shd w:val="clear" w:color="auto" w:fill="auto"/>
          </w:tcPr>
          <w:p w14:paraId="668B6FDC" w14:textId="77777777" w:rsidR="00F12DDC"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100%</w:t>
            </w:r>
          </w:p>
        </w:tc>
        <w:tc>
          <w:tcPr>
            <w:tcW w:w="1371" w:type="dxa"/>
            <w:tcBorders>
              <w:bottom w:val="single" w:sz="4" w:space="0" w:color="auto"/>
            </w:tcBorders>
            <w:shd w:val="clear" w:color="auto" w:fill="auto"/>
          </w:tcPr>
          <w:p w14:paraId="0E4F3B9E" w14:textId="77777777" w:rsidR="00F12DDC"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34</w:t>
            </w:r>
          </w:p>
        </w:tc>
        <w:tc>
          <w:tcPr>
            <w:tcW w:w="1846" w:type="dxa"/>
            <w:tcBorders>
              <w:bottom w:val="single" w:sz="4" w:space="0" w:color="auto"/>
            </w:tcBorders>
            <w:shd w:val="clear" w:color="auto" w:fill="auto"/>
          </w:tcPr>
          <w:p w14:paraId="10AED712" w14:textId="77777777" w:rsidR="00F12DDC"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100%</w:t>
            </w:r>
          </w:p>
        </w:tc>
      </w:tr>
    </w:tbl>
    <w:p w14:paraId="5115D940" w14:textId="77777777" w:rsidR="00F12DDC" w:rsidRDefault="00F12DDC">
      <w:pPr>
        <w:pBdr>
          <w:top w:val="nil"/>
          <w:left w:val="nil"/>
          <w:bottom w:val="nil"/>
          <w:right w:val="nil"/>
          <w:between w:val="nil"/>
        </w:pBdr>
        <w:jc w:val="both"/>
        <w:rPr>
          <w:rFonts w:ascii="Times New Roman" w:eastAsia="Times New Roman" w:hAnsi="Times New Roman" w:cs="Times New Roman"/>
          <w:bCs/>
          <w:color w:val="000000"/>
          <w:sz w:val="24"/>
          <w:szCs w:val="24"/>
        </w:rPr>
      </w:pPr>
    </w:p>
    <w:p w14:paraId="4E3C5E71" w14:textId="77777777" w:rsidR="00F12DDC" w:rsidRDefault="00000000">
      <w:pPr>
        <w:pBdr>
          <w:top w:val="nil"/>
          <w:left w:val="nil"/>
          <w:bottom w:val="nil"/>
          <w:right w:val="nil"/>
          <w:between w:val="nil"/>
        </w:pBdr>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2. Analysis of Descriptive Statistics Data of Experimental Group</w:t>
      </w:r>
    </w:p>
    <w:p w14:paraId="7CFFE7FE" w14:textId="77777777" w:rsidR="00F12DDC" w:rsidRDefault="00F12DDC">
      <w:pPr>
        <w:pBdr>
          <w:top w:val="nil"/>
          <w:left w:val="nil"/>
          <w:bottom w:val="nil"/>
          <w:right w:val="nil"/>
          <w:between w:val="nil"/>
        </w:pBdr>
        <w:jc w:val="both"/>
        <w:rPr>
          <w:rFonts w:ascii="Times New Roman" w:eastAsia="Times New Roman" w:hAnsi="Times New Roman" w:cs="Times New Roman"/>
          <w:bCs/>
          <w:color w:val="000000"/>
          <w:sz w:val="24"/>
          <w:szCs w:val="24"/>
        </w:rPr>
      </w:pPr>
    </w:p>
    <w:p w14:paraId="0073FE67" w14:textId="77777777" w:rsidR="00F12DDC" w:rsidRDefault="00000000">
      <w:pPr>
        <w:ind w:firstLine="720"/>
        <w:jc w:val="both"/>
        <w:rPr>
          <w:rFonts w:ascii="Times New Roman" w:hAnsi="Times New Roman" w:cs="Times New Roman"/>
          <w:sz w:val="24"/>
          <w:szCs w:val="24"/>
        </w:rPr>
      </w:pPr>
      <w:r>
        <w:rPr>
          <w:rFonts w:ascii="Times New Roman" w:hAnsi="Times New Roman" w:cs="Times New Roman"/>
          <w:sz w:val="24"/>
          <w:szCs w:val="24"/>
        </w:rPr>
        <w:t xml:space="preserve">According to the pre-test results' descriptive statistics for the experimental group, there were 34 students in the sample total (N), the minimum score was 34, the maximum score was 50, the mean was 49.00, and with standard deviation of 7.958. Conversely, in students’ post-test, there were 34 students in the sample total (N), the minimum score was 50, the maximum score was 86, the mean was 69.76, and with standard deviation of 10.740. </w:t>
      </w:r>
    </w:p>
    <w:p w14:paraId="7CF36418" w14:textId="77777777" w:rsidR="00F12DDC" w:rsidRDefault="00F12DDC">
      <w:pPr>
        <w:pBdr>
          <w:top w:val="nil"/>
          <w:left w:val="nil"/>
          <w:bottom w:val="nil"/>
          <w:right w:val="nil"/>
          <w:between w:val="nil"/>
        </w:pBdr>
        <w:jc w:val="both"/>
        <w:rPr>
          <w:rFonts w:ascii="Times New Roman" w:eastAsia="Times New Roman" w:hAnsi="Times New Roman" w:cs="Times New Roman"/>
          <w:b/>
          <w:color w:val="000000"/>
          <w:sz w:val="24"/>
          <w:szCs w:val="24"/>
        </w:rPr>
      </w:pPr>
    </w:p>
    <w:p w14:paraId="2053F325" w14:textId="77777777" w:rsidR="00F12DDC" w:rsidRDefault="00000000">
      <w:pPr>
        <w:spacing w:line="276" w:lineRule="auto"/>
        <w:rPr>
          <w:rFonts w:ascii="Times New Roman" w:hAnsi="Times New Roman" w:cs="Times New Roman"/>
          <w:sz w:val="24"/>
          <w:szCs w:val="24"/>
        </w:rPr>
      </w:pPr>
      <w:r>
        <w:rPr>
          <w:rFonts w:ascii="Times New Roman" w:hAnsi="Times New Roman" w:cs="Times New Roman"/>
          <w:i/>
          <w:iCs/>
          <w:sz w:val="24"/>
          <w:szCs w:val="24"/>
        </w:rPr>
        <w:t xml:space="preserve">Table 8. </w:t>
      </w:r>
      <w:r>
        <w:rPr>
          <w:rFonts w:ascii="Times New Roman" w:hAnsi="Times New Roman" w:cs="Times New Roman"/>
          <w:sz w:val="24"/>
          <w:szCs w:val="24"/>
        </w:rPr>
        <w:t xml:space="preserve">Descriptive Statistics of Students’ Pre-test and Post-test Scores in </w:t>
      </w:r>
    </w:p>
    <w:p w14:paraId="4FA38C36" w14:textId="77777777" w:rsidR="00F12DDC" w:rsidRDefault="00000000">
      <w:pPr>
        <w:spacing w:line="276" w:lineRule="auto"/>
        <w:rPr>
          <w:rFonts w:ascii="Times New Roman" w:hAnsi="Times New Roman" w:cs="Times New Roman"/>
          <w:sz w:val="24"/>
          <w:szCs w:val="24"/>
        </w:rPr>
      </w:pPr>
      <w:r>
        <w:rPr>
          <w:rFonts w:ascii="Times New Roman" w:hAnsi="Times New Roman" w:cs="Times New Roman"/>
          <w:sz w:val="24"/>
          <w:szCs w:val="24"/>
        </w:rPr>
        <w:t>Experimental Group</w:t>
      </w:r>
    </w:p>
    <w:p w14:paraId="5046CF2E" w14:textId="77777777" w:rsidR="00F12DDC" w:rsidRDefault="00F12DDC">
      <w:pPr>
        <w:spacing w:line="276" w:lineRule="auto"/>
        <w:rPr>
          <w:rFonts w:ascii="Times New Roman" w:hAnsi="Times New Roman" w:cs="Times New Roman"/>
          <w:sz w:val="24"/>
          <w:szCs w:val="24"/>
        </w:rPr>
      </w:pPr>
    </w:p>
    <w:tbl>
      <w:tblPr>
        <w:tblStyle w:val="PlainTable41"/>
        <w:tblW w:w="8705" w:type="dxa"/>
        <w:tblLook w:val="04A0" w:firstRow="1" w:lastRow="0" w:firstColumn="1" w:lastColumn="0" w:noHBand="0" w:noVBand="1"/>
      </w:tblPr>
      <w:tblGrid>
        <w:gridCol w:w="2430"/>
        <w:gridCol w:w="574"/>
        <w:gridCol w:w="1676"/>
        <w:gridCol w:w="1170"/>
        <w:gridCol w:w="1170"/>
        <w:gridCol w:w="1685"/>
      </w:tblGrid>
      <w:tr w:rsidR="00F12DDC" w14:paraId="1EB9C23A" w14:textId="77777777" w:rsidTr="00F12DDC">
        <w:trPr>
          <w:cnfStyle w:val="100000000000" w:firstRow="1" w:lastRow="0" w:firstColumn="0" w:lastColumn="0" w:oddVBand="0" w:evenVBand="0" w:oddHBand="0" w:evenHBand="0" w:firstRowFirstColumn="0" w:firstRowLastColumn="0" w:lastRowFirstColumn="0" w:lastRowLastColumn="0"/>
          <w:trHeight w:val="177"/>
        </w:trPr>
        <w:tc>
          <w:tcPr>
            <w:cnfStyle w:val="001000000000" w:firstRow="0" w:lastRow="0" w:firstColumn="1" w:lastColumn="0" w:oddVBand="0" w:evenVBand="0" w:oddHBand="0" w:evenHBand="0" w:firstRowFirstColumn="0" w:firstRowLastColumn="0" w:lastRowFirstColumn="0" w:lastRowLastColumn="0"/>
            <w:tcW w:w="8705" w:type="dxa"/>
            <w:gridSpan w:val="6"/>
            <w:tcBorders>
              <w:top w:val="single" w:sz="4" w:space="0" w:color="auto"/>
              <w:bottom w:val="single" w:sz="4" w:space="0" w:color="auto"/>
            </w:tcBorders>
          </w:tcPr>
          <w:p w14:paraId="4786F033" w14:textId="77777777" w:rsidR="00F12DDC" w:rsidRDefault="00000000">
            <w:pPr>
              <w:jc w:val="center"/>
              <w:rPr>
                <w:rFonts w:ascii="Times New Roman" w:hAnsi="Times New Roman" w:cs="Times New Roman"/>
                <w:sz w:val="24"/>
                <w:szCs w:val="24"/>
              </w:rPr>
            </w:pPr>
            <w:r>
              <w:rPr>
                <w:rFonts w:ascii="Times New Roman" w:hAnsi="Times New Roman" w:cs="Times New Roman"/>
                <w:b w:val="0"/>
                <w:bCs w:val="0"/>
                <w:sz w:val="24"/>
                <w:szCs w:val="24"/>
              </w:rPr>
              <w:t>Descriptive Statistics</w:t>
            </w:r>
          </w:p>
        </w:tc>
      </w:tr>
      <w:tr w:rsidR="00F12DDC" w14:paraId="1C347DE4" w14:textId="77777777" w:rsidTr="00F12DDC">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430" w:type="dxa"/>
            <w:tcBorders>
              <w:top w:val="single" w:sz="4" w:space="0" w:color="auto"/>
            </w:tcBorders>
            <w:shd w:val="clear" w:color="auto" w:fill="auto"/>
          </w:tcPr>
          <w:p w14:paraId="575CDB8C" w14:textId="77777777" w:rsidR="00F12DDC" w:rsidRDefault="00F12DDC">
            <w:pPr>
              <w:rPr>
                <w:rFonts w:ascii="Times New Roman" w:hAnsi="Times New Roman" w:cs="Times New Roman"/>
                <w:sz w:val="24"/>
                <w:szCs w:val="24"/>
              </w:rPr>
            </w:pPr>
          </w:p>
        </w:tc>
        <w:tc>
          <w:tcPr>
            <w:tcW w:w="574" w:type="dxa"/>
            <w:tcBorders>
              <w:top w:val="single" w:sz="4" w:space="0" w:color="auto"/>
            </w:tcBorders>
            <w:shd w:val="clear" w:color="auto" w:fill="auto"/>
          </w:tcPr>
          <w:p w14:paraId="205F77B5" w14:textId="77777777" w:rsidR="00F12DD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w:t>
            </w:r>
          </w:p>
        </w:tc>
        <w:tc>
          <w:tcPr>
            <w:tcW w:w="1676" w:type="dxa"/>
            <w:tcBorders>
              <w:top w:val="single" w:sz="4" w:space="0" w:color="auto"/>
            </w:tcBorders>
            <w:shd w:val="clear" w:color="auto" w:fill="auto"/>
          </w:tcPr>
          <w:p w14:paraId="0980192C" w14:textId="77777777" w:rsidR="00F12DD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Min</w:t>
            </w:r>
          </w:p>
        </w:tc>
        <w:tc>
          <w:tcPr>
            <w:tcW w:w="1170" w:type="dxa"/>
            <w:tcBorders>
              <w:top w:val="single" w:sz="4" w:space="0" w:color="auto"/>
            </w:tcBorders>
            <w:shd w:val="clear" w:color="auto" w:fill="auto"/>
          </w:tcPr>
          <w:p w14:paraId="12526C3A" w14:textId="77777777" w:rsidR="00F12DD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Max</w:t>
            </w:r>
          </w:p>
        </w:tc>
        <w:tc>
          <w:tcPr>
            <w:tcW w:w="1170" w:type="dxa"/>
            <w:tcBorders>
              <w:top w:val="single" w:sz="4" w:space="0" w:color="auto"/>
            </w:tcBorders>
            <w:shd w:val="clear" w:color="auto" w:fill="auto"/>
          </w:tcPr>
          <w:p w14:paraId="7F0EAC3B" w14:textId="77777777" w:rsidR="00F12DD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Mean</w:t>
            </w:r>
          </w:p>
        </w:tc>
        <w:tc>
          <w:tcPr>
            <w:tcW w:w="1685" w:type="dxa"/>
            <w:tcBorders>
              <w:top w:val="single" w:sz="4" w:space="0" w:color="auto"/>
            </w:tcBorders>
            <w:shd w:val="clear" w:color="auto" w:fill="auto"/>
          </w:tcPr>
          <w:p w14:paraId="70F2585B" w14:textId="77777777" w:rsidR="00F12DDC"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Std. Deviation</w:t>
            </w:r>
          </w:p>
        </w:tc>
      </w:tr>
      <w:tr w:rsidR="00F12DDC" w14:paraId="4DBE98AA" w14:textId="77777777" w:rsidTr="00F12DDC">
        <w:trPr>
          <w:trHeight w:val="636"/>
        </w:trPr>
        <w:tc>
          <w:tcPr>
            <w:cnfStyle w:val="001000000000" w:firstRow="0" w:lastRow="0" w:firstColumn="1" w:lastColumn="0" w:oddVBand="0" w:evenVBand="0" w:oddHBand="0" w:evenHBand="0" w:firstRowFirstColumn="0" w:firstRowLastColumn="0" w:lastRowFirstColumn="0" w:lastRowLastColumn="0"/>
            <w:tcW w:w="2430" w:type="dxa"/>
            <w:shd w:val="clear" w:color="auto" w:fill="auto"/>
          </w:tcPr>
          <w:p w14:paraId="24CE5DC9" w14:textId="77777777" w:rsidR="00F12DDC" w:rsidRDefault="00000000">
            <w:pPr>
              <w:jc w:val="center"/>
              <w:rPr>
                <w:rFonts w:ascii="Times New Roman" w:hAnsi="Times New Roman" w:cs="Times New Roman"/>
                <w:sz w:val="24"/>
                <w:szCs w:val="24"/>
              </w:rPr>
            </w:pPr>
            <w:r>
              <w:rPr>
                <w:rFonts w:ascii="Times New Roman" w:hAnsi="Times New Roman" w:cs="Times New Roman"/>
                <w:b w:val="0"/>
                <w:bCs w:val="0"/>
                <w:sz w:val="24"/>
                <w:szCs w:val="24"/>
              </w:rPr>
              <w:t>Pre-test Experimental  Group</w:t>
            </w:r>
          </w:p>
        </w:tc>
        <w:tc>
          <w:tcPr>
            <w:tcW w:w="574" w:type="dxa"/>
            <w:shd w:val="clear" w:color="auto" w:fill="auto"/>
          </w:tcPr>
          <w:p w14:paraId="1BF0A636" w14:textId="77777777" w:rsidR="00F12DDC"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34</w:t>
            </w:r>
          </w:p>
        </w:tc>
        <w:tc>
          <w:tcPr>
            <w:tcW w:w="1676" w:type="dxa"/>
            <w:shd w:val="clear" w:color="auto" w:fill="auto"/>
          </w:tcPr>
          <w:p w14:paraId="7A253650" w14:textId="77777777" w:rsidR="00F12DDC"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34</w:t>
            </w:r>
          </w:p>
        </w:tc>
        <w:tc>
          <w:tcPr>
            <w:tcW w:w="1170" w:type="dxa"/>
            <w:shd w:val="clear" w:color="auto" w:fill="auto"/>
          </w:tcPr>
          <w:p w14:paraId="00A18CF5" w14:textId="77777777" w:rsidR="00F12DDC"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62</w:t>
            </w:r>
          </w:p>
        </w:tc>
        <w:tc>
          <w:tcPr>
            <w:tcW w:w="1170" w:type="dxa"/>
            <w:shd w:val="clear" w:color="auto" w:fill="auto"/>
          </w:tcPr>
          <w:p w14:paraId="50A94A13" w14:textId="77777777" w:rsidR="00F12DDC"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49.00</w:t>
            </w:r>
          </w:p>
        </w:tc>
        <w:tc>
          <w:tcPr>
            <w:tcW w:w="1685" w:type="dxa"/>
            <w:shd w:val="clear" w:color="auto" w:fill="auto"/>
          </w:tcPr>
          <w:p w14:paraId="098BA827" w14:textId="77777777" w:rsidR="00F12DDC"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7.958</w:t>
            </w:r>
          </w:p>
        </w:tc>
      </w:tr>
      <w:tr w:rsidR="00F12DDC" w14:paraId="4F25FBA6" w14:textId="77777777" w:rsidTr="00F12DDC">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2430" w:type="dxa"/>
            <w:tcBorders>
              <w:bottom w:val="single" w:sz="4" w:space="0" w:color="auto"/>
            </w:tcBorders>
            <w:shd w:val="clear" w:color="auto" w:fill="auto"/>
          </w:tcPr>
          <w:p w14:paraId="23F389F3" w14:textId="77777777" w:rsidR="00F12DDC" w:rsidRDefault="00000000">
            <w:pPr>
              <w:jc w:val="center"/>
              <w:rPr>
                <w:rFonts w:ascii="Times New Roman" w:hAnsi="Times New Roman" w:cs="Times New Roman"/>
                <w:sz w:val="24"/>
                <w:szCs w:val="24"/>
              </w:rPr>
            </w:pPr>
            <w:r>
              <w:rPr>
                <w:rFonts w:ascii="Times New Roman" w:hAnsi="Times New Roman" w:cs="Times New Roman"/>
                <w:b w:val="0"/>
                <w:bCs w:val="0"/>
                <w:sz w:val="24"/>
                <w:szCs w:val="24"/>
              </w:rPr>
              <w:t xml:space="preserve">Post-test Experimental </w:t>
            </w:r>
          </w:p>
          <w:p w14:paraId="51000119" w14:textId="77777777" w:rsidR="00F12DDC" w:rsidRDefault="00000000">
            <w:pPr>
              <w:jc w:val="center"/>
              <w:rPr>
                <w:rFonts w:ascii="Times New Roman" w:hAnsi="Times New Roman" w:cs="Times New Roman"/>
                <w:sz w:val="24"/>
                <w:szCs w:val="24"/>
              </w:rPr>
            </w:pPr>
            <w:r>
              <w:rPr>
                <w:rFonts w:ascii="Times New Roman" w:hAnsi="Times New Roman" w:cs="Times New Roman"/>
                <w:b w:val="0"/>
                <w:bCs w:val="0"/>
                <w:sz w:val="24"/>
                <w:szCs w:val="24"/>
              </w:rPr>
              <w:t>Group</w:t>
            </w:r>
          </w:p>
        </w:tc>
        <w:tc>
          <w:tcPr>
            <w:tcW w:w="574" w:type="dxa"/>
            <w:tcBorders>
              <w:bottom w:val="single" w:sz="4" w:space="0" w:color="auto"/>
            </w:tcBorders>
            <w:shd w:val="clear" w:color="auto" w:fill="auto"/>
          </w:tcPr>
          <w:p w14:paraId="08370369" w14:textId="77777777" w:rsidR="00F12DD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34</w:t>
            </w:r>
          </w:p>
        </w:tc>
        <w:tc>
          <w:tcPr>
            <w:tcW w:w="1676" w:type="dxa"/>
            <w:tcBorders>
              <w:bottom w:val="single" w:sz="4" w:space="0" w:color="auto"/>
            </w:tcBorders>
            <w:shd w:val="clear" w:color="auto" w:fill="auto"/>
          </w:tcPr>
          <w:p w14:paraId="418A9921" w14:textId="77777777" w:rsidR="00F12DD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50</w:t>
            </w:r>
          </w:p>
        </w:tc>
        <w:tc>
          <w:tcPr>
            <w:tcW w:w="1170" w:type="dxa"/>
            <w:tcBorders>
              <w:bottom w:val="single" w:sz="4" w:space="0" w:color="auto"/>
            </w:tcBorders>
            <w:shd w:val="clear" w:color="auto" w:fill="auto"/>
          </w:tcPr>
          <w:p w14:paraId="7D21537D" w14:textId="77777777" w:rsidR="00F12DD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86</w:t>
            </w:r>
          </w:p>
        </w:tc>
        <w:tc>
          <w:tcPr>
            <w:tcW w:w="1170" w:type="dxa"/>
            <w:tcBorders>
              <w:bottom w:val="single" w:sz="4" w:space="0" w:color="auto"/>
            </w:tcBorders>
            <w:shd w:val="clear" w:color="auto" w:fill="auto"/>
          </w:tcPr>
          <w:p w14:paraId="028CCDB6" w14:textId="77777777" w:rsidR="00F12DD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69.76</w:t>
            </w:r>
          </w:p>
        </w:tc>
        <w:tc>
          <w:tcPr>
            <w:tcW w:w="1685" w:type="dxa"/>
            <w:tcBorders>
              <w:bottom w:val="single" w:sz="4" w:space="0" w:color="auto"/>
            </w:tcBorders>
            <w:shd w:val="clear" w:color="auto" w:fill="auto"/>
          </w:tcPr>
          <w:p w14:paraId="6EBC76C9" w14:textId="77777777" w:rsidR="00F12DD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10.740</w:t>
            </w:r>
          </w:p>
        </w:tc>
      </w:tr>
    </w:tbl>
    <w:p w14:paraId="7F33FF2B" w14:textId="77777777" w:rsidR="00F12DDC" w:rsidRDefault="00F12DDC">
      <w:pPr>
        <w:jc w:val="both"/>
        <w:rPr>
          <w:rFonts w:ascii="Times New Roman" w:hAnsi="Times New Roman" w:cs="Times New Roman"/>
          <w:b/>
          <w:bCs/>
          <w:sz w:val="24"/>
          <w:szCs w:val="24"/>
        </w:rPr>
      </w:pPr>
    </w:p>
    <w:p w14:paraId="08D11C18" w14:textId="77777777" w:rsidR="00F12DDC" w:rsidRDefault="00000000">
      <w:pPr>
        <w:ind w:firstLine="720"/>
        <w:jc w:val="both"/>
        <w:rPr>
          <w:rFonts w:ascii="Times New Roman" w:hAnsi="Times New Roman" w:cs="Times New Roman"/>
          <w:sz w:val="24"/>
          <w:szCs w:val="24"/>
        </w:rPr>
      </w:pPr>
      <w:r>
        <w:rPr>
          <w:rFonts w:ascii="Times New Roman" w:hAnsi="Times New Roman" w:cs="Times New Roman"/>
          <w:sz w:val="24"/>
          <w:szCs w:val="24"/>
        </w:rPr>
        <w:t xml:space="preserve">Moreover, from the table of the scores of the experimental group, 6 students (17.7%) were categorized as fair, while 28 students (82.3%) were categorized as poor. Hence, it indicated that most of the students fell into the poor category. Meanwhile, in the post-test scores of the experimental group, 4 students (11.8%) were categorized as excellent, 7 students (20.6%) categorized as good, 18 students (52.9%) categorized as fair, and 5 students (14.7%) categorized as poor. Hence, it indicated </w:t>
      </w:r>
      <w:del w:id="20" w:author="Asus" w:date="2025-05-08T11:08:00Z">
        <w:r w:rsidDel="48755ABC">
          <w:rPr>
            <w:rFonts w:ascii="Times New Roman" w:hAnsi="Times New Roman" w:cs="Times New Roman"/>
            <w:sz w:val="24"/>
            <w:szCs w:val="24"/>
          </w:rPr>
          <w:delText xml:space="preserve"> </w:delText>
        </w:r>
      </w:del>
      <w:r>
        <w:rPr>
          <w:rFonts w:ascii="Times New Roman" w:hAnsi="Times New Roman" w:cs="Times New Roman"/>
          <w:sz w:val="24"/>
          <w:szCs w:val="24"/>
        </w:rPr>
        <w:t xml:space="preserve">that most of the students were in the fair category. </w:t>
      </w:r>
    </w:p>
    <w:p w14:paraId="592F87C7" w14:textId="77777777" w:rsidR="00F12DDC" w:rsidRDefault="00F12DDC">
      <w:pPr>
        <w:ind w:firstLine="720"/>
        <w:jc w:val="both"/>
        <w:rPr>
          <w:rFonts w:ascii="Times New Roman" w:hAnsi="Times New Roman" w:cs="Times New Roman"/>
          <w:sz w:val="24"/>
          <w:szCs w:val="24"/>
        </w:rPr>
      </w:pPr>
    </w:p>
    <w:p w14:paraId="0F78CCF0" w14:textId="77777777" w:rsidR="00F12DDC" w:rsidRDefault="00000000">
      <w:pPr>
        <w:jc w:val="both"/>
        <w:rPr>
          <w:rFonts w:ascii="Times New Roman" w:hAnsi="Times New Roman" w:cs="Times New Roman"/>
          <w:sz w:val="24"/>
          <w:szCs w:val="24"/>
        </w:rPr>
      </w:pPr>
      <w:r>
        <w:rPr>
          <w:rFonts w:ascii="Times New Roman" w:hAnsi="Times New Roman" w:cs="Times New Roman"/>
          <w:i/>
          <w:iCs/>
          <w:sz w:val="24"/>
          <w:szCs w:val="24"/>
        </w:rPr>
        <w:t>Table 9</w:t>
      </w:r>
      <w:r>
        <w:rPr>
          <w:rFonts w:ascii="Times New Roman" w:hAnsi="Times New Roman" w:cs="Times New Roman"/>
          <w:sz w:val="24"/>
          <w:szCs w:val="24"/>
        </w:rPr>
        <w:t xml:space="preserve">. </w:t>
      </w:r>
      <w:r>
        <w:rPr>
          <w:rFonts w:ascii="Times New Roman" w:hAnsi="Times New Roman" w:cs="Times New Roman"/>
          <w:lang w:val="en-US"/>
        </w:rPr>
        <w:t>Frequency Data</w:t>
      </w:r>
      <w:r>
        <w:rPr>
          <w:rFonts w:ascii="Times New Roman" w:hAnsi="Times New Roman" w:cs="Times New Roman"/>
        </w:rPr>
        <w:t xml:space="preserve"> Distribution of Control Group</w:t>
      </w:r>
    </w:p>
    <w:tbl>
      <w:tblPr>
        <w:tblStyle w:val="PlainTable41"/>
        <w:tblpPr w:leftFromText="180" w:rightFromText="180" w:vertAnchor="text" w:horzAnchor="margin" w:tblpX="-306" w:tblpY="207"/>
        <w:tblW w:w="9108" w:type="dxa"/>
        <w:tblLook w:val="04A0" w:firstRow="1" w:lastRow="0" w:firstColumn="1" w:lastColumn="0" w:noHBand="0" w:noVBand="1"/>
      </w:tblPr>
      <w:tblGrid>
        <w:gridCol w:w="1071"/>
        <w:gridCol w:w="1412"/>
        <w:gridCol w:w="1410"/>
        <w:gridCol w:w="1916"/>
        <w:gridCol w:w="1410"/>
        <w:gridCol w:w="1889"/>
      </w:tblGrid>
      <w:tr w:rsidR="00F12DDC" w14:paraId="352C4D48" w14:textId="77777777" w:rsidTr="00F12DDC">
        <w:trPr>
          <w:cnfStyle w:val="100000000000" w:firstRow="1" w:lastRow="0" w:firstColumn="0" w:lastColumn="0" w:oddVBand="0" w:evenVBand="0" w:oddHBand="0" w:evenHBand="0" w:firstRowFirstColumn="0" w:firstRowLastColumn="0" w:lastRowFirstColumn="0" w:lastRowLastColumn="0"/>
          <w:trHeight w:val="211"/>
        </w:trPr>
        <w:tc>
          <w:tcPr>
            <w:cnfStyle w:val="001000000000" w:firstRow="0" w:lastRow="0" w:firstColumn="1" w:lastColumn="0" w:oddVBand="0" w:evenVBand="0" w:oddHBand="0" w:evenHBand="0" w:firstRowFirstColumn="0" w:firstRowLastColumn="0" w:lastRowFirstColumn="0" w:lastRowLastColumn="0"/>
            <w:tcW w:w="1071" w:type="dxa"/>
            <w:vMerge w:val="restart"/>
            <w:tcBorders>
              <w:top w:val="single" w:sz="4" w:space="0" w:color="auto"/>
            </w:tcBorders>
            <w:shd w:val="clear" w:color="auto" w:fill="auto"/>
          </w:tcPr>
          <w:p w14:paraId="285ADF64" w14:textId="77777777" w:rsidR="00F12DDC" w:rsidRDefault="00F12DDC">
            <w:pPr>
              <w:jc w:val="center"/>
              <w:rPr>
                <w:rFonts w:ascii="Times New Roman" w:hAnsi="Times New Roman" w:cs="Times New Roman"/>
                <w:sz w:val="24"/>
                <w:szCs w:val="24"/>
              </w:rPr>
            </w:pPr>
          </w:p>
          <w:p w14:paraId="4138CEC1" w14:textId="77777777" w:rsidR="00F12DDC" w:rsidRDefault="00000000">
            <w:pPr>
              <w:jc w:val="center"/>
              <w:rPr>
                <w:rFonts w:ascii="Times New Roman" w:hAnsi="Times New Roman" w:cs="Times New Roman"/>
                <w:sz w:val="24"/>
                <w:szCs w:val="24"/>
              </w:rPr>
            </w:pPr>
            <w:r>
              <w:rPr>
                <w:rFonts w:ascii="Times New Roman" w:hAnsi="Times New Roman" w:cs="Times New Roman"/>
                <w:b w:val="0"/>
                <w:bCs w:val="0"/>
                <w:sz w:val="24"/>
                <w:szCs w:val="24"/>
              </w:rPr>
              <w:t>Score</w:t>
            </w:r>
          </w:p>
        </w:tc>
        <w:tc>
          <w:tcPr>
            <w:tcW w:w="1412" w:type="dxa"/>
            <w:vMerge w:val="restart"/>
            <w:tcBorders>
              <w:top w:val="single" w:sz="4" w:space="0" w:color="auto"/>
            </w:tcBorders>
            <w:shd w:val="clear" w:color="auto" w:fill="auto"/>
          </w:tcPr>
          <w:p w14:paraId="3B608A45" w14:textId="77777777" w:rsidR="00F12DDC" w:rsidRDefault="00F12DD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01A54FD6" w14:textId="77777777" w:rsidR="00F12DD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Categories</w:t>
            </w:r>
          </w:p>
        </w:tc>
        <w:tc>
          <w:tcPr>
            <w:tcW w:w="3326" w:type="dxa"/>
            <w:gridSpan w:val="2"/>
            <w:tcBorders>
              <w:top w:val="single" w:sz="4" w:space="0" w:color="auto"/>
              <w:bottom w:val="single" w:sz="4" w:space="0" w:color="auto"/>
            </w:tcBorders>
            <w:shd w:val="clear" w:color="auto" w:fill="auto"/>
          </w:tcPr>
          <w:p w14:paraId="3DF48542" w14:textId="77777777" w:rsidR="00F12DD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Pre-test Experimental Group</w:t>
            </w:r>
          </w:p>
        </w:tc>
        <w:tc>
          <w:tcPr>
            <w:tcW w:w="3299" w:type="dxa"/>
            <w:gridSpan w:val="2"/>
            <w:tcBorders>
              <w:top w:val="single" w:sz="4" w:space="0" w:color="auto"/>
              <w:bottom w:val="single" w:sz="4" w:space="0" w:color="auto"/>
            </w:tcBorders>
            <w:shd w:val="clear" w:color="auto" w:fill="auto"/>
          </w:tcPr>
          <w:p w14:paraId="68A8F783" w14:textId="77777777" w:rsidR="00F12DD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Post-test Experimental Group</w:t>
            </w:r>
          </w:p>
        </w:tc>
      </w:tr>
      <w:tr w:rsidR="00F12DDC" w14:paraId="2B4B4AB7" w14:textId="77777777" w:rsidTr="00F12DDC">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1071" w:type="dxa"/>
            <w:vMerge/>
            <w:tcBorders>
              <w:bottom w:val="single" w:sz="4" w:space="0" w:color="auto"/>
            </w:tcBorders>
            <w:shd w:val="clear" w:color="auto" w:fill="auto"/>
          </w:tcPr>
          <w:p w14:paraId="7F9DA42F" w14:textId="77777777" w:rsidR="00F12DDC" w:rsidRDefault="00F12DDC">
            <w:pPr>
              <w:jc w:val="center"/>
              <w:rPr>
                <w:rFonts w:ascii="Times New Roman" w:hAnsi="Times New Roman" w:cs="Times New Roman"/>
                <w:sz w:val="24"/>
                <w:szCs w:val="24"/>
              </w:rPr>
            </w:pPr>
          </w:p>
        </w:tc>
        <w:tc>
          <w:tcPr>
            <w:tcW w:w="1412" w:type="dxa"/>
            <w:vMerge/>
            <w:tcBorders>
              <w:bottom w:val="single" w:sz="4" w:space="0" w:color="auto"/>
            </w:tcBorders>
            <w:shd w:val="clear" w:color="auto" w:fill="auto"/>
          </w:tcPr>
          <w:p w14:paraId="5DB0A7E4" w14:textId="77777777" w:rsidR="00F12DDC" w:rsidRDefault="00F12D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410" w:type="dxa"/>
            <w:tcBorders>
              <w:top w:val="single" w:sz="4" w:space="0" w:color="auto"/>
              <w:bottom w:val="single" w:sz="4" w:space="0" w:color="auto"/>
            </w:tcBorders>
            <w:shd w:val="clear" w:color="auto" w:fill="auto"/>
          </w:tcPr>
          <w:p w14:paraId="5D25C9BE" w14:textId="77777777" w:rsidR="00F12DD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Frequency</w:t>
            </w:r>
          </w:p>
        </w:tc>
        <w:tc>
          <w:tcPr>
            <w:tcW w:w="1916" w:type="dxa"/>
            <w:tcBorders>
              <w:top w:val="single" w:sz="4" w:space="0" w:color="auto"/>
              <w:bottom w:val="single" w:sz="4" w:space="0" w:color="auto"/>
            </w:tcBorders>
            <w:shd w:val="clear" w:color="auto" w:fill="auto"/>
          </w:tcPr>
          <w:p w14:paraId="0DB957CA" w14:textId="77777777" w:rsidR="00F12DD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Percentage</w:t>
            </w:r>
          </w:p>
        </w:tc>
        <w:tc>
          <w:tcPr>
            <w:tcW w:w="1410" w:type="dxa"/>
            <w:tcBorders>
              <w:top w:val="single" w:sz="4" w:space="0" w:color="auto"/>
              <w:bottom w:val="single" w:sz="4" w:space="0" w:color="auto"/>
            </w:tcBorders>
            <w:shd w:val="clear" w:color="auto" w:fill="auto"/>
          </w:tcPr>
          <w:p w14:paraId="1A69AB17" w14:textId="77777777" w:rsidR="00F12DD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Frequency </w:t>
            </w:r>
          </w:p>
        </w:tc>
        <w:tc>
          <w:tcPr>
            <w:tcW w:w="1889" w:type="dxa"/>
            <w:tcBorders>
              <w:top w:val="single" w:sz="4" w:space="0" w:color="auto"/>
              <w:bottom w:val="single" w:sz="4" w:space="0" w:color="auto"/>
            </w:tcBorders>
            <w:shd w:val="clear" w:color="auto" w:fill="auto"/>
          </w:tcPr>
          <w:p w14:paraId="62D54880" w14:textId="77777777" w:rsidR="00F12DD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Percentage </w:t>
            </w:r>
          </w:p>
        </w:tc>
      </w:tr>
      <w:tr w:rsidR="00F12DDC" w14:paraId="5F97F0B9" w14:textId="77777777" w:rsidTr="00F12DDC">
        <w:trPr>
          <w:trHeight w:val="217"/>
        </w:trPr>
        <w:tc>
          <w:tcPr>
            <w:cnfStyle w:val="001000000000" w:firstRow="0" w:lastRow="0" w:firstColumn="1" w:lastColumn="0" w:oddVBand="0" w:evenVBand="0" w:oddHBand="0" w:evenHBand="0" w:firstRowFirstColumn="0" w:firstRowLastColumn="0" w:lastRowFirstColumn="0" w:lastRowLastColumn="0"/>
            <w:tcW w:w="1071" w:type="dxa"/>
            <w:tcBorders>
              <w:top w:val="single" w:sz="4" w:space="0" w:color="auto"/>
            </w:tcBorders>
            <w:shd w:val="clear" w:color="auto" w:fill="auto"/>
          </w:tcPr>
          <w:p w14:paraId="027E1DC2" w14:textId="77777777" w:rsidR="00F12DDC" w:rsidRDefault="00000000">
            <w:pPr>
              <w:jc w:val="center"/>
              <w:rPr>
                <w:rFonts w:ascii="Times New Roman" w:hAnsi="Times New Roman" w:cs="Times New Roman"/>
                <w:sz w:val="24"/>
                <w:szCs w:val="24"/>
              </w:rPr>
            </w:pPr>
            <w:r>
              <w:rPr>
                <w:rFonts w:ascii="Times New Roman" w:hAnsi="Times New Roman" w:cs="Times New Roman"/>
                <w:b w:val="0"/>
                <w:bCs w:val="0"/>
                <w:sz w:val="24"/>
                <w:szCs w:val="24"/>
              </w:rPr>
              <w:t>86-100</w:t>
            </w:r>
          </w:p>
        </w:tc>
        <w:tc>
          <w:tcPr>
            <w:tcW w:w="1412" w:type="dxa"/>
            <w:tcBorders>
              <w:top w:val="single" w:sz="4" w:space="0" w:color="auto"/>
            </w:tcBorders>
            <w:shd w:val="clear" w:color="auto" w:fill="auto"/>
          </w:tcPr>
          <w:p w14:paraId="3B4855B2" w14:textId="77777777" w:rsidR="00F12DDC"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Excellent </w:t>
            </w:r>
          </w:p>
        </w:tc>
        <w:tc>
          <w:tcPr>
            <w:tcW w:w="1410" w:type="dxa"/>
            <w:tcBorders>
              <w:top w:val="single" w:sz="4" w:space="0" w:color="auto"/>
            </w:tcBorders>
            <w:shd w:val="clear" w:color="auto" w:fill="auto"/>
          </w:tcPr>
          <w:p w14:paraId="610C6CAC" w14:textId="77777777" w:rsidR="00F12DDC"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c>
          <w:tcPr>
            <w:tcW w:w="1916" w:type="dxa"/>
            <w:tcBorders>
              <w:top w:val="single" w:sz="4" w:space="0" w:color="auto"/>
            </w:tcBorders>
            <w:shd w:val="clear" w:color="auto" w:fill="auto"/>
          </w:tcPr>
          <w:p w14:paraId="34B1FF9E" w14:textId="77777777" w:rsidR="00F12DDC"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c>
          <w:tcPr>
            <w:tcW w:w="1410" w:type="dxa"/>
            <w:tcBorders>
              <w:top w:val="single" w:sz="4" w:space="0" w:color="auto"/>
            </w:tcBorders>
            <w:shd w:val="clear" w:color="auto" w:fill="auto"/>
          </w:tcPr>
          <w:p w14:paraId="2BA810EA" w14:textId="77777777" w:rsidR="00F12DDC"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w:t>
            </w:r>
          </w:p>
        </w:tc>
        <w:tc>
          <w:tcPr>
            <w:tcW w:w="1889" w:type="dxa"/>
            <w:tcBorders>
              <w:top w:val="single" w:sz="4" w:space="0" w:color="auto"/>
            </w:tcBorders>
            <w:shd w:val="clear" w:color="auto" w:fill="auto"/>
          </w:tcPr>
          <w:p w14:paraId="699DA38B" w14:textId="77777777" w:rsidR="00F12DDC"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11.8</w:t>
            </w:r>
          </w:p>
        </w:tc>
      </w:tr>
      <w:tr w:rsidR="00F12DDC" w14:paraId="137A33C6" w14:textId="77777777" w:rsidTr="00F12DDC">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1071" w:type="dxa"/>
            <w:shd w:val="clear" w:color="auto" w:fill="auto"/>
          </w:tcPr>
          <w:p w14:paraId="62FAD241" w14:textId="77777777" w:rsidR="00F12DDC" w:rsidRDefault="00000000">
            <w:pPr>
              <w:jc w:val="center"/>
              <w:rPr>
                <w:rFonts w:ascii="Times New Roman" w:hAnsi="Times New Roman" w:cs="Times New Roman"/>
                <w:sz w:val="24"/>
                <w:szCs w:val="24"/>
              </w:rPr>
            </w:pPr>
            <w:r>
              <w:rPr>
                <w:rFonts w:ascii="Times New Roman" w:hAnsi="Times New Roman" w:cs="Times New Roman"/>
                <w:b w:val="0"/>
                <w:bCs w:val="0"/>
                <w:sz w:val="24"/>
                <w:szCs w:val="24"/>
              </w:rPr>
              <w:t>76-85</w:t>
            </w:r>
          </w:p>
        </w:tc>
        <w:tc>
          <w:tcPr>
            <w:tcW w:w="1412" w:type="dxa"/>
            <w:shd w:val="clear" w:color="auto" w:fill="auto"/>
          </w:tcPr>
          <w:p w14:paraId="4B60FAC7" w14:textId="77777777" w:rsidR="00F12DD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Good</w:t>
            </w:r>
          </w:p>
        </w:tc>
        <w:tc>
          <w:tcPr>
            <w:tcW w:w="1410" w:type="dxa"/>
            <w:shd w:val="clear" w:color="auto" w:fill="auto"/>
          </w:tcPr>
          <w:p w14:paraId="62818519" w14:textId="77777777" w:rsidR="00F12DD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c>
          <w:tcPr>
            <w:tcW w:w="1916" w:type="dxa"/>
            <w:shd w:val="clear" w:color="auto" w:fill="auto"/>
          </w:tcPr>
          <w:p w14:paraId="1DDC0400" w14:textId="77777777" w:rsidR="00F12DD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c>
          <w:tcPr>
            <w:tcW w:w="1410" w:type="dxa"/>
            <w:shd w:val="clear" w:color="auto" w:fill="auto"/>
          </w:tcPr>
          <w:p w14:paraId="1C922767" w14:textId="77777777" w:rsidR="00F12DD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7</w:t>
            </w:r>
          </w:p>
        </w:tc>
        <w:tc>
          <w:tcPr>
            <w:tcW w:w="1889" w:type="dxa"/>
            <w:shd w:val="clear" w:color="auto" w:fill="auto"/>
          </w:tcPr>
          <w:p w14:paraId="2DFE651F" w14:textId="77777777" w:rsidR="00F12DD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20.6</w:t>
            </w:r>
          </w:p>
        </w:tc>
      </w:tr>
      <w:tr w:rsidR="00F12DDC" w14:paraId="3CD11EA4" w14:textId="77777777" w:rsidTr="00F12DDC">
        <w:trPr>
          <w:trHeight w:val="57"/>
        </w:trPr>
        <w:tc>
          <w:tcPr>
            <w:cnfStyle w:val="001000000000" w:firstRow="0" w:lastRow="0" w:firstColumn="1" w:lastColumn="0" w:oddVBand="0" w:evenVBand="0" w:oddHBand="0" w:evenHBand="0" w:firstRowFirstColumn="0" w:firstRowLastColumn="0" w:lastRowFirstColumn="0" w:lastRowLastColumn="0"/>
            <w:tcW w:w="1071" w:type="dxa"/>
            <w:shd w:val="clear" w:color="auto" w:fill="auto"/>
          </w:tcPr>
          <w:p w14:paraId="522100C8" w14:textId="77777777" w:rsidR="00F12DDC" w:rsidRDefault="00000000">
            <w:pPr>
              <w:jc w:val="center"/>
              <w:rPr>
                <w:rFonts w:ascii="Times New Roman" w:hAnsi="Times New Roman" w:cs="Times New Roman"/>
                <w:sz w:val="24"/>
                <w:szCs w:val="24"/>
              </w:rPr>
            </w:pPr>
            <w:r>
              <w:rPr>
                <w:rFonts w:ascii="Times New Roman" w:hAnsi="Times New Roman" w:cs="Times New Roman"/>
                <w:b w:val="0"/>
                <w:bCs w:val="0"/>
                <w:sz w:val="24"/>
                <w:szCs w:val="24"/>
              </w:rPr>
              <w:t>56-75</w:t>
            </w:r>
          </w:p>
        </w:tc>
        <w:tc>
          <w:tcPr>
            <w:tcW w:w="1412" w:type="dxa"/>
            <w:shd w:val="clear" w:color="auto" w:fill="auto"/>
          </w:tcPr>
          <w:p w14:paraId="5727C7EE" w14:textId="77777777" w:rsidR="00F12DDC"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Fair</w:t>
            </w:r>
          </w:p>
        </w:tc>
        <w:tc>
          <w:tcPr>
            <w:tcW w:w="1410" w:type="dxa"/>
            <w:shd w:val="clear" w:color="auto" w:fill="auto"/>
          </w:tcPr>
          <w:p w14:paraId="2C2DD60C" w14:textId="77777777" w:rsidR="00F12DDC"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6</w:t>
            </w:r>
          </w:p>
        </w:tc>
        <w:tc>
          <w:tcPr>
            <w:tcW w:w="1916" w:type="dxa"/>
            <w:shd w:val="clear" w:color="auto" w:fill="auto"/>
          </w:tcPr>
          <w:p w14:paraId="75794301" w14:textId="77777777" w:rsidR="00F12DDC"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17.7</w:t>
            </w:r>
          </w:p>
        </w:tc>
        <w:tc>
          <w:tcPr>
            <w:tcW w:w="1410" w:type="dxa"/>
            <w:shd w:val="clear" w:color="auto" w:fill="auto"/>
          </w:tcPr>
          <w:p w14:paraId="480C637E" w14:textId="77777777" w:rsidR="00F12DDC"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18</w:t>
            </w:r>
          </w:p>
        </w:tc>
        <w:tc>
          <w:tcPr>
            <w:tcW w:w="1889" w:type="dxa"/>
            <w:shd w:val="clear" w:color="auto" w:fill="auto"/>
          </w:tcPr>
          <w:p w14:paraId="1E51A26E" w14:textId="77777777" w:rsidR="00F12DDC"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52.9</w:t>
            </w:r>
          </w:p>
        </w:tc>
      </w:tr>
      <w:tr w:rsidR="00F12DDC" w14:paraId="7EC62520" w14:textId="77777777" w:rsidTr="00F12DDC">
        <w:trPr>
          <w:cnfStyle w:val="000000100000" w:firstRow="0" w:lastRow="0" w:firstColumn="0" w:lastColumn="0" w:oddVBand="0" w:evenVBand="0" w:oddHBand="1" w:evenHBand="0" w:firstRowFirstColumn="0" w:firstRowLastColumn="0" w:lastRowFirstColumn="0" w:lastRowLastColumn="0"/>
          <w:trHeight w:val="88"/>
        </w:trPr>
        <w:tc>
          <w:tcPr>
            <w:cnfStyle w:val="001000000000" w:firstRow="0" w:lastRow="0" w:firstColumn="1" w:lastColumn="0" w:oddVBand="0" w:evenVBand="0" w:oddHBand="0" w:evenHBand="0" w:firstRowFirstColumn="0" w:firstRowLastColumn="0" w:lastRowFirstColumn="0" w:lastRowLastColumn="0"/>
            <w:tcW w:w="1071" w:type="dxa"/>
            <w:shd w:val="clear" w:color="auto" w:fill="auto"/>
          </w:tcPr>
          <w:p w14:paraId="3D915AC3" w14:textId="77777777" w:rsidR="00F12DDC" w:rsidRDefault="00000000">
            <w:pPr>
              <w:jc w:val="center"/>
              <w:rPr>
                <w:rFonts w:ascii="Times New Roman" w:hAnsi="Times New Roman" w:cs="Times New Roman"/>
                <w:sz w:val="24"/>
                <w:szCs w:val="24"/>
              </w:rPr>
            </w:pPr>
            <w:r>
              <w:rPr>
                <w:rFonts w:ascii="Times New Roman" w:hAnsi="Times New Roman" w:cs="Times New Roman"/>
                <w:b w:val="0"/>
                <w:bCs w:val="0"/>
                <w:sz w:val="24"/>
                <w:szCs w:val="24"/>
              </w:rPr>
              <w:t>&lt;55</w:t>
            </w:r>
          </w:p>
        </w:tc>
        <w:tc>
          <w:tcPr>
            <w:tcW w:w="1412" w:type="dxa"/>
            <w:shd w:val="clear" w:color="auto" w:fill="auto"/>
          </w:tcPr>
          <w:p w14:paraId="0C53B4DF" w14:textId="77777777" w:rsidR="00F12DD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Poor</w:t>
            </w:r>
          </w:p>
        </w:tc>
        <w:tc>
          <w:tcPr>
            <w:tcW w:w="1410" w:type="dxa"/>
            <w:shd w:val="clear" w:color="auto" w:fill="auto"/>
          </w:tcPr>
          <w:p w14:paraId="024E942D" w14:textId="77777777" w:rsidR="00F12DD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28</w:t>
            </w:r>
          </w:p>
        </w:tc>
        <w:tc>
          <w:tcPr>
            <w:tcW w:w="1916" w:type="dxa"/>
            <w:shd w:val="clear" w:color="auto" w:fill="auto"/>
          </w:tcPr>
          <w:p w14:paraId="1B972890" w14:textId="77777777" w:rsidR="00F12DD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82.3</w:t>
            </w:r>
          </w:p>
        </w:tc>
        <w:tc>
          <w:tcPr>
            <w:tcW w:w="1410" w:type="dxa"/>
            <w:shd w:val="clear" w:color="auto" w:fill="auto"/>
          </w:tcPr>
          <w:p w14:paraId="10FBE838" w14:textId="77777777" w:rsidR="00F12DD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w:t>
            </w:r>
          </w:p>
        </w:tc>
        <w:tc>
          <w:tcPr>
            <w:tcW w:w="1889" w:type="dxa"/>
            <w:shd w:val="clear" w:color="auto" w:fill="auto"/>
          </w:tcPr>
          <w:p w14:paraId="2B0876E6" w14:textId="77777777" w:rsidR="00F12DD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14.7</w:t>
            </w:r>
          </w:p>
        </w:tc>
      </w:tr>
      <w:tr w:rsidR="00F12DDC" w14:paraId="5B21339D" w14:textId="77777777" w:rsidTr="00F12DDC">
        <w:trPr>
          <w:trHeight w:val="88"/>
        </w:trPr>
        <w:tc>
          <w:tcPr>
            <w:cnfStyle w:val="001000000000" w:firstRow="0" w:lastRow="0" w:firstColumn="1" w:lastColumn="0" w:oddVBand="0" w:evenVBand="0" w:oddHBand="0" w:evenHBand="0" w:firstRowFirstColumn="0" w:firstRowLastColumn="0" w:lastRowFirstColumn="0" w:lastRowLastColumn="0"/>
            <w:tcW w:w="2483" w:type="dxa"/>
            <w:gridSpan w:val="2"/>
            <w:tcBorders>
              <w:bottom w:val="single" w:sz="4" w:space="0" w:color="auto"/>
            </w:tcBorders>
            <w:shd w:val="clear" w:color="auto" w:fill="auto"/>
          </w:tcPr>
          <w:p w14:paraId="128B3916" w14:textId="77777777" w:rsidR="00F12DDC" w:rsidRDefault="00000000">
            <w:pPr>
              <w:jc w:val="center"/>
              <w:rPr>
                <w:rFonts w:ascii="Times New Roman" w:hAnsi="Times New Roman" w:cs="Times New Roman"/>
                <w:sz w:val="24"/>
                <w:szCs w:val="24"/>
              </w:rPr>
            </w:pPr>
            <w:r>
              <w:rPr>
                <w:rFonts w:ascii="Times New Roman" w:hAnsi="Times New Roman" w:cs="Times New Roman"/>
                <w:b w:val="0"/>
                <w:bCs w:val="0"/>
                <w:sz w:val="24"/>
                <w:szCs w:val="24"/>
              </w:rPr>
              <w:t>Total</w:t>
            </w:r>
          </w:p>
        </w:tc>
        <w:tc>
          <w:tcPr>
            <w:tcW w:w="1410" w:type="dxa"/>
            <w:tcBorders>
              <w:bottom w:val="single" w:sz="4" w:space="0" w:color="auto"/>
            </w:tcBorders>
            <w:shd w:val="clear" w:color="auto" w:fill="auto"/>
          </w:tcPr>
          <w:p w14:paraId="0219A93C" w14:textId="77777777" w:rsidR="00F12DDC"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34</w:t>
            </w:r>
          </w:p>
        </w:tc>
        <w:tc>
          <w:tcPr>
            <w:tcW w:w="1916" w:type="dxa"/>
            <w:tcBorders>
              <w:bottom w:val="single" w:sz="4" w:space="0" w:color="auto"/>
            </w:tcBorders>
            <w:shd w:val="clear" w:color="auto" w:fill="auto"/>
          </w:tcPr>
          <w:p w14:paraId="2D7E04AA" w14:textId="77777777" w:rsidR="00F12DDC"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100%</w:t>
            </w:r>
          </w:p>
        </w:tc>
        <w:tc>
          <w:tcPr>
            <w:tcW w:w="1410" w:type="dxa"/>
            <w:tcBorders>
              <w:bottom w:val="single" w:sz="4" w:space="0" w:color="auto"/>
            </w:tcBorders>
            <w:shd w:val="clear" w:color="auto" w:fill="auto"/>
          </w:tcPr>
          <w:p w14:paraId="5685CB7F" w14:textId="77777777" w:rsidR="00F12DDC"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34</w:t>
            </w:r>
          </w:p>
        </w:tc>
        <w:tc>
          <w:tcPr>
            <w:tcW w:w="1889" w:type="dxa"/>
            <w:tcBorders>
              <w:bottom w:val="single" w:sz="4" w:space="0" w:color="auto"/>
            </w:tcBorders>
            <w:shd w:val="clear" w:color="auto" w:fill="auto"/>
          </w:tcPr>
          <w:p w14:paraId="65DC9A88" w14:textId="77777777" w:rsidR="00F12DDC"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100%</w:t>
            </w:r>
          </w:p>
        </w:tc>
      </w:tr>
    </w:tbl>
    <w:p w14:paraId="23C5F091" w14:textId="77777777" w:rsidR="00F12DDC" w:rsidRDefault="00F12DDC">
      <w:pPr>
        <w:jc w:val="both"/>
        <w:rPr>
          <w:rFonts w:ascii="Times New Roman" w:hAnsi="Times New Roman" w:cs="Times New Roman"/>
          <w:sz w:val="24"/>
          <w:szCs w:val="24"/>
        </w:rPr>
      </w:pPr>
    </w:p>
    <w:p w14:paraId="7BAABF0B" w14:textId="77777777" w:rsidR="00F12DDC" w:rsidRDefault="00000000">
      <w:pPr>
        <w:jc w:val="both"/>
        <w:rPr>
          <w:rFonts w:ascii="Times New Roman" w:hAnsi="Times New Roman" w:cs="Times New Roman"/>
          <w:sz w:val="24"/>
          <w:szCs w:val="24"/>
        </w:rPr>
      </w:pPr>
      <w:r>
        <w:rPr>
          <w:rFonts w:ascii="Times New Roman" w:hAnsi="Times New Roman" w:cs="Times New Roman"/>
          <w:sz w:val="24"/>
          <w:szCs w:val="24"/>
        </w:rPr>
        <w:lastRenderedPageBreak/>
        <w:t>3. Paired-Sample T-Test Analysis</w:t>
      </w:r>
    </w:p>
    <w:p w14:paraId="606FF710" w14:textId="77777777" w:rsidR="00F12DDC" w:rsidRDefault="00F12DDC">
      <w:pPr>
        <w:jc w:val="both"/>
        <w:rPr>
          <w:rFonts w:ascii="Times New Roman" w:hAnsi="Times New Roman" w:cs="Times New Roman"/>
          <w:sz w:val="24"/>
          <w:szCs w:val="24"/>
        </w:rPr>
      </w:pPr>
    </w:p>
    <w:p w14:paraId="42661A92" w14:textId="77777777" w:rsidR="00F12DDC" w:rsidRDefault="00000000">
      <w:pPr>
        <w:ind w:firstLine="720"/>
        <w:jc w:val="both"/>
        <w:rPr>
          <w:rFonts w:ascii="Times New Roman" w:hAnsi="Times New Roman" w:cs="Times New Roman"/>
          <w:sz w:val="24"/>
          <w:szCs w:val="24"/>
        </w:rPr>
      </w:pPr>
      <w:r>
        <w:rPr>
          <w:rFonts w:ascii="Times New Roman" w:hAnsi="Times New Roman" w:cs="Times New Roman"/>
          <w:sz w:val="24"/>
          <w:szCs w:val="24"/>
        </w:rPr>
        <w:t xml:space="preserve">To determine the improvement in reading comprehension from pre-test to post-test scores in the experimental group, the Paired Sample T-Test was utilized. In the analysis, it was conducted using SPSS version 26, which produced the following results in the table below: </w:t>
      </w:r>
    </w:p>
    <w:p w14:paraId="6216333F" w14:textId="77777777" w:rsidR="00F12DDC" w:rsidRDefault="00F12DDC">
      <w:pPr>
        <w:ind w:firstLine="720"/>
        <w:jc w:val="both"/>
        <w:rPr>
          <w:rFonts w:ascii="Times New Roman" w:hAnsi="Times New Roman" w:cs="Times New Roman"/>
          <w:sz w:val="24"/>
          <w:szCs w:val="24"/>
        </w:rPr>
      </w:pPr>
    </w:p>
    <w:p w14:paraId="08B8DA6C" w14:textId="77777777" w:rsidR="00F12DDC" w:rsidRDefault="00000000">
      <w:pPr>
        <w:pStyle w:val="Caption"/>
        <w:rPr>
          <w:rFonts w:ascii="Times New Roman" w:hAnsi="Times New Roman" w:cs="Times New Roman"/>
          <w:b/>
          <w:bCs/>
          <w:i w:val="0"/>
          <w:iCs w:val="0"/>
          <w:color w:val="auto"/>
          <w:sz w:val="24"/>
          <w:szCs w:val="24"/>
        </w:rPr>
      </w:pPr>
      <w:r>
        <w:rPr>
          <w:rFonts w:ascii="Times New Roman" w:hAnsi="Times New Roman" w:cs="Times New Roman"/>
          <w:color w:val="auto"/>
          <w:sz w:val="24"/>
          <w:szCs w:val="24"/>
          <w:lang w:val="id-ID"/>
        </w:rPr>
        <w:t>Table 10.</w:t>
      </w:r>
      <w:r>
        <w:rPr>
          <w:rFonts w:ascii="Times New Roman" w:hAnsi="Times New Roman" w:cs="Times New Roman"/>
          <w:i w:val="0"/>
          <w:iCs w:val="0"/>
          <w:color w:val="auto"/>
          <w:sz w:val="24"/>
          <w:szCs w:val="24"/>
          <w:lang w:val="id-ID"/>
        </w:rPr>
        <w:t xml:space="preserve"> </w:t>
      </w:r>
      <w:r>
        <w:rPr>
          <w:rFonts w:ascii="Times New Roman" w:hAnsi="Times New Roman" w:cs="Times New Roman"/>
          <w:i w:val="0"/>
          <w:iCs w:val="0"/>
          <w:color w:val="auto"/>
          <w:sz w:val="24"/>
          <w:szCs w:val="24"/>
        </w:rPr>
        <w:t>Paired Sample T-Test</w:t>
      </w:r>
      <w:r>
        <w:rPr>
          <w:rFonts w:ascii="Times New Roman" w:hAnsi="Times New Roman" w:cs="Times New Roman"/>
          <w:i w:val="0"/>
          <w:iCs w:val="0"/>
          <w:color w:val="auto"/>
          <w:sz w:val="24"/>
          <w:szCs w:val="24"/>
          <w:lang w:val="id-ID"/>
        </w:rPr>
        <w:t xml:space="preserve">’s Result </w:t>
      </w:r>
      <w:r>
        <w:rPr>
          <w:rFonts w:ascii="Times New Roman" w:hAnsi="Times New Roman" w:cs="Times New Roman"/>
          <w:i w:val="0"/>
          <w:iCs w:val="0"/>
          <w:color w:val="auto"/>
          <w:sz w:val="24"/>
          <w:szCs w:val="24"/>
        </w:rPr>
        <w:t>from Students’ Pre-test to Post-test Scores in Experimental Group</w:t>
      </w:r>
    </w:p>
    <w:p w14:paraId="36A00F3E" w14:textId="77777777" w:rsidR="00F12DDC" w:rsidRDefault="00F12DDC">
      <w:pPr>
        <w:spacing w:line="276" w:lineRule="auto"/>
        <w:jc w:val="both"/>
        <w:rPr>
          <w:rFonts w:ascii="Times New Roman" w:hAnsi="Times New Roman" w:cs="Times New Roman"/>
          <w:b/>
          <w:bCs/>
          <w:sz w:val="24"/>
          <w:szCs w:val="24"/>
        </w:rPr>
      </w:pPr>
    </w:p>
    <w:tbl>
      <w:tblPr>
        <w:tblStyle w:val="PlainTable41"/>
        <w:tblpPr w:leftFromText="180" w:rightFromText="180" w:vertAnchor="text" w:horzAnchor="margin" w:tblpY="-294"/>
        <w:tblW w:w="8451" w:type="dxa"/>
        <w:tblLayout w:type="fixed"/>
        <w:tblLook w:val="04A0" w:firstRow="1" w:lastRow="0" w:firstColumn="1" w:lastColumn="0" w:noHBand="0" w:noVBand="1"/>
      </w:tblPr>
      <w:tblGrid>
        <w:gridCol w:w="2557"/>
        <w:gridCol w:w="1041"/>
        <w:gridCol w:w="626"/>
        <w:gridCol w:w="1458"/>
        <w:gridCol w:w="1360"/>
        <w:gridCol w:w="1409"/>
      </w:tblGrid>
      <w:tr w:rsidR="00F12DDC" w14:paraId="7F49306A" w14:textId="77777777" w:rsidTr="00F12DDC">
        <w:trPr>
          <w:cnfStyle w:val="100000000000" w:firstRow="1" w:lastRow="0" w:firstColumn="0" w:lastColumn="0" w:oddVBand="0" w:evenVBand="0" w:oddHBand="0"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2557" w:type="dxa"/>
            <w:vMerge w:val="restart"/>
            <w:tcBorders>
              <w:top w:val="single" w:sz="4" w:space="0" w:color="auto"/>
            </w:tcBorders>
            <w:shd w:val="clear" w:color="auto" w:fill="auto"/>
          </w:tcPr>
          <w:p w14:paraId="3575853B" w14:textId="77777777" w:rsidR="00F12DDC" w:rsidRDefault="00F12DDC">
            <w:pPr>
              <w:rPr>
                <w:rFonts w:ascii="Times New Roman" w:hAnsi="Times New Roman" w:cs="Times New Roman"/>
                <w:sz w:val="24"/>
                <w:szCs w:val="24"/>
              </w:rPr>
            </w:pPr>
          </w:p>
          <w:p w14:paraId="7884FBC0" w14:textId="77777777" w:rsidR="00F12DDC" w:rsidRDefault="00F12DDC">
            <w:pPr>
              <w:rPr>
                <w:rFonts w:ascii="Times New Roman" w:hAnsi="Times New Roman" w:cs="Times New Roman"/>
                <w:sz w:val="24"/>
                <w:szCs w:val="24"/>
              </w:rPr>
            </w:pPr>
          </w:p>
          <w:p w14:paraId="20BAF45B" w14:textId="77777777" w:rsidR="00F12DDC" w:rsidRDefault="00000000">
            <w:pPr>
              <w:rPr>
                <w:rFonts w:ascii="Times New Roman" w:hAnsi="Times New Roman" w:cs="Times New Roman"/>
                <w:sz w:val="24"/>
                <w:szCs w:val="24"/>
              </w:rPr>
            </w:pPr>
            <w:r>
              <w:rPr>
                <w:rFonts w:ascii="Times New Roman" w:hAnsi="Times New Roman" w:cs="Times New Roman"/>
                <w:b w:val="0"/>
                <w:bCs w:val="0"/>
                <w:sz w:val="24"/>
                <w:szCs w:val="24"/>
              </w:rPr>
              <w:t>Using the</w:t>
            </w:r>
            <w:ins w:id="21" w:author="Asus" w:date="2025-05-08T11:07:00Z">
              <w:r>
                <w:rPr>
                  <w:rFonts w:ascii="Times New Roman" w:hAnsi="Times New Roman" w:cs="Times New Roman"/>
                  <w:b w:val="0"/>
                  <w:bCs w:val="0"/>
                  <w:sz w:val="24"/>
                  <w:szCs w:val="24"/>
                </w:rPr>
                <w:t xml:space="preserve"> </w:t>
              </w:r>
            </w:ins>
            <w:r>
              <w:rPr>
                <w:rFonts w:ascii="Times New Roman" w:hAnsi="Times New Roman" w:cs="Times New Roman"/>
                <w:b w:val="0"/>
                <w:bCs w:val="0"/>
                <w:sz w:val="24"/>
                <w:szCs w:val="24"/>
              </w:rPr>
              <w:t>Neurological Impress Method at SMPN 7 Palembang</w:t>
            </w:r>
          </w:p>
        </w:tc>
        <w:tc>
          <w:tcPr>
            <w:tcW w:w="3125" w:type="dxa"/>
            <w:gridSpan w:val="3"/>
            <w:tcBorders>
              <w:top w:val="single" w:sz="4" w:space="0" w:color="auto"/>
              <w:bottom w:val="single" w:sz="4" w:space="0" w:color="auto"/>
            </w:tcBorders>
            <w:shd w:val="clear" w:color="auto" w:fill="auto"/>
          </w:tcPr>
          <w:p w14:paraId="3F3D076C" w14:textId="77777777" w:rsidR="00F12DD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Paired Sample T-Test</w:t>
            </w:r>
          </w:p>
        </w:tc>
        <w:tc>
          <w:tcPr>
            <w:tcW w:w="1360" w:type="dxa"/>
            <w:vMerge w:val="restart"/>
            <w:tcBorders>
              <w:top w:val="single" w:sz="4" w:space="0" w:color="auto"/>
            </w:tcBorders>
            <w:shd w:val="clear" w:color="auto" w:fill="auto"/>
          </w:tcPr>
          <w:p w14:paraId="23529533" w14:textId="77777777" w:rsidR="00F12DDC" w:rsidRDefault="00F12DD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32328CA3" w14:textId="77777777" w:rsidR="00F12DDC" w:rsidRDefault="00F12DD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584A0B27" w14:textId="77777777" w:rsidR="00F12DD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H0</w:t>
            </w:r>
          </w:p>
        </w:tc>
        <w:tc>
          <w:tcPr>
            <w:tcW w:w="1409" w:type="dxa"/>
            <w:vMerge w:val="restart"/>
            <w:tcBorders>
              <w:top w:val="single" w:sz="4" w:space="0" w:color="auto"/>
            </w:tcBorders>
            <w:shd w:val="clear" w:color="auto" w:fill="auto"/>
          </w:tcPr>
          <w:p w14:paraId="2B9AAB04" w14:textId="77777777" w:rsidR="00F12DDC" w:rsidRDefault="00F12DD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679F75BE" w14:textId="77777777" w:rsidR="00F12DDC" w:rsidRDefault="00F12DD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6B74EA30" w14:textId="77777777" w:rsidR="00F12DD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Hα</w:t>
            </w:r>
          </w:p>
        </w:tc>
      </w:tr>
      <w:tr w:rsidR="00F12DDC" w14:paraId="07BBFFFB" w14:textId="77777777" w:rsidTr="00F12DDC">
        <w:trPr>
          <w:cnfStyle w:val="000000100000" w:firstRow="0" w:lastRow="0" w:firstColumn="0" w:lastColumn="0" w:oddVBand="0" w:evenVBand="0" w:oddHBand="1" w:evenHBand="0" w:firstRowFirstColumn="0" w:firstRowLastColumn="0" w:lastRowFirstColumn="0" w:lastRowLastColumn="0"/>
          <w:trHeight w:val="1104"/>
        </w:trPr>
        <w:tc>
          <w:tcPr>
            <w:cnfStyle w:val="001000000000" w:firstRow="0" w:lastRow="0" w:firstColumn="1" w:lastColumn="0" w:oddVBand="0" w:evenVBand="0" w:oddHBand="0" w:evenHBand="0" w:firstRowFirstColumn="0" w:firstRowLastColumn="0" w:lastRowFirstColumn="0" w:lastRowLastColumn="0"/>
            <w:tcW w:w="2557" w:type="dxa"/>
            <w:vMerge/>
            <w:shd w:val="clear" w:color="auto" w:fill="auto"/>
          </w:tcPr>
          <w:p w14:paraId="35D351D0" w14:textId="77777777" w:rsidR="00F12DDC" w:rsidRDefault="00F12DDC">
            <w:pPr>
              <w:jc w:val="center"/>
              <w:rPr>
                <w:rFonts w:ascii="Times New Roman" w:hAnsi="Times New Roman" w:cs="Times New Roman"/>
                <w:sz w:val="24"/>
                <w:szCs w:val="24"/>
              </w:rPr>
            </w:pPr>
          </w:p>
        </w:tc>
        <w:tc>
          <w:tcPr>
            <w:tcW w:w="1041" w:type="dxa"/>
            <w:tcBorders>
              <w:top w:val="single" w:sz="4" w:space="0" w:color="auto"/>
            </w:tcBorders>
            <w:shd w:val="clear" w:color="auto" w:fill="auto"/>
          </w:tcPr>
          <w:p w14:paraId="06F6636B" w14:textId="77777777" w:rsidR="00F12DDC" w:rsidRDefault="00F12D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3550C4F5" w14:textId="77777777" w:rsidR="00F12DD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T </w:t>
            </w:r>
          </w:p>
        </w:tc>
        <w:tc>
          <w:tcPr>
            <w:tcW w:w="626" w:type="dxa"/>
            <w:tcBorders>
              <w:top w:val="single" w:sz="4" w:space="0" w:color="auto"/>
            </w:tcBorders>
            <w:shd w:val="clear" w:color="auto" w:fill="auto"/>
          </w:tcPr>
          <w:p w14:paraId="76A0B09C" w14:textId="77777777" w:rsidR="00F12DDC" w:rsidRDefault="00F12D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0DA44710" w14:textId="77777777" w:rsidR="00F12DD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Df </w:t>
            </w:r>
          </w:p>
        </w:tc>
        <w:tc>
          <w:tcPr>
            <w:tcW w:w="1457" w:type="dxa"/>
            <w:tcBorders>
              <w:top w:val="single" w:sz="4" w:space="0" w:color="auto"/>
            </w:tcBorders>
            <w:shd w:val="clear" w:color="auto" w:fill="auto"/>
          </w:tcPr>
          <w:p w14:paraId="7246E3FC" w14:textId="77777777" w:rsidR="00F12DD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Sig. (2-tailed)</w:t>
            </w:r>
          </w:p>
        </w:tc>
        <w:tc>
          <w:tcPr>
            <w:tcW w:w="1360" w:type="dxa"/>
            <w:vMerge/>
            <w:shd w:val="clear" w:color="auto" w:fill="auto"/>
          </w:tcPr>
          <w:p w14:paraId="24A53D13" w14:textId="77777777" w:rsidR="00F12DDC" w:rsidRDefault="00F12D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409" w:type="dxa"/>
            <w:vMerge/>
            <w:shd w:val="clear" w:color="auto" w:fill="auto"/>
          </w:tcPr>
          <w:p w14:paraId="7224C58F" w14:textId="77777777" w:rsidR="00F12DDC" w:rsidRDefault="00F12D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F12DDC" w14:paraId="026F1312" w14:textId="77777777" w:rsidTr="00F12DDC">
        <w:trPr>
          <w:trHeight w:val="532"/>
        </w:trPr>
        <w:tc>
          <w:tcPr>
            <w:cnfStyle w:val="001000000000" w:firstRow="0" w:lastRow="0" w:firstColumn="1" w:lastColumn="0" w:oddVBand="0" w:evenVBand="0" w:oddHBand="0" w:evenHBand="0" w:firstRowFirstColumn="0" w:firstRowLastColumn="0" w:lastRowFirstColumn="0" w:lastRowLastColumn="0"/>
            <w:tcW w:w="2557" w:type="dxa"/>
            <w:vMerge/>
            <w:tcBorders>
              <w:bottom w:val="single" w:sz="4" w:space="0" w:color="auto"/>
            </w:tcBorders>
            <w:shd w:val="clear" w:color="auto" w:fill="auto"/>
          </w:tcPr>
          <w:p w14:paraId="5257EB91" w14:textId="77777777" w:rsidR="00F12DDC" w:rsidRDefault="00F12DDC">
            <w:pPr>
              <w:jc w:val="center"/>
              <w:rPr>
                <w:rFonts w:ascii="Times New Roman" w:hAnsi="Times New Roman" w:cs="Times New Roman"/>
                <w:sz w:val="24"/>
                <w:szCs w:val="24"/>
              </w:rPr>
            </w:pPr>
          </w:p>
        </w:tc>
        <w:tc>
          <w:tcPr>
            <w:tcW w:w="1041" w:type="dxa"/>
            <w:tcBorders>
              <w:bottom w:val="single" w:sz="4" w:space="0" w:color="auto"/>
            </w:tcBorders>
            <w:shd w:val="clear" w:color="auto" w:fill="auto"/>
          </w:tcPr>
          <w:p w14:paraId="11F4FA09" w14:textId="77777777" w:rsidR="00F12DDC"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8.308</w:t>
            </w:r>
          </w:p>
        </w:tc>
        <w:tc>
          <w:tcPr>
            <w:tcW w:w="626" w:type="dxa"/>
            <w:tcBorders>
              <w:bottom w:val="single" w:sz="4" w:space="0" w:color="auto"/>
            </w:tcBorders>
            <w:shd w:val="clear" w:color="auto" w:fill="auto"/>
          </w:tcPr>
          <w:p w14:paraId="7E28F55F" w14:textId="77777777" w:rsidR="00F12DDC"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33</w:t>
            </w:r>
          </w:p>
        </w:tc>
        <w:tc>
          <w:tcPr>
            <w:tcW w:w="1457" w:type="dxa"/>
            <w:tcBorders>
              <w:bottom w:val="single" w:sz="4" w:space="0" w:color="auto"/>
            </w:tcBorders>
            <w:shd w:val="clear" w:color="auto" w:fill="auto"/>
          </w:tcPr>
          <w:p w14:paraId="045A3002" w14:textId="77777777" w:rsidR="00F12DDC"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0.000</w:t>
            </w:r>
          </w:p>
        </w:tc>
        <w:tc>
          <w:tcPr>
            <w:tcW w:w="1360" w:type="dxa"/>
            <w:tcBorders>
              <w:bottom w:val="single" w:sz="4" w:space="0" w:color="auto"/>
            </w:tcBorders>
            <w:shd w:val="clear" w:color="auto" w:fill="auto"/>
          </w:tcPr>
          <w:p w14:paraId="12F05ED2" w14:textId="77777777" w:rsidR="00F12DDC"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Rejected </w:t>
            </w:r>
          </w:p>
        </w:tc>
        <w:tc>
          <w:tcPr>
            <w:tcW w:w="1409" w:type="dxa"/>
            <w:tcBorders>
              <w:bottom w:val="single" w:sz="4" w:space="0" w:color="auto"/>
            </w:tcBorders>
            <w:shd w:val="clear" w:color="auto" w:fill="auto"/>
          </w:tcPr>
          <w:p w14:paraId="2A726A91" w14:textId="77777777" w:rsidR="00F12DDC"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Accepted </w:t>
            </w:r>
          </w:p>
        </w:tc>
      </w:tr>
    </w:tbl>
    <w:p w14:paraId="7A3B5D92" w14:textId="77777777" w:rsidR="00F12DDC" w:rsidRDefault="00F12DDC">
      <w:pPr>
        <w:autoSpaceDE w:val="0"/>
        <w:autoSpaceDN w:val="0"/>
        <w:adjustRightInd w:val="0"/>
        <w:jc w:val="both"/>
        <w:rPr>
          <w:rFonts w:ascii="Times New Roman" w:hAnsi="Times New Roman" w:cs="Times New Roman"/>
          <w:sz w:val="24"/>
          <w:szCs w:val="24"/>
        </w:rPr>
      </w:pPr>
    </w:p>
    <w:p w14:paraId="5281A78C" w14:textId="77777777" w:rsidR="00F12DDC" w:rsidRDefault="00000000">
      <w:pPr>
        <w:ind w:firstLine="720"/>
        <w:jc w:val="both"/>
        <w:rPr>
          <w:rFonts w:ascii="Times New Roman" w:hAnsi="Times New Roman" w:cs="Times New Roman"/>
          <w:sz w:val="24"/>
          <w:szCs w:val="24"/>
        </w:rPr>
      </w:pPr>
      <w:r>
        <w:rPr>
          <w:rFonts w:ascii="Times New Roman" w:hAnsi="Times New Roman" w:cs="Times New Roman"/>
          <w:sz w:val="24"/>
          <w:szCs w:val="24"/>
        </w:rPr>
        <w:t>As interpreted in the table above, it showed that the significance. (2-tailed) value was 0.000, with df = 33 (2.035) and t-value = 8.308.  Since the sig. (2-tailed) value was 0.000 lower than 0.05</w:t>
      </w:r>
      <w:ins w:id="22" w:author="Asus" w:date="2025-05-08T11:11:00Z">
        <w:r>
          <w:rPr>
            <w:rFonts w:ascii="Times New Roman" w:hAnsi="Times New Roman" w:cs="Times New Roman"/>
            <w:sz w:val="24"/>
            <w:szCs w:val="24"/>
          </w:rPr>
          <w:t>,</w:t>
        </w:r>
      </w:ins>
      <w:r>
        <w:rPr>
          <w:rFonts w:ascii="Times New Roman" w:hAnsi="Times New Roman" w:cs="Times New Roman"/>
          <w:sz w:val="24"/>
          <w:szCs w:val="24"/>
        </w:rPr>
        <w:t xml:space="preserve"> and the t-value of 8.308 was higher than df=33 (2.035), the null hypothesis (H</w:t>
      </w:r>
      <w:r>
        <w:rPr>
          <w:rFonts w:ascii="Cambria Math" w:hAnsi="Cambria Math" w:cs="Cambria Math"/>
          <w:sz w:val="24"/>
          <w:szCs w:val="24"/>
        </w:rPr>
        <w:t>0</w:t>
      </w:r>
      <w:r>
        <w:rPr>
          <w:rFonts w:ascii="Times New Roman" w:hAnsi="Times New Roman" w:cs="Times New Roman"/>
          <w:sz w:val="24"/>
          <w:szCs w:val="24"/>
        </w:rPr>
        <w:t>) was rejected</w:t>
      </w:r>
      <w:ins w:id="23" w:author="Asus" w:date="2025-05-08T11:11:00Z">
        <w:r>
          <w:rPr>
            <w:rFonts w:ascii="Times New Roman" w:hAnsi="Times New Roman" w:cs="Times New Roman"/>
            <w:sz w:val="24"/>
            <w:szCs w:val="24"/>
          </w:rPr>
          <w:t>,</w:t>
        </w:r>
      </w:ins>
      <w:r>
        <w:rPr>
          <w:rFonts w:ascii="Times New Roman" w:hAnsi="Times New Roman" w:cs="Times New Roman"/>
          <w:sz w:val="24"/>
          <w:szCs w:val="24"/>
        </w:rPr>
        <w:t xml:space="preserve"> and the alternative hypothesis (Hα) was accepted.  Hence, it could be concluded that there was a significant improvement in students' reading comprehension scores in the experimental group after being taught using the NIM.  </w:t>
      </w:r>
    </w:p>
    <w:p w14:paraId="530579DA" w14:textId="77777777" w:rsidR="00F12DDC" w:rsidRDefault="00F12DDC">
      <w:pPr>
        <w:jc w:val="both"/>
        <w:rPr>
          <w:rFonts w:ascii="Times New Roman" w:hAnsi="Times New Roman" w:cs="Times New Roman"/>
          <w:sz w:val="24"/>
          <w:szCs w:val="24"/>
        </w:rPr>
      </w:pPr>
    </w:p>
    <w:p w14:paraId="142091CA" w14:textId="77777777" w:rsidR="00F12DDC" w:rsidRDefault="00000000">
      <w:pPr>
        <w:jc w:val="both"/>
        <w:rPr>
          <w:rFonts w:ascii="Times New Roman" w:hAnsi="Times New Roman" w:cs="Times New Roman"/>
          <w:sz w:val="24"/>
          <w:szCs w:val="24"/>
        </w:rPr>
      </w:pPr>
      <w:r>
        <w:rPr>
          <w:rFonts w:ascii="Times New Roman" w:hAnsi="Times New Roman" w:cs="Times New Roman"/>
          <w:sz w:val="24"/>
          <w:szCs w:val="24"/>
        </w:rPr>
        <w:t>4. Independent Sample T-Test Analysis</w:t>
      </w:r>
    </w:p>
    <w:p w14:paraId="4085B3F2" w14:textId="77777777" w:rsidR="00F12DDC" w:rsidRDefault="00F12DDC">
      <w:pPr>
        <w:jc w:val="both"/>
        <w:rPr>
          <w:rFonts w:ascii="Times New Roman" w:hAnsi="Times New Roman" w:cs="Times New Roman"/>
          <w:sz w:val="24"/>
          <w:szCs w:val="24"/>
        </w:rPr>
      </w:pPr>
    </w:p>
    <w:p w14:paraId="64552247" w14:textId="77777777" w:rsidR="00F12DDC" w:rsidRDefault="00000000">
      <w:pPr>
        <w:ind w:firstLine="720"/>
        <w:jc w:val="both"/>
        <w:rPr>
          <w:rFonts w:ascii="Times New Roman" w:hAnsi="Times New Roman" w:cs="Times New Roman"/>
          <w:sz w:val="24"/>
          <w:szCs w:val="24"/>
        </w:rPr>
      </w:pPr>
      <w:r>
        <w:rPr>
          <w:rFonts w:ascii="Times New Roman" w:hAnsi="Times New Roman" w:cs="Times New Roman"/>
          <w:sz w:val="24"/>
          <w:szCs w:val="24"/>
        </w:rPr>
        <w:t>The Independent Sample T-Test was applied to measure the difference in reading comprehension achievements between students taught with NIM and those taught with conventional methods. The results from SPSS version 26 are in the table below:</w:t>
      </w:r>
    </w:p>
    <w:p w14:paraId="3110F60E" w14:textId="77777777" w:rsidR="00F12DDC" w:rsidRDefault="00F12DDC">
      <w:pPr>
        <w:ind w:firstLine="720"/>
        <w:jc w:val="both"/>
        <w:rPr>
          <w:rFonts w:ascii="Times New Roman" w:hAnsi="Times New Roman" w:cs="Times New Roman"/>
          <w:sz w:val="24"/>
          <w:szCs w:val="24"/>
        </w:rPr>
      </w:pPr>
    </w:p>
    <w:p w14:paraId="72BC3F04" w14:textId="77777777" w:rsidR="00F12DDC" w:rsidRDefault="00000000">
      <w:pPr>
        <w:spacing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Table 11. </w:t>
      </w:r>
      <w:r>
        <w:rPr>
          <w:rFonts w:ascii="Times New Roman" w:hAnsi="Times New Roman" w:cs="Times New Roman"/>
          <w:sz w:val="24"/>
          <w:szCs w:val="24"/>
        </w:rPr>
        <w:t>Analysis of Independent Sample T-Test’s Result from Students’ Pre-test Scores in Control and Experiment Groups</w:t>
      </w:r>
    </w:p>
    <w:tbl>
      <w:tblPr>
        <w:tblStyle w:val="PlainTable41"/>
        <w:tblpPr w:leftFromText="180" w:rightFromText="180" w:vertAnchor="text" w:horzAnchor="margin" w:tblpXSpec="center" w:tblpY="59"/>
        <w:tblW w:w="7956" w:type="dxa"/>
        <w:tblLayout w:type="fixed"/>
        <w:tblLook w:val="04A0" w:firstRow="1" w:lastRow="0" w:firstColumn="1" w:lastColumn="0" w:noHBand="0" w:noVBand="1"/>
      </w:tblPr>
      <w:tblGrid>
        <w:gridCol w:w="2140"/>
        <w:gridCol w:w="873"/>
        <w:gridCol w:w="963"/>
        <w:gridCol w:w="1328"/>
        <w:gridCol w:w="1326"/>
        <w:gridCol w:w="1326"/>
      </w:tblGrid>
      <w:tr w:rsidR="00F12DDC" w14:paraId="004274F0" w14:textId="77777777" w:rsidTr="00F12DDC">
        <w:trPr>
          <w:cnfStyle w:val="100000000000" w:firstRow="1" w:lastRow="0" w:firstColumn="0" w:lastColumn="0" w:oddVBand="0" w:evenVBand="0" w:oddHBand="0"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2140" w:type="dxa"/>
            <w:vMerge w:val="restart"/>
            <w:tcBorders>
              <w:top w:val="single" w:sz="4" w:space="0" w:color="auto"/>
            </w:tcBorders>
            <w:shd w:val="clear" w:color="auto" w:fill="auto"/>
          </w:tcPr>
          <w:p w14:paraId="3ACA64AE" w14:textId="77777777" w:rsidR="00F12DDC" w:rsidRDefault="00F12DDC">
            <w:pPr>
              <w:jc w:val="center"/>
              <w:rPr>
                <w:rFonts w:ascii="Times New Roman" w:hAnsi="Times New Roman" w:cs="Times New Roman"/>
                <w:sz w:val="24"/>
                <w:szCs w:val="24"/>
              </w:rPr>
            </w:pPr>
          </w:p>
          <w:p w14:paraId="0185342B" w14:textId="77777777" w:rsidR="00F12DDC" w:rsidRDefault="00F12DDC">
            <w:pPr>
              <w:jc w:val="center"/>
              <w:rPr>
                <w:rFonts w:ascii="Times New Roman" w:hAnsi="Times New Roman" w:cs="Times New Roman"/>
                <w:sz w:val="24"/>
                <w:szCs w:val="24"/>
              </w:rPr>
            </w:pPr>
          </w:p>
          <w:p w14:paraId="6E2EF7A3" w14:textId="77777777" w:rsidR="00F12DDC" w:rsidRDefault="00000000">
            <w:pPr>
              <w:jc w:val="center"/>
              <w:rPr>
                <w:rFonts w:ascii="Times New Roman" w:hAnsi="Times New Roman" w:cs="Times New Roman"/>
                <w:sz w:val="24"/>
                <w:szCs w:val="24"/>
              </w:rPr>
            </w:pPr>
            <w:r>
              <w:rPr>
                <w:rFonts w:ascii="Times New Roman" w:hAnsi="Times New Roman" w:cs="Times New Roman"/>
                <w:b w:val="0"/>
                <w:bCs w:val="0"/>
                <w:sz w:val="24"/>
                <w:szCs w:val="24"/>
              </w:rPr>
              <w:t>Pre-test</w:t>
            </w:r>
          </w:p>
        </w:tc>
        <w:tc>
          <w:tcPr>
            <w:tcW w:w="3164" w:type="dxa"/>
            <w:gridSpan w:val="3"/>
            <w:tcBorders>
              <w:top w:val="single" w:sz="4" w:space="0" w:color="auto"/>
              <w:bottom w:val="single" w:sz="4" w:space="0" w:color="auto"/>
            </w:tcBorders>
            <w:shd w:val="clear" w:color="auto" w:fill="auto"/>
          </w:tcPr>
          <w:p w14:paraId="1ADF13E4" w14:textId="77777777" w:rsidR="00F12DD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Independent Sample T-Test</w:t>
            </w:r>
          </w:p>
        </w:tc>
        <w:tc>
          <w:tcPr>
            <w:tcW w:w="1326" w:type="dxa"/>
            <w:vMerge w:val="restart"/>
            <w:tcBorders>
              <w:top w:val="single" w:sz="4" w:space="0" w:color="auto"/>
            </w:tcBorders>
            <w:shd w:val="clear" w:color="auto" w:fill="auto"/>
          </w:tcPr>
          <w:p w14:paraId="7B0AD197" w14:textId="77777777" w:rsidR="00F12DDC" w:rsidRDefault="00F12DD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69177DCC" w14:textId="77777777" w:rsidR="00F12DDC" w:rsidRDefault="00F12DD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4541E356" w14:textId="77777777" w:rsidR="00F12DD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H0</w:t>
            </w:r>
          </w:p>
        </w:tc>
        <w:tc>
          <w:tcPr>
            <w:tcW w:w="1326" w:type="dxa"/>
            <w:vMerge w:val="restart"/>
            <w:tcBorders>
              <w:top w:val="single" w:sz="4" w:space="0" w:color="auto"/>
            </w:tcBorders>
            <w:shd w:val="clear" w:color="auto" w:fill="auto"/>
          </w:tcPr>
          <w:p w14:paraId="0BBB271F" w14:textId="77777777" w:rsidR="00F12DDC" w:rsidRDefault="00F12DD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25D891AD" w14:textId="77777777" w:rsidR="00F12DDC" w:rsidRDefault="00F12DD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00596348" w14:textId="77777777" w:rsidR="00F12DD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Hα</w:t>
            </w:r>
          </w:p>
        </w:tc>
      </w:tr>
      <w:tr w:rsidR="00F12DDC" w14:paraId="44C29362" w14:textId="77777777" w:rsidTr="00F12DDC">
        <w:trPr>
          <w:cnfStyle w:val="000000100000" w:firstRow="0" w:lastRow="0" w:firstColumn="0" w:lastColumn="0" w:oddVBand="0" w:evenVBand="0" w:oddHBand="1" w:evenHBand="0" w:firstRowFirstColumn="0" w:firstRowLastColumn="0" w:lastRowFirstColumn="0" w:lastRowLastColumn="0"/>
          <w:trHeight w:val="756"/>
        </w:trPr>
        <w:tc>
          <w:tcPr>
            <w:cnfStyle w:val="001000000000" w:firstRow="0" w:lastRow="0" w:firstColumn="1" w:lastColumn="0" w:oddVBand="0" w:evenVBand="0" w:oddHBand="0" w:evenHBand="0" w:firstRowFirstColumn="0" w:firstRowLastColumn="0" w:lastRowFirstColumn="0" w:lastRowLastColumn="0"/>
            <w:tcW w:w="2140" w:type="dxa"/>
            <w:vMerge/>
            <w:shd w:val="clear" w:color="auto" w:fill="auto"/>
          </w:tcPr>
          <w:p w14:paraId="108CBC03" w14:textId="77777777" w:rsidR="00F12DDC" w:rsidRDefault="00F12DDC">
            <w:pPr>
              <w:jc w:val="center"/>
              <w:rPr>
                <w:rFonts w:ascii="Times New Roman" w:hAnsi="Times New Roman" w:cs="Times New Roman"/>
                <w:sz w:val="24"/>
                <w:szCs w:val="24"/>
              </w:rPr>
            </w:pPr>
          </w:p>
        </w:tc>
        <w:tc>
          <w:tcPr>
            <w:tcW w:w="873" w:type="dxa"/>
            <w:tcBorders>
              <w:top w:val="single" w:sz="4" w:space="0" w:color="auto"/>
            </w:tcBorders>
            <w:shd w:val="clear" w:color="auto" w:fill="auto"/>
          </w:tcPr>
          <w:p w14:paraId="02157003" w14:textId="77777777" w:rsidR="00F12DDC" w:rsidRDefault="00F12D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0B76C205" w14:textId="77777777" w:rsidR="00F12DD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T </w:t>
            </w:r>
          </w:p>
        </w:tc>
        <w:tc>
          <w:tcPr>
            <w:tcW w:w="963" w:type="dxa"/>
            <w:tcBorders>
              <w:top w:val="single" w:sz="4" w:space="0" w:color="auto"/>
            </w:tcBorders>
            <w:shd w:val="clear" w:color="auto" w:fill="auto"/>
          </w:tcPr>
          <w:p w14:paraId="65FDF5D1" w14:textId="77777777" w:rsidR="00F12DDC" w:rsidRDefault="00F12D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5ACC3833" w14:textId="77777777" w:rsidR="00F12DD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Df </w:t>
            </w:r>
          </w:p>
        </w:tc>
        <w:tc>
          <w:tcPr>
            <w:tcW w:w="1326" w:type="dxa"/>
            <w:tcBorders>
              <w:top w:val="single" w:sz="4" w:space="0" w:color="auto"/>
            </w:tcBorders>
            <w:shd w:val="clear" w:color="auto" w:fill="auto"/>
          </w:tcPr>
          <w:p w14:paraId="6794E520" w14:textId="77777777" w:rsidR="00F12DD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Sig. (2-tailed)</w:t>
            </w:r>
          </w:p>
        </w:tc>
        <w:tc>
          <w:tcPr>
            <w:tcW w:w="1326" w:type="dxa"/>
            <w:vMerge/>
            <w:shd w:val="clear" w:color="auto" w:fill="auto"/>
          </w:tcPr>
          <w:p w14:paraId="5626EC58" w14:textId="77777777" w:rsidR="00F12DDC" w:rsidRDefault="00F12D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326" w:type="dxa"/>
            <w:vMerge/>
            <w:shd w:val="clear" w:color="auto" w:fill="auto"/>
          </w:tcPr>
          <w:p w14:paraId="2E45BF24" w14:textId="77777777" w:rsidR="00F12DDC" w:rsidRDefault="00F12D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F12DDC" w14:paraId="4B1EC6F8" w14:textId="77777777" w:rsidTr="00F12DDC">
        <w:trPr>
          <w:trHeight w:val="375"/>
        </w:trPr>
        <w:tc>
          <w:tcPr>
            <w:cnfStyle w:val="001000000000" w:firstRow="0" w:lastRow="0" w:firstColumn="1" w:lastColumn="0" w:oddVBand="0" w:evenVBand="0" w:oddHBand="0" w:evenHBand="0" w:firstRowFirstColumn="0" w:firstRowLastColumn="0" w:lastRowFirstColumn="0" w:lastRowLastColumn="0"/>
            <w:tcW w:w="2140" w:type="dxa"/>
            <w:vMerge/>
            <w:tcBorders>
              <w:bottom w:val="single" w:sz="4" w:space="0" w:color="auto"/>
            </w:tcBorders>
            <w:shd w:val="clear" w:color="auto" w:fill="auto"/>
          </w:tcPr>
          <w:p w14:paraId="779CDF21" w14:textId="77777777" w:rsidR="00F12DDC" w:rsidRDefault="00F12DDC">
            <w:pPr>
              <w:jc w:val="center"/>
              <w:rPr>
                <w:rFonts w:ascii="Times New Roman" w:hAnsi="Times New Roman" w:cs="Times New Roman"/>
                <w:sz w:val="24"/>
                <w:szCs w:val="24"/>
              </w:rPr>
            </w:pPr>
          </w:p>
        </w:tc>
        <w:tc>
          <w:tcPr>
            <w:tcW w:w="873" w:type="dxa"/>
            <w:tcBorders>
              <w:bottom w:val="single" w:sz="4" w:space="0" w:color="auto"/>
            </w:tcBorders>
            <w:shd w:val="clear" w:color="auto" w:fill="auto"/>
          </w:tcPr>
          <w:p w14:paraId="5828EE99" w14:textId="77777777" w:rsidR="00F12DDC"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0.742</w:t>
            </w:r>
          </w:p>
        </w:tc>
        <w:tc>
          <w:tcPr>
            <w:tcW w:w="963" w:type="dxa"/>
            <w:tcBorders>
              <w:bottom w:val="single" w:sz="4" w:space="0" w:color="auto"/>
            </w:tcBorders>
            <w:shd w:val="clear" w:color="auto" w:fill="auto"/>
          </w:tcPr>
          <w:p w14:paraId="355635EE" w14:textId="77777777" w:rsidR="00F12DDC"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66</w:t>
            </w:r>
          </w:p>
        </w:tc>
        <w:tc>
          <w:tcPr>
            <w:tcW w:w="1326" w:type="dxa"/>
            <w:tcBorders>
              <w:bottom w:val="single" w:sz="4" w:space="0" w:color="auto"/>
            </w:tcBorders>
            <w:shd w:val="clear" w:color="auto" w:fill="auto"/>
          </w:tcPr>
          <w:p w14:paraId="475FB6D7" w14:textId="77777777" w:rsidR="00F12DDC"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0.461</w:t>
            </w:r>
          </w:p>
        </w:tc>
        <w:tc>
          <w:tcPr>
            <w:tcW w:w="1326" w:type="dxa"/>
            <w:tcBorders>
              <w:bottom w:val="single" w:sz="4" w:space="0" w:color="auto"/>
            </w:tcBorders>
            <w:shd w:val="clear" w:color="auto" w:fill="auto"/>
          </w:tcPr>
          <w:p w14:paraId="3DF6259B" w14:textId="77777777" w:rsidR="00F12DDC"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Accepted </w:t>
            </w:r>
          </w:p>
        </w:tc>
        <w:tc>
          <w:tcPr>
            <w:tcW w:w="1326" w:type="dxa"/>
            <w:tcBorders>
              <w:bottom w:val="single" w:sz="4" w:space="0" w:color="auto"/>
            </w:tcBorders>
            <w:shd w:val="clear" w:color="auto" w:fill="auto"/>
          </w:tcPr>
          <w:p w14:paraId="270D7A6F" w14:textId="77777777" w:rsidR="00F12DDC"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Rejected</w:t>
            </w:r>
          </w:p>
        </w:tc>
      </w:tr>
    </w:tbl>
    <w:p w14:paraId="76C3FF58" w14:textId="77777777" w:rsidR="00F12DDC" w:rsidRDefault="00F12DDC">
      <w:pPr>
        <w:rPr>
          <w:rFonts w:ascii="Times New Roman" w:hAnsi="Times New Roman" w:cs="Times New Roman"/>
          <w:b/>
          <w:bCs/>
          <w:sz w:val="24"/>
          <w:szCs w:val="24"/>
        </w:rPr>
      </w:pPr>
    </w:p>
    <w:p w14:paraId="5827B858" w14:textId="77777777" w:rsidR="00F12DDC" w:rsidRDefault="00000000">
      <w:pPr>
        <w:ind w:firstLine="720"/>
        <w:jc w:val="both"/>
        <w:rPr>
          <w:rFonts w:ascii="Times New Roman" w:hAnsi="Times New Roman" w:cs="Times New Roman"/>
          <w:sz w:val="24"/>
          <w:szCs w:val="24"/>
        </w:rPr>
      </w:pPr>
      <w:r>
        <w:rPr>
          <w:rFonts w:ascii="Times New Roman" w:hAnsi="Times New Roman" w:cs="Times New Roman"/>
          <w:sz w:val="24"/>
          <w:szCs w:val="24"/>
        </w:rPr>
        <w:t>Following the table above, it was shown that the sig. (2-tailed) value was 0.461, with df = 66 (1.997) and t-value = 0.742. Since the sig. (2-tailed) the value of 0.461 was higher than 0.05, and the t-value of 0.742 was less than df=66 (1.997), the null hypothesis (H</w:t>
      </w:r>
      <w:r>
        <w:rPr>
          <w:rFonts w:ascii="Cambria Math" w:hAnsi="Cambria Math" w:cs="Cambria Math"/>
          <w:sz w:val="24"/>
          <w:szCs w:val="24"/>
        </w:rPr>
        <w:t>0</w:t>
      </w:r>
      <w:r>
        <w:rPr>
          <w:rFonts w:ascii="Times New Roman" w:hAnsi="Times New Roman" w:cs="Times New Roman"/>
          <w:sz w:val="24"/>
          <w:szCs w:val="24"/>
        </w:rPr>
        <w:t xml:space="preserve">) was accepted, and the alternative hypothesis (Hα) was rejected. It could be determined that there was no significant difference in pre-test scores between the control group (taught conventionally) and the experimental group (taught using NIM). </w:t>
      </w:r>
    </w:p>
    <w:p w14:paraId="06D7FF09" w14:textId="77777777" w:rsidR="00F12DDC" w:rsidRDefault="00F12DDC">
      <w:pPr>
        <w:jc w:val="both"/>
        <w:rPr>
          <w:rFonts w:ascii="Times New Roman" w:hAnsi="Times New Roman" w:cs="Times New Roman"/>
          <w:sz w:val="24"/>
          <w:szCs w:val="24"/>
        </w:rPr>
      </w:pPr>
    </w:p>
    <w:p w14:paraId="275FA170" w14:textId="77777777" w:rsidR="00F12DDC" w:rsidRDefault="00F12DDC">
      <w:pPr>
        <w:jc w:val="both"/>
        <w:rPr>
          <w:rFonts w:ascii="Times New Roman" w:hAnsi="Times New Roman" w:cs="Times New Roman"/>
          <w:sz w:val="24"/>
          <w:szCs w:val="24"/>
        </w:rPr>
      </w:pPr>
    </w:p>
    <w:p w14:paraId="1AC0FCC3" w14:textId="77777777" w:rsidR="00F12DDC" w:rsidRDefault="00000000">
      <w:pPr>
        <w:spacing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Table 12. </w:t>
      </w:r>
      <w:r>
        <w:rPr>
          <w:rFonts w:ascii="Times New Roman" w:hAnsi="Times New Roman" w:cs="Times New Roman"/>
          <w:sz w:val="24"/>
          <w:szCs w:val="24"/>
        </w:rPr>
        <w:t>Analysis of Independent Sample T-Test’s Result from Students’ Post-test Scores in Control and Experiment Groups</w:t>
      </w:r>
    </w:p>
    <w:p w14:paraId="78AD8BB8" w14:textId="77777777" w:rsidR="00F12DDC" w:rsidRDefault="00F12DDC">
      <w:pPr>
        <w:spacing w:line="276" w:lineRule="auto"/>
        <w:jc w:val="center"/>
        <w:rPr>
          <w:rFonts w:ascii="Times New Roman" w:hAnsi="Times New Roman" w:cs="Times New Roman"/>
          <w:b/>
          <w:bCs/>
          <w:sz w:val="24"/>
          <w:szCs w:val="24"/>
        </w:rPr>
      </w:pPr>
    </w:p>
    <w:tbl>
      <w:tblPr>
        <w:tblStyle w:val="PlainTable41"/>
        <w:tblpPr w:leftFromText="180" w:rightFromText="180" w:vertAnchor="text" w:horzAnchor="margin" w:tblpXSpec="center" w:tblpY="59"/>
        <w:tblW w:w="0" w:type="auto"/>
        <w:tblLayout w:type="fixed"/>
        <w:tblLook w:val="04A0" w:firstRow="1" w:lastRow="0" w:firstColumn="1" w:lastColumn="0" w:noHBand="0" w:noVBand="1"/>
      </w:tblPr>
      <w:tblGrid>
        <w:gridCol w:w="2249"/>
        <w:gridCol w:w="917"/>
        <w:gridCol w:w="1012"/>
        <w:gridCol w:w="1396"/>
        <w:gridCol w:w="1393"/>
        <w:gridCol w:w="1393"/>
      </w:tblGrid>
      <w:tr w:rsidR="00F12DDC" w14:paraId="1E87E9DC" w14:textId="77777777" w:rsidTr="00F12DDC">
        <w:trPr>
          <w:cnfStyle w:val="100000000000" w:firstRow="1" w:lastRow="0" w:firstColumn="0" w:lastColumn="0" w:oddVBand="0" w:evenVBand="0" w:oddHBand="0"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2249" w:type="dxa"/>
            <w:vMerge w:val="restart"/>
            <w:tcBorders>
              <w:top w:val="single" w:sz="4" w:space="0" w:color="auto"/>
            </w:tcBorders>
            <w:shd w:val="clear" w:color="auto" w:fill="auto"/>
          </w:tcPr>
          <w:p w14:paraId="34D60B9A" w14:textId="77777777" w:rsidR="00F12DDC" w:rsidRDefault="00F12DDC">
            <w:pPr>
              <w:jc w:val="center"/>
              <w:rPr>
                <w:rFonts w:ascii="Times New Roman" w:hAnsi="Times New Roman" w:cs="Times New Roman"/>
                <w:sz w:val="24"/>
                <w:szCs w:val="24"/>
              </w:rPr>
            </w:pPr>
          </w:p>
          <w:p w14:paraId="1287F33B" w14:textId="77777777" w:rsidR="00F12DDC" w:rsidRDefault="00F12DDC">
            <w:pPr>
              <w:jc w:val="center"/>
              <w:rPr>
                <w:rFonts w:ascii="Times New Roman" w:hAnsi="Times New Roman" w:cs="Times New Roman"/>
                <w:sz w:val="24"/>
                <w:szCs w:val="24"/>
              </w:rPr>
            </w:pPr>
          </w:p>
          <w:p w14:paraId="048AE193" w14:textId="77777777" w:rsidR="00F12DDC" w:rsidRDefault="00000000">
            <w:pPr>
              <w:jc w:val="center"/>
              <w:rPr>
                <w:rFonts w:ascii="Times New Roman" w:hAnsi="Times New Roman" w:cs="Times New Roman"/>
                <w:sz w:val="24"/>
                <w:szCs w:val="24"/>
              </w:rPr>
            </w:pPr>
            <w:r>
              <w:rPr>
                <w:rFonts w:ascii="Times New Roman" w:hAnsi="Times New Roman" w:cs="Times New Roman"/>
                <w:b w:val="0"/>
                <w:bCs w:val="0"/>
                <w:sz w:val="24"/>
                <w:szCs w:val="24"/>
              </w:rPr>
              <w:t>Post-test</w:t>
            </w:r>
          </w:p>
        </w:tc>
        <w:tc>
          <w:tcPr>
            <w:tcW w:w="3325" w:type="dxa"/>
            <w:gridSpan w:val="3"/>
            <w:tcBorders>
              <w:top w:val="single" w:sz="4" w:space="0" w:color="auto"/>
              <w:bottom w:val="single" w:sz="4" w:space="0" w:color="auto"/>
            </w:tcBorders>
            <w:shd w:val="clear" w:color="auto" w:fill="auto"/>
          </w:tcPr>
          <w:p w14:paraId="5EFC6E49" w14:textId="77777777" w:rsidR="00F12DD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Independent Sample T-Test</w:t>
            </w:r>
          </w:p>
        </w:tc>
        <w:tc>
          <w:tcPr>
            <w:tcW w:w="1393" w:type="dxa"/>
            <w:vMerge w:val="restart"/>
            <w:tcBorders>
              <w:top w:val="single" w:sz="4" w:space="0" w:color="auto"/>
            </w:tcBorders>
            <w:shd w:val="clear" w:color="auto" w:fill="auto"/>
          </w:tcPr>
          <w:p w14:paraId="151FD4F7" w14:textId="77777777" w:rsidR="00F12DDC" w:rsidRDefault="00F12DD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0139D789" w14:textId="77777777" w:rsidR="00F12DDC" w:rsidRDefault="00F12DD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230E410B" w14:textId="77777777" w:rsidR="00F12DD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H0</w:t>
            </w:r>
          </w:p>
        </w:tc>
        <w:tc>
          <w:tcPr>
            <w:tcW w:w="1393" w:type="dxa"/>
            <w:vMerge w:val="restart"/>
            <w:tcBorders>
              <w:top w:val="single" w:sz="4" w:space="0" w:color="auto"/>
            </w:tcBorders>
            <w:shd w:val="clear" w:color="auto" w:fill="auto"/>
          </w:tcPr>
          <w:p w14:paraId="74E20528" w14:textId="77777777" w:rsidR="00F12DDC" w:rsidRDefault="00F12DD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1DECC3C9" w14:textId="77777777" w:rsidR="00F12DDC" w:rsidRDefault="00F12DD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1F1FB5A3" w14:textId="77777777" w:rsidR="00F12DDC"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Hα</w:t>
            </w:r>
          </w:p>
        </w:tc>
      </w:tr>
      <w:tr w:rsidR="00F12DDC" w14:paraId="31CFF2E7" w14:textId="77777777" w:rsidTr="00F12DDC">
        <w:trPr>
          <w:cnfStyle w:val="000000100000" w:firstRow="0" w:lastRow="0" w:firstColumn="0" w:lastColumn="0" w:oddVBand="0" w:evenVBand="0" w:oddHBand="1" w:evenHBand="0" w:firstRowFirstColumn="0" w:firstRowLastColumn="0" w:lastRowFirstColumn="0" w:lastRowLastColumn="0"/>
          <w:trHeight w:val="821"/>
        </w:trPr>
        <w:tc>
          <w:tcPr>
            <w:cnfStyle w:val="001000000000" w:firstRow="0" w:lastRow="0" w:firstColumn="1" w:lastColumn="0" w:oddVBand="0" w:evenVBand="0" w:oddHBand="0" w:evenHBand="0" w:firstRowFirstColumn="0" w:firstRowLastColumn="0" w:lastRowFirstColumn="0" w:lastRowLastColumn="0"/>
            <w:tcW w:w="2249" w:type="dxa"/>
            <w:vMerge/>
            <w:shd w:val="clear" w:color="auto" w:fill="auto"/>
          </w:tcPr>
          <w:p w14:paraId="5F2366E0" w14:textId="77777777" w:rsidR="00F12DDC" w:rsidRDefault="00F12DDC">
            <w:pPr>
              <w:jc w:val="center"/>
              <w:rPr>
                <w:rFonts w:ascii="Times New Roman" w:hAnsi="Times New Roman" w:cs="Times New Roman"/>
                <w:sz w:val="24"/>
                <w:szCs w:val="24"/>
              </w:rPr>
            </w:pPr>
          </w:p>
        </w:tc>
        <w:tc>
          <w:tcPr>
            <w:tcW w:w="917" w:type="dxa"/>
            <w:tcBorders>
              <w:top w:val="single" w:sz="4" w:space="0" w:color="auto"/>
            </w:tcBorders>
            <w:shd w:val="clear" w:color="auto" w:fill="auto"/>
          </w:tcPr>
          <w:p w14:paraId="6C2E83ED" w14:textId="77777777" w:rsidR="00F12DDC" w:rsidRDefault="00F12D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4F881228" w14:textId="77777777" w:rsidR="00F12DD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T </w:t>
            </w:r>
          </w:p>
        </w:tc>
        <w:tc>
          <w:tcPr>
            <w:tcW w:w="1012" w:type="dxa"/>
            <w:tcBorders>
              <w:top w:val="single" w:sz="4" w:space="0" w:color="auto"/>
            </w:tcBorders>
            <w:shd w:val="clear" w:color="auto" w:fill="auto"/>
          </w:tcPr>
          <w:p w14:paraId="322D7A80" w14:textId="77777777" w:rsidR="00F12DDC" w:rsidRDefault="00F12D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15C13E8B" w14:textId="77777777" w:rsidR="00F12DD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Df </w:t>
            </w:r>
          </w:p>
        </w:tc>
        <w:tc>
          <w:tcPr>
            <w:tcW w:w="1395" w:type="dxa"/>
            <w:tcBorders>
              <w:top w:val="single" w:sz="4" w:space="0" w:color="auto"/>
            </w:tcBorders>
            <w:shd w:val="clear" w:color="auto" w:fill="auto"/>
          </w:tcPr>
          <w:p w14:paraId="31891D42" w14:textId="77777777" w:rsidR="00F12DDC"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Sig. (2-tailed)</w:t>
            </w:r>
          </w:p>
        </w:tc>
        <w:tc>
          <w:tcPr>
            <w:tcW w:w="1393" w:type="dxa"/>
            <w:vMerge/>
            <w:shd w:val="clear" w:color="auto" w:fill="auto"/>
          </w:tcPr>
          <w:p w14:paraId="743440BE" w14:textId="77777777" w:rsidR="00F12DDC" w:rsidRDefault="00F12D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393" w:type="dxa"/>
            <w:vMerge/>
            <w:shd w:val="clear" w:color="auto" w:fill="auto"/>
          </w:tcPr>
          <w:p w14:paraId="13A4BC13" w14:textId="77777777" w:rsidR="00F12DDC" w:rsidRDefault="00F12DD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F12DDC" w14:paraId="18EFFB38" w14:textId="77777777" w:rsidTr="00F12DDC">
        <w:trPr>
          <w:trHeight w:val="408"/>
        </w:trPr>
        <w:tc>
          <w:tcPr>
            <w:cnfStyle w:val="001000000000" w:firstRow="0" w:lastRow="0" w:firstColumn="1" w:lastColumn="0" w:oddVBand="0" w:evenVBand="0" w:oddHBand="0" w:evenHBand="0" w:firstRowFirstColumn="0" w:firstRowLastColumn="0" w:lastRowFirstColumn="0" w:lastRowLastColumn="0"/>
            <w:tcW w:w="2249" w:type="dxa"/>
            <w:vMerge/>
            <w:tcBorders>
              <w:bottom w:val="single" w:sz="4" w:space="0" w:color="auto"/>
            </w:tcBorders>
            <w:shd w:val="clear" w:color="auto" w:fill="auto"/>
          </w:tcPr>
          <w:p w14:paraId="11A66522" w14:textId="77777777" w:rsidR="00F12DDC" w:rsidRDefault="00F12DDC">
            <w:pPr>
              <w:jc w:val="center"/>
              <w:rPr>
                <w:rFonts w:ascii="Times New Roman" w:hAnsi="Times New Roman" w:cs="Times New Roman"/>
                <w:sz w:val="24"/>
                <w:szCs w:val="24"/>
              </w:rPr>
            </w:pPr>
          </w:p>
        </w:tc>
        <w:tc>
          <w:tcPr>
            <w:tcW w:w="917" w:type="dxa"/>
            <w:tcBorders>
              <w:bottom w:val="single" w:sz="4" w:space="0" w:color="auto"/>
            </w:tcBorders>
            <w:shd w:val="clear" w:color="auto" w:fill="auto"/>
          </w:tcPr>
          <w:p w14:paraId="37827B54" w14:textId="77777777" w:rsidR="00F12DDC"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2.984</w:t>
            </w:r>
          </w:p>
        </w:tc>
        <w:tc>
          <w:tcPr>
            <w:tcW w:w="1012" w:type="dxa"/>
            <w:tcBorders>
              <w:bottom w:val="single" w:sz="4" w:space="0" w:color="auto"/>
            </w:tcBorders>
            <w:shd w:val="clear" w:color="auto" w:fill="auto"/>
          </w:tcPr>
          <w:p w14:paraId="23C22547" w14:textId="77777777" w:rsidR="00F12DDC"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66</w:t>
            </w:r>
          </w:p>
        </w:tc>
        <w:tc>
          <w:tcPr>
            <w:tcW w:w="1395" w:type="dxa"/>
            <w:tcBorders>
              <w:bottom w:val="single" w:sz="4" w:space="0" w:color="auto"/>
            </w:tcBorders>
            <w:shd w:val="clear" w:color="auto" w:fill="auto"/>
          </w:tcPr>
          <w:p w14:paraId="6A1CCD83" w14:textId="77777777" w:rsidR="00F12DDC"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0.004</w:t>
            </w:r>
          </w:p>
        </w:tc>
        <w:tc>
          <w:tcPr>
            <w:tcW w:w="1393" w:type="dxa"/>
            <w:tcBorders>
              <w:bottom w:val="single" w:sz="4" w:space="0" w:color="auto"/>
            </w:tcBorders>
            <w:shd w:val="clear" w:color="auto" w:fill="auto"/>
          </w:tcPr>
          <w:p w14:paraId="6E0507AF" w14:textId="77777777" w:rsidR="00F12DDC"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Rejected </w:t>
            </w:r>
          </w:p>
        </w:tc>
        <w:tc>
          <w:tcPr>
            <w:tcW w:w="1393" w:type="dxa"/>
            <w:tcBorders>
              <w:bottom w:val="single" w:sz="4" w:space="0" w:color="auto"/>
            </w:tcBorders>
            <w:shd w:val="clear" w:color="auto" w:fill="auto"/>
          </w:tcPr>
          <w:p w14:paraId="5204B065" w14:textId="77777777" w:rsidR="00F12DDC"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Accepted </w:t>
            </w:r>
          </w:p>
        </w:tc>
      </w:tr>
    </w:tbl>
    <w:p w14:paraId="498555BB" w14:textId="77777777" w:rsidR="00F12DDC" w:rsidRDefault="00F12DDC">
      <w:pPr>
        <w:rPr>
          <w:rFonts w:ascii="Times New Roman" w:hAnsi="Times New Roman" w:cs="Times New Roman"/>
          <w:b/>
          <w:bCs/>
          <w:sz w:val="24"/>
          <w:szCs w:val="24"/>
        </w:rPr>
      </w:pPr>
    </w:p>
    <w:p w14:paraId="1B36BE3A" w14:textId="77777777" w:rsidR="00F12DDC" w:rsidRDefault="00000000">
      <w:pPr>
        <w:ind w:firstLine="720"/>
        <w:jc w:val="both"/>
        <w:rPr>
          <w:rFonts w:ascii="Times New Roman" w:hAnsi="Times New Roman" w:cs="Times New Roman"/>
          <w:sz w:val="24"/>
          <w:szCs w:val="24"/>
        </w:rPr>
      </w:pPr>
      <w:r>
        <w:rPr>
          <w:rFonts w:ascii="Times New Roman" w:hAnsi="Times New Roman" w:cs="Times New Roman"/>
          <w:sz w:val="24"/>
          <w:szCs w:val="24"/>
        </w:rPr>
        <w:t xml:space="preserve">In accordance with the following table above, it was offered that the sig. (2-tailed) value was 0.004, with df = 66 (1.997) and t-value = 2.984. Since the sig. (2-tailed) value of 0.004 was less than 0.05 and the t-value of 2.984 was higher than df=66 (1.997), </w:t>
      </w:r>
      <w:bookmarkStart w:id="24" w:name="_Hlk183267618"/>
      <w:r>
        <w:rPr>
          <w:rFonts w:ascii="Times New Roman" w:hAnsi="Times New Roman" w:cs="Times New Roman"/>
          <w:sz w:val="24"/>
          <w:szCs w:val="24"/>
        </w:rPr>
        <w:t>the null hypothesis (H</w:t>
      </w:r>
      <w:r>
        <w:rPr>
          <w:rFonts w:ascii="Cambria Math" w:hAnsi="Cambria Math" w:cs="Cambria Math"/>
          <w:sz w:val="24"/>
          <w:szCs w:val="24"/>
        </w:rPr>
        <w:t>0</w:t>
      </w:r>
      <w:r>
        <w:rPr>
          <w:rFonts w:ascii="Times New Roman" w:hAnsi="Times New Roman" w:cs="Times New Roman"/>
          <w:sz w:val="24"/>
          <w:szCs w:val="24"/>
        </w:rPr>
        <w:t xml:space="preserve">) was rejected, and the alternative hypothesis (Hα) was accepted.  </w:t>
      </w:r>
      <w:bookmarkEnd w:id="24"/>
      <w:r>
        <w:rPr>
          <w:rFonts w:ascii="Times New Roman" w:hAnsi="Times New Roman" w:cs="Times New Roman"/>
          <w:sz w:val="24"/>
          <w:szCs w:val="24"/>
        </w:rPr>
        <w:t xml:space="preserve">Therefore, it was decided that there was a significant difference in post-test scores between the control group and the experimental group.  </w:t>
      </w:r>
    </w:p>
    <w:p w14:paraId="1E2C8200" w14:textId="77777777" w:rsidR="00F12DDC" w:rsidRDefault="00F12DDC">
      <w:pPr>
        <w:spacing w:line="480" w:lineRule="auto"/>
        <w:jc w:val="both"/>
        <w:rPr>
          <w:rFonts w:ascii="Times New Roman" w:hAnsi="Times New Roman" w:cs="Times New Roman"/>
          <w:b/>
          <w:bCs/>
          <w:sz w:val="24"/>
          <w:szCs w:val="24"/>
        </w:rPr>
      </w:pPr>
    </w:p>
    <w:p w14:paraId="2C84060E" w14:textId="77777777" w:rsidR="00F12DDC"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DISCUSSION</w:t>
      </w:r>
    </w:p>
    <w:p w14:paraId="5FE90892" w14:textId="77777777" w:rsidR="00F12DDC" w:rsidRDefault="00000000">
      <w:pPr>
        <w:ind w:firstLine="720"/>
        <w:jc w:val="both"/>
        <w:rPr>
          <w:rFonts w:ascii="Times New Roman" w:hAnsi="Times New Roman" w:cs="Times New Roman"/>
          <w:sz w:val="24"/>
          <w:szCs w:val="24"/>
        </w:rPr>
      </w:pPr>
      <w:r>
        <w:rPr>
          <w:rFonts w:ascii="Times New Roman" w:hAnsi="Times New Roman" w:cs="Times New Roman"/>
          <w:sz w:val="24"/>
          <w:szCs w:val="24"/>
        </w:rPr>
        <w:t xml:space="preserve">The use of NIM was effective in teaching reading. </w:t>
      </w:r>
      <w:r>
        <w:rPr>
          <w:rFonts w:ascii="Times New Roman" w:hAnsi="Times New Roman"/>
          <w:sz w:val="24"/>
          <w:szCs w:val="24"/>
        </w:rPr>
        <w:t xml:space="preserve">Several factors contributed to the effectiveness of the NIM in </w:t>
      </w:r>
      <w:r>
        <w:rPr>
          <w:rFonts w:ascii="Times New Roman" w:hAnsi="Times New Roman" w:cs="Times New Roman"/>
          <w:sz w:val="24"/>
          <w:szCs w:val="24"/>
        </w:rPr>
        <w:t>improv</w:t>
      </w:r>
      <w:r>
        <w:rPr>
          <w:rFonts w:ascii="Times New Roman" w:hAnsi="Times New Roman"/>
          <w:sz w:val="24"/>
          <w:szCs w:val="24"/>
        </w:rPr>
        <w:t>ing</w:t>
      </w:r>
      <w:r>
        <w:rPr>
          <w:rFonts w:ascii="Times New Roman" w:hAnsi="Times New Roman" w:cs="Times New Roman"/>
          <w:sz w:val="24"/>
          <w:szCs w:val="24"/>
        </w:rPr>
        <w:t xml:space="preserve"> students' reading comprehension achievement at SMPN 7 Palembang, </w:t>
      </w:r>
      <w:r>
        <w:rPr>
          <w:rFonts w:ascii="Times New Roman" w:hAnsi="Times New Roman"/>
          <w:sz w:val="24"/>
          <w:szCs w:val="24"/>
        </w:rPr>
        <w:t>particularly</w:t>
      </w:r>
      <w:r>
        <w:rPr>
          <w:rFonts w:ascii="Times New Roman" w:hAnsi="Times New Roman" w:cs="Times New Roman"/>
          <w:sz w:val="24"/>
          <w:szCs w:val="24"/>
        </w:rPr>
        <w:t xml:space="preserve"> in the experimental group. First, the NIM helps the students build confidence and also reduces feelings of pressure during reading activities. As stated by Lestari (2018), the NIM is an enjoyable method for improving the reading abilities of students. Then, the method involves reading alongside the teacher in a supportive and non-judgmental setting, students are less likely to feel anxious about making mistakes. This encourages them to participate more actively, leading to increased self-confidence in their reading abilities. Thus, the multisensory nature of the NIM makes the process more engaging and comfortable for students, allowing them to improve their reading ability without fear of failure.</w:t>
      </w:r>
    </w:p>
    <w:p w14:paraId="09FABFCE" w14:textId="77777777" w:rsidR="00F12DDC" w:rsidRDefault="00000000">
      <w:pPr>
        <w:ind w:firstLine="720"/>
        <w:jc w:val="both"/>
        <w:rPr>
          <w:rFonts w:ascii="Times New Roman" w:hAnsi="Times New Roman" w:cs="Times New Roman"/>
          <w:sz w:val="24"/>
          <w:szCs w:val="24"/>
        </w:rPr>
      </w:pPr>
      <w:r>
        <w:rPr>
          <w:rFonts w:ascii="Times New Roman" w:hAnsi="Times New Roman" w:cs="Times New Roman"/>
          <w:sz w:val="24"/>
          <w:szCs w:val="24"/>
        </w:rPr>
        <w:t>Second, the NIM allowed the students to practice good pronunciation. It means that the method allows students to correct the misappropriated pronunciation of the reading activity (Schumm, 2006). The constant correction in the middle of the reading activity helped students improve their articulation, making them more aware of how words should sound, which helped improve their fluency. In addition, it also helped students to gain more in-depth knowledge about the text in the reading activity. As mentioned by Ohanele (2022), the Neurological Impress Method is the reappearance of the original ideas, emotions, attitudes</w:t>
      </w:r>
      <w:ins w:id="25" w:author="Asus" w:date="2025-05-08T11:16:00Z">
        <w:r>
          <w:rPr>
            <w:rFonts w:ascii="Times New Roman" w:hAnsi="Times New Roman" w:cs="Times New Roman"/>
            <w:sz w:val="24"/>
            <w:szCs w:val="24"/>
          </w:rPr>
          <w:t>,</w:t>
        </w:r>
      </w:ins>
      <w:r>
        <w:rPr>
          <w:rFonts w:ascii="Times New Roman" w:hAnsi="Times New Roman" w:cs="Times New Roman"/>
          <w:sz w:val="24"/>
          <w:szCs w:val="24"/>
        </w:rPr>
        <w:t xml:space="preserve"> and style through voice, which enhances comprehension and deepens understanding of the texts. As a result, it affected the reading comprehension of students.</w:t>
      </w:r>
    </w:p>
    <w:p w14:paraId="739CF17D" w14:textId="77777777" w:rsidR="00F12DDC" w:rsidRDefault="00000000">
      <w:pPr>
        <w:ind w:firstLine="720"/>
        <w:jc w:val="both"/>
        <w:rPr>
          <w:rFonts w:ascii="Times New Roman" w:hAnsi="Times New Roman" w:cs="Times New Roman"/>
          <w:sz w:val="24"/>
          <w:szCs w:val="24"/>
        </w:rPr>
      </w:pPr>
      <w:r>
        <w:rPr>
          <w:rFonts w:ascii="Times New Roman" w:hAnsi="Times New Roman" w:cs="Times New Roman"/>
          <w:sz w:val="24"/>
          <w:szCs w:val="24"/>
        </w:rPr>
        <w:t xml:space="preserve">Third, the NIM is a simple and well-established reading intervention aimed at improving fluency and comprehension for struggling readers. As stated by Calder (2000), the NIM uses multiple senses during the reading process, engaging sight, hearing, and speech at the same time. Due to this multisensory approach, the method helped in impressing words more strongly in students’ memory, enhancing their ability to recall </w:t>
      </w:r>
      <w:r>
        <w:rPr>
          <w:rFonts w:ascii="Times New Roman" w:hAnsi="Times New Roman" w:cs="Times New Roman"/>
          <w:sz w:val="24"/>
          <w:szCs w:val="24"/>
        </w:rPr>
        <w:lastRenderedPageBreak/>
        <w:t>and understand the text. By involving several senses at once, as students are exposed to both the auditory and visual aspects of the text, NIM strengthens not only word recognition but also comprehension. These reasons highlighted how NIM created a positive learning environment, helped students improve their reading comprehension.</w:t>
      </w:r>
    </w:p>
    <w:p w14:paraId="66E93654" w14:textId="77777777" w:rsidR="00F12DDC" w:rsidRDefault="00000000">
      <w:pPr>
        <w:ind w:firstLine="720"/>
        <w:jc w:val="both"/>
        <w:rPr>
          <w:rFonts w:ascii="Times New Roman" w:hAnsi="Times New Roman" w:cs="Times New Roman"/>
          <w:sz w:val="24"/>
          <w:szCs w:val="24"/>
        </w:rPr>
      </w:pPr>
      <w:r>
        <w:rPr>
          <w:rFonts w:ascii="Times New Roman" w:hAnsi="Times New Roman" w:cs="Times New Roman"/>
          <w:sz w:val="24"/>
          <w:szCs w:val="24"/>
        </w:rPr>
        <w:t>However, five students were categorized at a poor level based on their pre-test and post-test scores in the experimental group. This was attributed to several factors. First, these students missed the treatment sessions due to various reasons such as being absent, falling sick</w:t>
      </w:r>
      <w:ins w:id="26" w:author="Asus" w:date="2025-05-08T11:18:00Z">
        <w:r>
          <w:rPr>
            <w:rFonts w:ascii="Times New Roman" w:hAnsi="Times New Roman" w:cs="Times New Roman"/>
            <w:sz w:val="24"/>
            <w:szCs w:val="24"/>
          </w:rPr>
          <w:t>,</w:t>
        </w:r>
      </w:ins>
      <w:r>
        <w:rPr>
          <w:rFonts w:ascii="Times New Roman" w:hAnsi="Times New Roman" w:cs="Times New Roman"/>
          <w:sz w:val="24"/>
          <w:szCs w:val="24"/>
        </w:rPr>
        <w:t xml:space="preserve"> and needing to visit the school health unit, participating in competitions, and attending the Computer-Based National Assessment (ANBK). Second, in doing the pre-test and post-test, they were not serious and unmotivated. According to Ahmadi (2017), low motivation could hinder students’ learning progress. On the other hand, motivated students will put more effort into their learning activities (Hanafi et al., 2016). To sum up, the students’ motivation influences their seriousness in taking the tests. </w:t>
      </w:r>
    </w:p>
    <w:p w14:paraId="1BD62057" w14:textId="77777777" w:rsidR="00F12DDC" w:rsidRDefault="00000000">
      <w:pPr>
        <w:ind w:firstLine="720"/>
        <w:jc w:val="both"/>
        <w:rPr>
          <w:rFonts w:ascii="Times New Roman" w:hAnsi="Times New Roman" w:cs="Times New Roman"/>
          <w:sz w:val="24"/>
          <w:szCs w:val="24"/>
        </w:rPr>
      </w:pPr>
      <w:r>
        <w:rPr>
          <w:rFonts w:ascii="Times New Roman" w:hAnsi="Times New Roman" w:cs="Times New Roman"/>
          <w:sz w:val="24"/>
          <w:szCs w:val="24"/>
        </w:rPr>
        <w:t>Finally, the implementation of NIM resulted in significant improvement and differences in the reading comprehension of recount and narrative texts among eighth-grade students at SMPN 7 Palembang. The NIM successfully engaged students, encouraging them to actively participate in learning recount and narrative texts. Hence, it could be revealed that the NIM is an effective method for teaching reading comprehension of recount and narrative texts to students at SMPN 7 Palembang.</w:t>
      </w:r>
    </w:p>
    <w:p w14:paraId="00A36BB2" w14:textId="77777777" w:rsidR="00F12DDC" w:rsidRDefault="00000000">
      <w:pPr>
        <w:ind w:firstLine="720"/>
        <w:jc w:val="both"/>
        <w:rPr>
          <w:rFonts w:ascii="Times New Roman" w:hAnsi="Times New Roman" w:cs="Times New Roman"/>
          <w:sz w:val="24"/>
          <w:szCs w:val="24"/>
        </w:rPr>
      </w:pPr>
      <w:r>
        <w:rPr>
          <w:rFonts w:ascii="Times New Roman" w:hAnsi="Times New Roman" w:cs="Times New Roman"/>
          <w:sz w:val="24"/>
          <w:szCs w:val="24"/>
        </w:rPr>
        <w:t>In addition, there was a noticeable difference in how students understood recount and narrative texts. Students found recount texts easier to comprehend because they follow a clear, chronological order, which makes the events straightforward to follow. In contrast, students faced more difficulty with narrative texts, as these often include more complex storylines, character details, and varied vocabulary. This complexity sometimes made it challenging for students to grasp the full meaning. However, while recount texts were generally easier for students, the Neurological Impress Method still encouraged students to engage and improve in both types of texts.</w:t>
      </w:r>
    </w:p>
    <w:p w14:paraId="18674716" w14:textId="77777777" w:rsidR="00F12DDC" w:rsidRDefault="00F12DDC">
      <w:pPr>
        <w:ind w:firstLine="720"/>
        <w:jc w:val="both"/>
        <w:rPr>
          <w:rFonts w:ascii="Times New Roman" w:hAnsi="Times New Roman" w:cs="Times New Roman"/>
          <w:b/>
          <w:bCs/>
          <w:sz w:val="24"/>
          <w:szCs w:val="24"/>
        </w:rPr>
      </w:pPr>
    </w:p>
    <w:p w14:paraId="4D1ECC0B" w14:textId="77777777" w:rsidR="00F12DDC" w:rsidRDefault="00F12DDC">
      <w:pPr>
        <w:ind w:firstLine="720"/>
        <w:jc w:val="both"/>
        <w:rPr>
          <w:rFonts w:ascii="Times New Roman" w:hAnsi="Times New Roman" w:cs="Times New Roman"/>
          <w:b/>
          <w:bCs/>
          <w:sz w:val="24"/>
          <w:szCs w:val="24"/>
        </w:rPr>
      </w:pPr>
    </w:p>
    <w:p w14:paraId="3186980D" w14:textId="77777777" w:rsidR="00F12DDC"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w:t>
      </w:r>
    </w:p>
    <w:p w14:paraId="138408FC" w14:textId="77777777" w:rsidR="00F12DDC" w:rsidRDefault="00000000">
      <w:pPr>
        <w:ind w:firstLine="720"/>
        <w:jc w:val="both"/>
        <w:rPr>
          <w:del w:id="27" w:author="Asus" w:date="2025-05-08T11:18:00Z"/>
          <w:rFonts w:ascii="Times New Roman" w:hAnsi="Times New Roman" w:cs="Times New Roman"/>
          <w:sz w:val="24"/>
          <w:szCs w:val="24"/>
        </w:rPr>
      </w:pPr>
      <w:r>
        <w:rPr>
          <w:rFonts w:ascii="Times New Roman" w:hAnsi="Times New Roman" w:cs="Times New Roman"/>
          <w:sz w:val="24"/>
          <w:szCs w:val="24"/>
        </w:rPr>
        <w:t>Based on the findings and discussion presented in the previous explanations, the following conclusions were drawn as follows.</w:t>
      </w:r>
    </w:p>
    <w:p w14:paraId="4B59725B" w14:textId="77777777" w:rsidR="00F12DDC" w:rsidRDefault="00000000">
      <w:pPr>
        <w:jc w:val="both"/>
        <w:rPr>
          <w:del w:id="28" w:author="Asus" w:date="2025-05-08T11:19:00Z"/>
          <w:rFonts w:ascii="Times New Roman" w:hAnsi="Times New Roman" w:cs="Times New Roman"/>
          <w:sz w:val="24"/>
          <w:szCs w:val="24"/>
        </w:rPr>
      </w:pPr>
      <w:r>
        <w:rPr>
          <w:rFonts w:ascii="Times New Roman" w:hAnsi="Times New Roman" w:cs="Times New Roman"/>
          <w:sz w:val="24"/>
          <w:szCs w:val="24"/>
        </w:rPr>
        <w:t>First, there was a significant improvement in the reading comprehension achievement of eighth-grade students at SMPN 7 Palembang who were taught using the Neurological Impress Method (NIM). This was evident from the analysis of their pre-test and post-test scores using the Paired Sample T-Test, which showed a p-value of 0.000, which was lower than 0.05. Thus, the null hypothesis (H</w:t>
      </w:r>
      <w:r>
        <w:rPr>
          <w:rFonts w:ascii="Cambria Math" w:hAnsi="Cambria Math" w:cs="Cambria Math"/>
          <w:sz w:val="24"/>
          <w:szCs w:val="24"/>
        </w:rPr>
        <w:t>0</w:t>
      </w:r>
      <w:r>
        <w:rPr>
          <w:rFonts w:ascii="Times New Roman" w:hAnsi="Times New Roman" w:cs="Times New Roman"/>
          <w:sz w:val="24"/>
          <w:szCs w:val="24"/>
        </w:rPr>
        <w:t xml:space="preserve">) was rejected, and the alternative hypothesis (Hα) was accepted.  </w:t>
      </w:r>
    </w:p>
    <w:p w14:paraId="4184D97C" w14:textId="77777777" w:rsidR="00F12DDC" w:rsidRDefault="00000000">
      <w:pPr>
        <w:ind w:firstLine="720"/>
        <w:jc w:val="both"/>
        <w:rPr>
          <w:rFonts w:ascii="Times New Roman" w:hAnsi="Times New Roman" w:cs="Times New Roman"/>
          <w:sz w:val="24"/>
          <w:szCs w:val="24"/>
        </w:rPr>
      </w:pPr>
      <w:r>
        <w:rPr>
          <w:rFonts w:ascii="Times New Roman" w:hAnsi="Times New Roman" w:cs="Times New Roman"/>
          <w:sz w:val="24"/>
          <w:szCs w:val="24"/>
        </w:rPr>
        <w:t>Second, a significant difference was analyzed in the reading comprehension achievement between students taught with NIM and those taught using conventional methods. This was demonstrated by the analysis of post-test scores between the experimental and control groups using the Independent Sample T-Test. It showed a p-value of 0.004, which was lower than 0.05. Consequently, the null hypothesis (H</w:t>
      </w:r>
      <w:r>
        <w:rPr>
          <w:rFonts w:ascii="Cambria Math" w:hAnsi="Cambria Math" w:cs="Cambria Math"/>
          <w:sz w:val="24"/>
          <w:szCs w:val="24"/>
        </w:rPr>
        <w:t>0</w:t>
      </w:r>
      <w:r>
        <w:rPr>
          <w:rFonts w:ascii="Times New Roman" w:hAnsi="Times New Roman" w:cs="Times New Roman"/>
          <w:sz w:val="24"/>
          <w:szCs w:val="24"/>
        </w:rPr>
        <w:t xml:space="preserve">) was rejected, and the alternative hypothesis (Hα) was accepted. </w:t>
      </w:r>
    </w:p>
    <w:p w14:paraId="20984E61" w14:textId="77777777" w:rsidR="00F12DDC" w:rsidRDefault="00000000">
      <w:pPr>
        <w:ind w:firstLine="720"/>
        <w:jc w:val="both"/>
        <w:rPr>
          <w:del w:id="29" w:author="Asus" w:date="2025-05-08T11:19:00Z"/>
          <w:rFonts w:ascii="Times New Roman" w:hAnsi="Times New Roman"/>
          <w:sz w:val="24"/>
          <w:szCs w:val="24"/>
        </w:rPr>
      </w:pPr>
      <w:r>
        <w:rPr>
          <w:rFonts w:ascii="Times New Roman" w:hAnsi="Times New Roman" w:cs="Times New Roman"/>
          <w:sz w:val="24"/>
          <w:szCs w:val="24"/>
        </w:rPr>
        <w:t xml:space="preserve">Following the implementation of NIM, the students were observed to be more active, engaged, and confident during class. </w:t>
      </w:r>
      <w:r>
        <w:rPr>
          <w:rFonts w:ascii="Times New Roman" w:hAnsi="Times New Roman"/>
          <w:sz w:val="24"/>
          <w:szCs w:val="24"/>
        </w:rPr>
        <w:t xml:space="preserve">This was evident from how students actively followed along while reading the texts with the researcher, reinforcing the connection between auditory and visual input. The students’ memory was strengthened and their </w:t>
      </w:r>
      <w:r>
        <w:rPr>
          <w:rFonts w:ascii="Times New Roman" w:hAnsi="Times New Roman"/>
          <w:sz w:val="24"/>
          <w:szCs w:val="24"/>
        </w:rPr>
        <w:lastRenderedPageBreak/>
        <w:t>reading comprehension was enhanced since the continuous synchronization of the text they listened to and read. By implementing the NIM, students could reduce all the difficulties they had in mind when reading. They enjoyed the interaction with both the</w:t>
      </w:r>
      <w:ins w:id="30" w:author="Asus" w:date="2025-05-08T11:19:00Z">
        <w:r>
          <w:rPr>
            <w:rFonts w:ascii="Times New Roman" w:hAnsi="Times New Roman"/>
            <w:sz w:val="24"/>
            <w:szCs w:val="24"/>
          </w:rPr>
          <w:t xml:space="preserve"> </w:t>
        </w:r>
      </w:ins>
      <w:r>
        <w:rPr>
          <w:rFonts w:ascii="Times New Roman" w:hAnsi="Times New Roman"/>
          <w:sz w:val="24"/>
          <w:szCs w:val="24"/>
        </w:rPr>
        <w:t>teacher and other students</w:t>
      </w:r>
      <w:ins w:id="31" w:author="Asus" w:date="2025-05-08T11:19:00Z">
        <w:r>
          <w:rPr>
            <w:rFonts w:ascii="Times New Roman" w:hAnsi="Times New Roman"/>
            <w:sz w:val="24"/>
            <w:szCs w:val="24"/>
          </w:rPr>
          <w:t>,</w:t>
        </w:r>
      </w:ins>
      <w:r>
        <w:rPr>
          <w:rFonts w:ascii="Times New Roman" w:hAnsi="Times New Roman"/>
          <w:sz w:val="24"/>
          <w:szCs w:val="24"/>
        </w:rPr>
        <w:t xml:space="preserve"> so that the motivation to read was developed. They also found a lot of new vocabulary, the correct pronunciation in the learning process</w:t>
      </w:r>
      <w:ins w:id="32" w:author="Asus" w:date="2025-05-08T11:19:00Z">
        <w:r>
          <w:rPr>
            <w:rFonts w:ascii="Times New Roman" w:hAnsi="Times New Roman"/>
            <w:sz w:val="24"/>
            <w:szCs w:val="24"/>
          </w:rPr>
          <w:t>,</w:t>
        </w:r>
      </w:ins>
      <w:r>
        <w:rPr>
          <w:rFonts w:ascii="Times New Roman" w:hAnsi="Times New Roman"/>
          <w:sz w:val="24"/>
          <w:szCs w:val="24"/>
        </w:rPr>
        <w:t xml:space="preserve"> and it helped them to build their comprehension of English texts. </w:t>
      </w:r>
    </w:p>
    <w:p w14:paraId="0E039B09" w14:textId="77777777" w:rsidR="00F12DDC" w:rsidRDefault="00000000">
      <w:pPr>
        <w:ind w:firstLine="720"/>
        <w:jc w:val="both"/>
        <w:rPr>
          <w:rFonts w:ascii="Times New Roman" w:hAnsi="Times New Roman" w:cs="Times New Roman"/>
          <w:sz w:val="24"/>
          <w:szCs w:val="24"/>
        </w:rPr>
      </w:pPr>
      <w:r>
        <w:rPr>
          <w:rFonts w:ascii="Times New Roman" w:hAnsi="Times New Roman" w:cs="Times New Roman"/>
          <w:sz w:val="24"/>
          <w:szCs w:val="24"/>
        </w:rPr>
        <w:t>In summary, the Neurological Impress Method (NIM) had a positive impact on the reading comprehension achievement of eighth-grade students at SMPN 7 Palembang. Therefore, NIM could be considered an effective alternative method for teaching reading comprehension.</w:t>
      </w:r>
    </w:p>
    <w:p w14:paraId="3B5F59CC" w14:textId="77777777" w:rsidR="00F12DDC" w:rsidRDefault="00F12DDC">
      <w:pPr>
        <w:jc w:val="both"/>
        <w:rPr>
          <w:rFonts w:ascii="Times New Roman" w:eastAsia="Times New Roman" w:hAnsi="Times New Roman" w:cs="Times New Roman"/>
          <w:b/>
          <w:sz w:val="24"/>
          <w:szCs w:val="24"/>
        </w:rPr>
      </w:pPr>
    </w:p>
    <w:p w14:paraId="5404C36C" w14:textId="548F4BC2" w:rsidR="00F12DDC" w:rsidRDefault="00670502">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w:t>
      </w:r>
    </w:p>
    <w:p w14:paraId="3B64190F" w14:textId="77777777" w:rsidR="00F12DDC" w:rsidRDefault="00F12DDC">
      <w:pPr>
        <w:jc w:val="both"/>
        <w:rPr>
          <w:rFonts w:ascii="Times New Roman" w:eastAsia="Times New Roman" w:hAnsi="Times New Roman" w:cs="Times New Roman"/>
          <w:color w:val="000000"/>
          <w:sz w:val="24"/>
          <w:szCs w:val="24"/>
        </w:rPr>
      </w:pPr>
      <w:bookmarkStart w:id="33" w:name="_heading=h.gjdgxs" w:colFirst="0" w:colLast="0"/>
      <w:bookmarkEnd w:id="33"/>
    </w:p>
    <w:bookmarkStart w:id="34" w:name="_Hlk183269865"/>
    <w:p w14:paraId="0A222F0B" w14:textId="77777777" w:rsidR="00F12DDC" w:rsidRDefault="00000000">
      <w:pPr>
        <w:pStyle w:val="Bibliography"/>
        <w:spacing w:line="240" w:lineRule="auto"/>
        <w:ind w:left="450" w:hanging="450"/>
        <w:jc w:val="both"/>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BIBLIOGRAPHY </w:instrText>
      </w:r>
      <w:r>
        <w:rPr>
          <w:rFonts w:ascii="Times New Roman" w:hAnsi="Times New Roman" w:cs="Times New Roman"/>
          <w:sz w:val="24"/>
          <w:szCs w:val="24"/>
        </w:rPr>
        <w:fldChar w:fldCharType="separate"/>
      </w:r>
      <w:r>
        <w:rPr>
          <w:rFonts w:ascii="Times New Roman" w:hAnsi="Times New Roman" w:cs="Times New Roman"/>
          <w:sz w:val="24"/>
          <w:szCs w:val="24"/>
        </w:rPr>
        <w:t xml:space="preserve">Astrid, A. (2022). </w:t>
      </w:r>
      <w:r>
        <w:rPr>
          <w:rFonts w:ascii="Times New Roman" w:hAnsi="Times New Roman" w:cs="Times New Roman"/>
          <w:i/>
          <w:iCs/>
          <w:sz w:val="24"/>
          <w:szCs w:val="24"/>
        </w:rPr>
        <w:t>How to design a research proposal.</w:t>
      </w:r>
      <w:r>
        <w:rPr>
          <w:rFonts w:ascii="Times New Roman" w:hAnsi="Times New Roman" w:cs="Times New Roman"/>
          <w:sz w:val="24"/>
          <w:szCs w:val="24"/>
        </w:rPr>
        <w:t xml:space="preserve"> CV Insan Cendekia Palembang.</w:t>
      </w:r>
    </w:p>
    <w:p w14:paraId="5C735D43" w14:textId="77777777" w:rsidR="00F12DDC" w:rsidRDefault="00000000">
      <w:pPr>
        <w:jc w:val="both"/>
        <w:rPr>
          <w:rFonts w:ascii="Times New Roman" w:hAnsi="Times New Roman" w:cs="Times New Roman"/>
          <w:sz w:val="24"/>
          <w:szCs w:val="24"/>
        </w:rPr>
      </w:pPr>
      <w:r>
        <w:rPr>
          <w:rFonts w:ascii="Times New Roman" w:hAnsi="Times New Roman" w:cs="Times New Roman"/>
          <w:b/>
          <w:bCs/>
          <w:sz w:val="24"/>
          <w:szCs w:val="24"/>
        </w:rPr>
        <w:fldChar w:fldCharType="end"/>
      </w:r>
      <w:r>
        <w:rPr>
          <w:rFonts w:ascii="Times New Roman" w:hAnsi="Times New Roman" w:cs="Times New Roman"/>
          <w:sz w:val="24"/>
          <w:szCs w:val="24"/>
        </w:rPr>
        <w:t xml:space="preserve">Brown, H. D. (2000). </w:t>
      </w:r>
      <w:r>
        <w:rPr>
          <w:rFonts w:ascii="Times New Roman" w:hAnsi="Times New Roman" w:cs="Times New Roman"/>
          <w:i/>
          <w:iCs/>
          <w:sz w:val="24"/>
          <w:szCs w:val="24"/>
        </w:rPr>
        <w:t>Principles of language learning &amp; teaching</w:t>
      </w:r>
      <w:r>
        <w:rPr>
          <w:rFonts w:ascii="Times New Roman" w:hAnsi="Times New Roman" w:cs="Times New Roman"/>
          <w:sz w:val="24"/>
          <w:szCs w:val="24"/>
        </w:rPr>
        <w:t xml:space="preserve"> (4th ed.). </w:t>
      </w:r>
    </w:p>
    <w:p w14:paraId="50CDA9E2" w14:textId="77777777" w:rsidR="00F12DDC" w:rsidRDefault="00000000">
      <w:pPr>
        <w:ind w:firstLine="480"/>
        <w:jc w:val="both"/>
        <w:rPr>
          <w:rFonts w:ascii="Times New Roman" w:hAnsi="Times New Roman" w:cs="Times New Roman"/>
          <w:sz w:val="24"/>
          <w:szCs w:val="24"/>
        </w:rPr>
      </w:pPr>
      <w:r>
        <w:rPr>
          <w:rFonts w:ascii="Times New Roman" w:hAnsi="Times New Roman" w:cs="Times New Roman"/>
          <w:sz w:val="24"/>
          <w:szCs w:val="24"/>
        </w:rPr>
        <w:t>Longman.</w:t>
      </w:r>
    </w:p>
    <w:p w14:paraId="7CFB1512" w14:textId="77777777" w:rsidR="00F12DDC" w:rsidRDefault="00000000">
      <w:pPr>
        <w:widowControl w:val="0"/>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Calder, H. (2000). </w:t>
      </w:r>
      <w:r>
        <w:rPr>
          <w:rFonts w:ascii="Times New Roman" w:hAnsi="Times New Roman" w:cs="Times New Roman"/>
          <w:i/>
          <w:iCs/>
          <w:sz w:val="24"/>
          <w:szCs w:val="24"/>
        </w:rPr>
        <w:t>Word workers teacher resource book</w:t>
      </w:r>
      <w:r>
        <w:rPr>
          <w:rFonts w:ascii="Times New Roman" w:hAnsi="Times New Roman" w:cs="Times New Roman"/>
          <w:sz w:val="24"/>
          <w:szCs w:val="24"/>
        </w:rPr>
        <w:t>. Pascal Press.</w:t>
      </w:r>
    </w:p>
    <w:p w14:paraId="476448CD" w14:textId="77777777" w:rsidR="00F12DDC" w:rsidRDefault="00000000">
      <w:pPr>
        <w:widowControl w:val="0"/>
        <w:autoSpaceDE w:val="0"/>
        <w:autoSpaceDN w:val="0"/>
        <w:adjustRightInd w:val="0"/>
        <w:ind w:left="450" w:hanging="450"/>
        <w:jc w:val="both"/>
        <w:rPr>
          <w:rFonts w:ascii="Times New Roman" w:hAnsi="Times New Roman" w:cs="Times New Roman"/>
          <w:sz w:val="24"/>
          <w:szCs w:val="24"/>
        </w:rPr>
      </w:pPr>
      <w:r>
        <w:rPr>
          <w:rFonts w:ascii="Times New Roman" w:hAnsi="Times New Roman" w:cs="Times New Roman"/>
          <w:sz w:val="24"/>
          <w:szCs w:val="24"/>
        </w:rPr>
        <w:t xml:space="preserve">Cecil, N. (2017). </w:t>
      </w:r>
      <w:r>
        <w:rPr>
          <w:rFonts w:ascii="Times New Roman" w:hAnsi="Times New Roman" w:cs="Times New Roman"/>
          <w:i/>
          <w:iCs/>
          <w:sz w:val="24"/>
          <w:szCs w:val="24"/>
        </w:rPr>
        <w:t>Focus on fluency: A meaning based approach</w:t>
      </w:r>
      <w:r>
        <w:rPr>
          <w:rFonts w:ascii="Times New Roman" w:hAnsi="Times New Roman" w:cs="Times New Roman"/>
          <w:sz w:val="24"/>
          <w:szCs w:val="24"/>
        </w:rPr>
        <w:t>. Taylor &amp;  Francis.</w:t>
      </w:r>
    </w:p>
    <w:p w14:paraId="6D49C4A6" w14:textId="77777777" w:rsidR="00F12DDC" w:rsidRDefault="00000000">
      <w:pPr>
        <w:ind w:left="450" w:hanging="450"/>
        <w:jc w:val="both"/>
        <w:rPr>
          <w:rFonts w:ascii="Times New Roman" w:hAnsi="Times New Roman" w:cs="Times New Roman"/>
          <w:i/>
          <w:iCs/>
          <w:sz w:val="24"/>
          <w:szCs w:val="24"/>
        </w:rPr>
      </w:pPr>
      <w:r>
        <w:rPr>
          <w:rFonts w:ascii="Times New Roman" w:hAnsi="Times New Roman" w:cs="Times New Roman"/>
          <w:sz w:val="24"/>
          <w:szCs w:val="24"/>
        </w:rPr>
        <w:t xml:space="preserve">Cohen, L., Manion, L., &amp; Morrison, K. (2007). </w:t>
      </w:r>
      <w:r>
        <w:rPr>
          <w:rFonts w:ascii="Times New Roman" w:hAnsi="Times New Roman" w:cs="Times New Roman"/>
          <w:i/>
          <w:iCs/>
          <w:sz w:val="24"/>
          <w:szCs w:val="24"/>
        </w:rPr>
        <w:t xml:space="preserve">Research methods in education </w:t>
      </w:r>
      <w:r>
        <w:rPr>
          <w:rFonts w:ascii="Times New Roman" w:hAnsi="Times New Roman" w:cs="Times New Roman"/>
          <w:sz w:val="24"/>
          <w:szCs w:val="24"/>
        </w:rPr>
        <w:t>(6th ed.). Routledge/ Taylor &amp; Francis Group.</w:t>
      </w:r>
    </w:p>
    <w:p w14:paraId="420A0EE3" w14:textId="77777777" w:rsidR="00F12DDC" w:rsidRDefault="00000000">
      <w:pPr>
        <w:ind w:left="450" w:hanging="450"/>
        <w:jc w:val="both"/>
        <w:rPr>
          <w:rFonts w:ascii="Times New Roman" w:hAnsi="Times New Roman" w:cs="Times New Roman"/>
          <w:i/>
          <w:iCs/>
          <w:sz w:val="24"/>
          <w:szCs w:val="24"/>
        </w:rPr>
      </w:pPr>
      <w:r>
        <w:rPr>
          <w:rFonts w:ascii="Times New Roman" w:hAnsi="Times New Roman" w:cs="Times New Roman"/>
          <w:sz w:val="24"/>
          <w:szCs w:val="24"/>
        </w:rPr>
        <w:t xml:space="preserve">Edwards, P. (2003). </w:t>
      </w:r>
      <w:r>
        <w:rPr>
          <w:rFonts w:ascii="Times New Roman" w:hAnsi="Times New Roman" w:cs="Times New Roman"/>
          <w:i/>
          <w:iCs/>
          <w:sz w:val="24"/>
          <w:szCs w:val="24"/>
        </w:rPr>
        <w:t>Literacy techniques for teachers and parents</w:t>
      </w:r>
      <w:r>
        <w:rPr>
          <w:rFonts w:ascii="Times New Roman" w:hAnsi="Times New Roman" w:cs="Times New Roman"/>
          <w:sz w:val="24"/>
          <w:szCs w:val="24"/>
        </w:rPr>
        <w:t xml:space="preserve"> (3rd ed., p. 35). Trafford Publishing.</w:t>
      </w:r>
    </w:p>
    <w:p w14:paraId="16E9FA9A" w14:textId="77777777" w:rsidR="00F12DDC" w:rsidRDefault="00000000">
      <w:pPr>
        <w:widowControl w:val="0"/>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Elbro, C., Cain, K., &amp; Oakhill, J. (2014). </w:t>
      </w:r>
      <w:r>
        <w:rPr>
          <w:rFonts w:ascii="Times New Roman" w:hAnsi="Times New Roman" w:cs="Times New Roman"/>
          <w:i/>
          <w:iCs/>
          <w:sz w:val="24"/>
          <w:szCs w:val="24"/>
        </w:rPr>
        <w:t>Understanding and teaching reading comprehension: A handbook</w:t>
      </w:r>
      <w:r>
        <w:rPr>
          <w:rFonts w:ascii="Times New Roman" w:hAnsi="Times New Roman" w:cs="Times New Roman"/>
          <w:sz w:val="24"/>
          <w:szCs w:val="24"/>
        </w:rPr>
        <w:t>. Taylor &amp; Francis.</w:t>
      </w:r>
    </w:p>
    <w:p w14:paraId="293F9B25" w14:textId="77777777" w:rsidR="00F12DDC" w:rsidRDefault="00000000">
      <w:pPr>
        <w:widowControl w:val="0"/>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Fielding, M. (2006). </w:t>
      </w:r>
      <w:r>
        <w:rPr>
          <w:rFonts w:ascii="Times New Roman" w:hAnsi="Times New Roman" w:cs="Times New Roman"/>
          <w:i/>
          <w:iCs/>
          <w:sz w:val="24"/>
          <w:szCs w:val="24"/>
        </w:rPr>
        <w:t>Effective communication in organisations. (3</w:t>
      </w:r>
      <w:r>
        <w:rPr>
          <w:rFonts w:ascii="Times New Roman" w:hAnsi="Times New Roman" w:cs="Times New Roman"/>
          <w:i/>
          <w:iCs/>
          <w:sz w:val="24"/>
          <w:szCs w:val="24"/>
          <w:vertAlign w:val="superscript"/>
        </w:rPr>
        <w:t>rd</w:t>
      </w:r>
      <w:r>
        <w:rPr>
          <w:rFonts w:ascii="Times New Roman" w:hAnsi="Times New Roman" w:cs="Times New Roman"/>
          <w:i/>
          <w:iCs/>
          <w:sz w:val="24"/>
          <w:szCs w:val="24"/>
        </w:rPr>
        <w:t xml:space="preserve"> ed). </w:t>
      </w:r>
      <w:r>
        <w:rPr>
          <w:rFonts w:ascii="Times New Roman" w:hAnsi="Times New Roman" w:cs="Times New Roman"/>
          <w:sz w:val="24"/>
          <w:szCs w:val="24"/>
        </w:rPr>
        <w:t>South Africa: Juta Academic.</w:t>
      </w:r>
    </w:p>
    <w:p w14:paraId="082FB2EF" w14:textId="77777777" w:rsidR="00F12DDC" w:rsidRDefault="00000000">
      <w:pPr>
        <w:widowControl w:val="0"/>
        <w:autoSpaceDE w:val="0"/>
        <w:autoSpaceDN w:val="0"/>
        <w:adjustRightInd w:val="0"/>
        <w:ind w:left="450" w:hanging="450"/>
        <w:jc w:val="both"/>
        <w:rPr>
          <w:rFonts w:ascii="Times New Roman" w:hAnsi="Times New Roman" w:cs="Times New Roman"/>
          <w:i/>
          <w:iCs/>
          <w:sz w:val="24"/>
          <w:szCs w:val="24"/>
        </w:rPr>
      </w:pPr>
      <w:r>
        <w:rPr>
          <w:rFonts w:ascii="Times New Roman" w:hAnsi="Times New Roman" w:cs="Times New Roman"/>
          <w:sz w:val="24"/>
          <w:szCs w:val="24"/>
        </w:rPr>
        <w:t xml:space="preserve">Fraenkel, Jack. R., and Norman E. Wallen. (2012). </w:t>
      </w:r>
      <w:r>
        <w:rPr>
          <w:rFonts w:ascii="Times New Roman" w:hAnsi="Times New Roman" w:cs="Times New Roman"/>
          <w:i/>
          <w:iCs/>
          <w:sz w:val="24"/>
          <w:szCs w:val="24"/>
        </w:rPr>
        <w:t>How to design and evaluate research in education</w:t>
      </w:r>
      <w:r>
        <w:rPr>
          <w:rFonts w:ascii="Times New Roman" w:hAnsi="Times New Roman" w:cs="Times New Roman"/>
          <w:sz w:val="24"/>
          <w:szCs w:val="24"/>
        </w:rPr>
        <w:t>. (8th ed). Boston: McGraw-Hill Higher Education.</w:t>
      </w:r>
    </w:p>
    <w:p w14:paraId="28F04228" w14:textId="77777777" w:rsidR="00F12DDC" w:rsidRDefault="00000000">
      <w:pPr>
        <w:widowControl w:val="0"/>
        <w:autoSpaceDE w:val="0"/>
        <w:autoSpaceDN w:val="0"/>
        <w:adjustRightInd w:val="0"/>
        <w:ind w:left="450" w:hanging="450"/>
        <w:jc w:val="both"/>
        <w:rPr>
          <w:rFonts w:ascii="Times New Roman" w:hAnsi="Times New Roman" w:cs="Times New Roman"/>
          <w:sz w:val="24"/>
          <w:szCs w:val="24"/>
        </w:rPr>
      </w:pPr>
      <w:r>
        <w:rPr>
          <w:rFonts w:ascii="Times New Roman" w:hAnsi="Times New Roman" w:cs="Times New Roman"/>
          <w:sz w:val="24"/>
          <w:szCs w:val="24"/>
        </w:rPr>
        <w:t xml:space="preserve">Grabe, W. (2009). </w:t>
      </w:r>
      <w:r>
        <w:rPr>
          <w:rFonts w:ascii="Times New Roman" w:hAnsi="Times New Roman" w:cs="Times New Roman"/>
          <w:i/>
          <w:iCs/>
          <w:sz w:val="24"/>
          <w:szCs w:val="24"/>
        </w:rPr>
        <w:t>Reading in a second language: Moving from theory to practice</w:t>
      </w:r>
      <w:r>
        <w:rPr>
          <w:rFonts w:ascii="Times New Roman" w:hAnsi="Times New Roman" w:cs="Times New Roman"/>
          <w:sz w:val="24"/>
          <w:szCs w:val="24"/>
        </w:rPr>
        <w:t xml:space="preserve"> (pp. 8–9). Cambridge University Press.</w:t>
      </w:r>
    </w:p>
    <w:p w14:paraId="2426CF60" w14:textId="77777777" w:rsidR="00F12DDC" w:rsidRDefault="00000000">
      <w:pPr>
        <w:widowControl w:val="0"/>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Harmer, J. (2007). </w:t>
      </w:r>
      <w:r>
        <w:rPr>
          <w:rFonts w:ascii="Times New Roman" w:hAnsi="Times New Roman" w:cs="Times New Roman"/>
          <w:i/>
          <w:iCs/>
          <w:sz w:val="24"/>
          <w:szCs w:val="24"/>
        </w:rPr>
        <w:t>How to teach english</w:t>
      </w:r>
      <w:r>
        <w:rPr>
          <w:rFonts w:ascii="Times New Roman" w:hAnsi="Times New Roman" w:cs="Times New Roman"/>
          <w:sz w:val="24"/>
          <w:szCs w:val="24"/>
        </w:rPr>
        <w:t>. Addidon Wesley Longman.</w:t>
      </w:r>
    </w:p>
    <w:p w14:paraId="7FEE5D5A" w14:textId="77777777" w:rsidR="00F12DDC" w:rsidRDefault="00000000">
      <w:pPr>
        <w:widowControl w:val="0"/>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Hidayat, R., Ilma, R., &amp; Saputra, E. (2024). Teachers' challenges in teaching reading comprehension at islamic junior high school. </w:t>
      </w:r>
      <w:r>
        <w:rPr>
          <w:rFonts w:ascii="Times New Roman" w:hAnsi="Times New Roman" w:cs="Times New Roman"/>
          <w:i/>
          <w:iCs/>
          <w:sz w:val="24"/>
          <w:szCs w:val="24"/>
        </w:rPr>
        <w:t>Didascein: Journal of english education 5</w:t>
      </w:r>
      <w:r>
        <w:rPr>
          <w:rFonts w:ascii="Times New Roman" w:hAnsi="Times New Roman" w:cs="Times New Roman"/>
          <w:sz w:val="24"/>
          <w:szCs w:val="24"/>
        </w:rPr>
        <w:t>(1), 1–9. Retrieved from https://ejournal.univ-tridinanti.ac.id/index.php/Didascein/article/view/468.</w:t>
      </w:r>
    </w:p>
    <w:p w14:paraId="768050D6" w14:textId="77777777" w:rsidR="00F12DDC" w:rsidRDefault="00000000">
      <w:pPr>
        <w:widowControl w:val="0"/>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Huck, S. W. (2012). </w:t>
      </w:r>
      <w:r>
        <w:rPr>
          <w:rFonts w:ascii="Times New Roman" w:hAnsi="Times New Roman" w:cs="Times New Roman"/>
          <w:i/>
          <w:iCs/>
          <w:sz w:val="24"/>
          <w:szCs w:val="24"/>
        </w:rPr>
        <w:t>Reading statistics and research</w:t>
      </w:r>
      <w:r>
        <w:rPr>
          <w:rFonts w:ascii="Times New Roman" w:hAnsi="Times New Roman" w:cs="Times New Roman"/>
          <w:sz w:val="24"/>
          <w:szCs w:val="24"/>
        </w:rPr>
        <w:t xml:space="preserve"> (6th ed.). Pearson</w:t>
      </w:r>
    </w:p>
    <w:p w14:paraId="33AA076C" w14:textId="77777777" w:rsidR="00F12DDC" w:rsidRDefault="00000000">
      <w:pPr>
        <w:widowControl w:val="0"/>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Ibrahim, M. W., Abdullah, U., &amp; Amalia, H. (2024). Factors causing reading comprehension difficulties among the seventh graders. </w:t>
      </w:r>
      <w:r>
        <w:rPr>
          <w:rFonts w:ascii="Times New Roman" w:hAnsi="Times New Roman" w:cs="Times New Roman"/>
          <w:i/>
          <w:iCs/>
          <w:sz w:val="24"/>
          <w:szCs w:val="24"/>
        </w:rPr>
        <w:t>PROJECT (Professional journal of english education), 7</w:t>
      </w:r>
      <w:r>
        <w:rPr>
          <w:rFonts w:ascii="Times New Roman" w:hAnsi="Times New Roman" w:cs="Times New Roman"/>
          <w:sz w:val="24"/>
          <w:szCs w:val="24"/>
        </w:rPr>
        <w:t>(2), 496–501.</w:t>
      </w:r>
    </w:p>
    <w:p w14:paraId="1CEB8072" w14:textId="77777777" w:rsidR="00F12DDC" w:rsidRDefault="00000000">
      <w:pPr>
        <w:widowControl w:val="0"/>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Idayanti (2021). The analysis of students ’ difficulties in comprehension english reading text at SMP Muhammadiyah Al-Amin Sorong City. </w:t>
      </w:r>
      <w:r>
        <w:rPr>
          <w:rFonts w:ascii="Times New Roman" w:hAnsi="Times New Roman" w:cs="Times New Roman"/>
          <w:i/>
          <w:iCs/>
          <w:sz w:val="24"/>
          <w:szCs w:val="24"/>
        </w:rPr>
        <w:t>Transcript: Review of English teaching and learning,</w:t>
      </w:r>
      <w:r>
        <w:rPr>
          <w:rFonts w:ascii="Times New Roman" w:hAnsi="Times New Roman" w:cs="Times New Roman"/>
          <w:sz w:val="24"/>
          <w:szCs w:val="24"/>
        </w:rPr>
        <w:t xml:space="preserve"> </w:t>
      </w:r>
      <w:r>
        <w:rPr>
          <w:rFonts w:ascii="Times New Roman" w:hAnsi="Times New Roman" w:cs="Times New Roman"/>
          <w:i/>
          <w:iCs/>
          <w:sz w:val="24"/>
          <w:szCs w:val="24"/>
        </w:rPr>
        <w:t>3</w:t>
      </w:r>
      <w:r>
        <w:rPr>
          <w:rFonts w:ascii="Times New Roman" w:hAnsi="Times New Roman" w:cs="Times New Roman"/>
          <w:sz w:val="24"/>
          <w:szCs w:val="24"/>
        </w:rPr>
        <w:t>(1), 1–29. Retrieved from https://e-jurnal.iainsorong.ac.id/index.php/Transcript/article/view/518</w:t>
      </w:r>
    </w:p>
    <w:p w14:paraId="11AB5076" w14:textId="77777777" w:rsidR="00F12DDC" w:rsidRDefault="00000000">
      <w:pPr>
        <w:widowControl w:val="0"/>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Johnson, A. P. (2008). </w:t>
      </w:r>
      <w:r>
        <w:rPr>
          <w:rFonts w:ascii="Times New Roman" w:hAnsi="Times New Roman" w:cs="Times New Roman"/>
          <w:i/>
          <w:iCs/>
          <w:sz w:val="24"/>
          <w:szCs w:val="24"/>
        </w:rPr>
        <w:t>Teaching reading and writing: A guidebook for tutoring and remediating students.</w:t>
      </w:r>
      <w:r>
        <w:rPr>
          <w:rFonts w:ascii="Times New Roman" w:hAnsi="Times New Roman" w:cs="Times New Roman"/>
          <w:sz w:val="24"/>
          <w:szCs w:val="24"/>
        </w:rPr>
        <w:t xml:space="preserve"> R&amp;L Education.</w:t>
      </w:r>
    </w:p>
    <w:p w14:paraId="743A776F" w14:textId="77777777" w:rsidR="00F12DDC" w:rsidRDefault="00000000">
      <w:pPr>
        <w:widowControl w:val="0"/>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Khatimah, K. (2019). </w:t>
      </w:r>
      <w:r>
        <w:rPr>
          <w:rFonts w:ascii="Times New Roman" w:hAnsi="Times New Roman" w:cs="Times New Roman"/>
          <w:i/>
          <w:iCs/>
          <w:sz w:val="24"/>
          <w:szCs w:val="24"/>
        </w:rPr>
        <w:t xml:space="preserve">The effectiveness of neurological impress method to encourage reading comprehension at the eighth grade students of SMPN 4 Lalabata Kabupaten Soppeng. </w:t>
      </w:r>
      <w:r>
        <w:rPr>
          <w:rFonts w:ascii="Times New Roman" w:hAnsi="Times New Roman" w:cs="Times New Roman"/>
          <w:sz w:val="24"/>
          <w:szCs w:val="24"/>
        </w:rPr>
        <w:t>[Undergraduate thesis, IAIN Parepare]</w:t>
      </w:r>
      <w:r>
        <w:rPr>
          <w:rFonts w:ascii="Times New Roman" w:hAnsi="Times New Roman" w:cs="Times New Roman"/>
          <w:i/>
          <w:iCs/>
          <w:sz w:val="24"/>
          <w:szCs w:val="24"/>
        </w:rPr>
        <w:t xml:space="preserve">. </w:t>
      </w:r>
      <w:r>
        <w:rPr>
          <w:rFonts w:ascii="Times New Roman" w:hAnsi="Times New Roman" w:cs="Times New Roman"/>
          <w:i/>
          <w:iCs/>
          <w:sz w:val="24"/>
          <w:szCs w:val="24"/>
        </w:rPr>
        <w:lastRenderedPageBreak/>
        <w:t>https://repository.iainpare.ac.id/1235/</w:t>
      </w:r>
    </w:p>
    <w:p w14:paraId="0204E2DA" w14:textId="77777777" w:rsidR="00F12DDC" w:rsidRDefault="00000000">
      <w:pPr>
        <w:widowControl w:val="0"/>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Krashen, S. D. (2004). </w:t>
      </w:r>
      <w:r>
        <w:rPr>
          <w:rFonts w:ascii="Times New Roman" w:hAnsi="Times New Roman" w:cs="Times New Roman"/>
          <w:i/>
          <w:iCs/>
          <w:sz w:val="24"/>
          <w:szCs w:val="24"/>
        </w:rPr>
        <w:t>The power of reading</w:t>
      </w:r>
      <w:r>
        <w:rPr>
          <w:rFonts w:ascii="Times New Roman" w:hAnsi="Times New Roman" w:cs="Times New Roman"/>
          <w:sz w:val="24"/>
          <w:szCs w:val="24"/>
        </w:rPr>
        <w:t xml:space="preserve"> (2nd ed.). ABC-CLIO.</w:t>
      </w:r>
    </w:p>
    <w:p w14:paraId="107F6CB0" w14:textId="77777777" w:rsidR="00F12DDC" w:rsidRDefault="00000000">
      <w:pPr>
        <w:widowControl w:val="0"/>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Manzo, A. V, &amp; Manzo, U. C. (1993). </w:t>
      </w:r>
      <w:r>
        <w:rPr>
          <w:rFonts w:ascii="Times New Roman" w:hAnsi="Times New Roman" w:cs="Times New Roman"/>
          <w:i/>
          <w:iCs/>
          <w:sz w:val="24"/>
          <w:szCs w:val="24"/>
        </w:rPr>
        <w:t>Literacy disorders: holistic diagnosis and remediation</w:t>
      </w:r>
      <w:r>
        <w:rPr>
          <w:rFonts w:ascii="Times New Roman" w:hAnsi="Times New Roman" w:cs="Times New Roman"/>
          <w:sz w:val="24"/>
          <w:szCs w:val="24"/>
        </w:rPr>
        <w:t>. Wadsworth.</w:t>
      </w:r>
    </w:p>
    <w:p w14:paraId="037944DB" w14:textId="77777777" w:rsidR="00F12DDC" w:rsidRDefault="00000000">
      <w:pPr>
        <w:widowControl w:val="0"/>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 xml:space="preserve">Ohanele, P. (2021).The Neurological Impress Method as an effective technique in </w:t>
      </w:r>
    </w:p>
    <w:p w14:paraId="5E53306B" w14:textId="77777777" w:rsidR="00F12DDC" w:rsidRDefault="00000000">
      <w:pPr>
        <w:widowControl w:val="0"/>
        <w:autoSpaceDE w:val="0"/>
        <w:autoSpaceDN w:val="0"/>
        <w:adjustRightInd w:val="0"/>
        <w:ind w:firstLine="480"/>
        <w:jc w:val="both"/>
        <w:rPr>
          <w:rFonts w:ascii="Times New Roman" w:hAnsi="Times New Roman" w:cs="Times New Roman"/>
          <w:i/>
          <w:iCs/>
          <w:sz w:val="24"/>
          <w:szCs w:val="24"/>
        </w:rPr>
      </w:pPr>
      <w:r>
        <w:rPr>
          <w:rFonts w:ascii="Times New Roman" w:hAnsi="Times New Roman" w:cs="Times New Roman"/>
          <w:sz w:val="24"/>
          <w:szCs w:val="24"/>
        </w:rPr>
        <w:t xml:space="preserve">teaching reading to child with learning dissabilities in Nigeria. </w:t>
      </w:r>
      <w:r>
        <w:rPr>
          <w:rFonts w:ascii="Times New Roman" w:hAnsi="Times New Roman" w:cs="Times New Roman"/>
          <w:i/>
          <w:iCs/>
          <w:sz w:val="24"/>
          <w:szCs w:val="24"/>
        </w:rPr>
        <w:t xml:space="preserve">Journal of </w:t>
      </w:r>
    </w:p>
    <w:p w14:paraId="38754ED1" w14:textId="77777777" w:rsidR="00F12DDC" w:rsidRDefault="00000000">
      <w:pPr>
        <w:widowControl w:val="0"/>
        <w:autoSpaceDE w:val="0"/>
        <w:autoSpaceDN w:val="0"/>
        <w:adjustRightInd w:val="0"/>
        <w:ind w:firstLine="480"/>
        <w:jc w:val="both"/>
        <w:rPr>
          <w:ins w:id="35" w:author="SM-A325F" w:date="2025-05-15T08:05:00Z"/>
          <w:rFonts w:ascii="Times New Roman" w:hAnsi="Times New Roman" w:cs="Times New Roman"/>
          <w:sz w:val="24"/>
          <w:szCs w:val="24"/>
        </w:rPr>
      </w:pPr>
      <w:r>
        <w:rPr>
          <w:rFonts w:ascii="Times New Roman" w:hAnsi="Times New Roman" w:cs="Times New Roman"/>
          <w:i/>
          <w:iCs/>
          <w:sz w:val="24"/>
          <w:szCs w:val="24"/>
        </w:rPr>
        <w:t>Specific Education</w:t>
      </w:r>
      <w:r>
        <w:rPr>
          <w:rFonts w:ascii="Times New Roman" w:hAnsi="Times New Roman" w:cs="Times New Roman"/>
          <w:sz w:val="24"/>
          <w:szCs w:val="24"/>
        </w:rPr>
        <w:t xml:space="preserve">, </w:t>
      </w:r>
      <w:r>
        <w:rPr>
          <w:rFonts w:ascii="Times New Roman" w:hAnsi="Times New Roman" w:cs="Times New Roman"/>
          <w:i/>
          <w:iCs/>
          <w:sz w:val="24"/>
          <w:szCs w:val="24"/>
        </w:rPr>
        <w:t>20</w:t>
      </w:r>
      <w:r>
        <w:rPr>
          <w:rFonts w:ascii="Times New Roman" w:hAnsi="Times New Roman" w:cs="Times New Roman"/>
          <w:sz w:val="24"/>
          <w:szCs w:val="24"/>
        </w:rPr>
        <w:t xml:space="preserve"> (1), 159-169.</w:t>
      </w:r>
    </w:p>
    <w:p w14:paraId="54FF622D" w14:textId="77777777" w:rsidR="00670502" w:rsidRDefault="00670502" w:rsidP="00670502">
      <w:pPr>
        <w:widowControl w:val="0"/>
        <w:autoSpaceDE w:val="0"/>
        <w:autoSpaceDN w:val="0"/>
        <w:adjustRightInd w:val="0"/>
        <w:jc w:val="both"/>
        <w:rPr>
          <w:rFonts w:ascii="Times New Roman" w:hAnsi="Times New Roman" w:cs="Times New Roman"/>
          <w:sz w:val="24"/>
          <w:szCs w:val="24"/>
          <w:lang w:val="en-US"/>
        </w:rPr>
      </w:pPr>
      <w:proofErr w:type="spellStart"/>
      <w:r w:rsidRPr="00670502">
        <w:rPr>
          <w:rFonts w:ascii="Times New Roman" w:hAnsi="Times New Roman" w:cs="Times New Roman"/>
          <w:sz w:val="24"/>
          <w:szCs w:val="24"/>
          <w:lang w:val="en-US"/>
        </w:rPr>
        <w:t>Puspitasari</w:t>
      </w:r>
      <w:proofErr w:type="spellEnd"/>
      <w:r w:rsidRPr="00670502">
        <w:rPr>
          <w:rFonts w:ascii="Times New Roman" w:hAnsi="Times New Roman" w:cs="Times New Roman"/>
          <w:sz w:val="24"/>
          <w:szCs w:val="24"/>
          <w:lang w:val="en-US"/>
        </w:rPr>
        <w:t xml:space="preserve">, R., &amp; Sari, F. (2020). The Use </w:t>
      </w:r>
      <w:proofErr w:type="gramStart"/>
      <w:r w:rsidRPr="00670502">
        <w:rPr>
          <w:rFonts w:ascii="Times New Roman" w:hAnsi="Times New Roman" w:cs="Times New Roman"/>
          <w:sz w:val="24"/>
          <w:szCs w:val="24"/>
          <w:lang w:val="en-US"/>
        </w:rPr>
        <w:t>Of</w:t>
      </w:r>
      <w:proofErr w:type="gramEnd"/>
      <w:r w:rsidRPr="00670502">
        <w:rPr>
          <w:rFonts w:ascii="Times New Roman" w:hAnsi="Times New Roman" w:cs="Times New Roman"/>
          <w:sz w:val="24"/>
          <w:szCs w:val="24"/>
          <w:lang w:val="en-US"/>
        </w:rPr>
        <w:t xml:space="preserve"> Guided Reading Strategiy (GRS) To  </w:t>
      </w:r>
    </w:p>
    <w:p w14:paraId="26FBD329" w14:textId="56534EB5" w:rsidR="00670502" w:rsidRPr="00670502" w:rsidRDefault="00670502" w:rsidP="00670502">
      <w:pPr>
        <w:widowControl w:val="0"/>
        <w:autoSpaceDE w:val="0"/>
        <w:autoSpaceDN w:val="0"/>
        <w:adjustRightInd w:val="0"/>
        <w:ind w:left="480"/>
        <w:jc w:val="both"/>
        <w:rPr>
          <w:rFonts w:ascii="Times New Roman" w:hAnsi="Times New Roman" w:cs="Times New Roman"/>
          <w:sz w:val="24"/>
          <w:szCs w:val="24"/>
          <w:lang w:val="en-US"/>
        </w:rPr>
      </w:pPr>
      <w:r w:rsidRPr="00670502">
        <w:rPr>
          <w:rFonts w:ascii="Times New Roman" w:hAnsi="Times New Roman" w:cs="Times New Roman"/>
          <w:sz w:val="24"/>
          <w:szCs w:val="24"/>
          <w:lang w:val="en-US"/>
        </w:rPr>
        <w:t xml:space="preserve">Increase Reading Comprehension at The Eleventh Grade Students of Senior High School </w:t>
      </w:r>
      <w:proofErr w:type="spellStart"/>
      <w:r w:rsidRPr="00670502">
        <w:rPr>
          <w:rFonts w:ascii="Times New Roman" w:hAnsi="Times New Roman" w:cs="Times New Roman"/>
          <w:sz w:val="24"/>
          <w:szCs w:val="24"/>
          <w:lang w:val="en-US"/>
        </w:rPr>
        <w:t>Ethika</w:t>
      </w:r>
      <w:proofErr w:type="spellEnd"/>
      <w:r w:rsidRPr="00670502">
        <w:rPr>
          <w:rFonts w:ascii="Times New Roman" w:hAnsi="Times New Roman" w:cs="Times New Roman"/>
          <w:sz w:val="24"/>
          <w:szCs w:val="24"/>
          <w:lang w:val="en-US"/>
        </w:rPr>
        <w:t xml:space="preserve"> of Palembang. </w:t>
      </w:r>
      <w:proofErr w:type="spellStart"/>
      <w:r w:rsidRPr="00670502">
        <w:rPr>
          <w:rFonts w:ascii="Times New Roman" w:hAnsi="Times New Roman" w:cs="Times New Roman"/>
          <w:i/>
          <w:iCs/>
          <w:sz w:val="24"/>
          <w:szCs w:val="24"/>
          <w:lang w:val="en-US"/>
        </w:rPr>
        <w:t>Didascein</w:t>
      </w:r>
      <w:proofErr w:type="spellEnd"/>
      <w:r w:rsidRPr="00670502">
        <w:rPr>
          <w:rFonts w:ascii="Times New Roman" w:hAnsi="Times New Roman" w:cs="Times New Roman"/>
          <w:i/>
          <w:iCs/>
          <w:sz w:val="24"/>
          <w:szCs w:val="24"/>
          <w:lang w:val="en-US"/>
        </w:rPr>
        <w:t>: Journal of English Education, 1</w:t>
      </w:r>
      <w:r w:rsidRPr="00670502">
        <w:rPr>
          <w:rFonts w:ascii="Times New Roman" w:hAnsi="Times New Roman" w:cs="Times New Roman"/>
          <w:sz w:val="24"/>
          <w:szCs w:val="24"/>
          <w:lang w:val="en-US"/>
        </w:rPr>
        <w:t>(1).</w:t>
      </w:r>
    </w:p>
    <w:p w14:paraId="03A5985E" w14:textId="77777777" w:rsidR="00F12DDC" w:rsidRDefault="00000000">
      <w:pPr>
        <w:widowControl w:val="0"/>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Palani, K. K. (2012). Promoting reading habits and creating literate society. </w:t>
      </w:r>
      <w:r>
        <w:rPr>
          <w:rFonts w:ascii="Times New Roman" w:hAnsi="Times New Roman" w:cs="Times New Roman"/>
          <w:i/>
          <w:iCs/>
          <w:sz w:val="24"/>
          <w:szCs w:val="24"/>
        </w:rPr>
        <w:t>Journal of arts, science &amp; commerce</w:t>
      </w:r>
      <w:r>
        <w:rPr>
          <w:rFonts w:ascii="Times New Roman" w:hAnsi="Times New Roman" w:cs="Times New Roman"/>
          <w:sz w:val="24"/>
          <w:szCs w:val="24"/>
        </w:rPr>
        <w:t>,</w:t>
      </w:r>
      <w:r>
        <w:rPr>
          <w:rFonts w:ascii="Times New Roman" w:hAnsi="Times New Roman" w:cs="Times New Roman"/>
          <w:i/>
          <w:iCs/>
          <w:sz w:val="24"/>
          <w:szCs w:val="24"/>
        </w:rPr>
        <w:t xml:space="preserve"> 3(</w:t>
      </w:r>
      <w:r>
        <w:rPr>
          <w:rFonts w:ascii="Times New Roman" w:hAnsi="Times New Roman" w:cs="Times New Roman"/>
          <w:sz w:val="24"/>
          <w:szCs w:val="24"/>
        </w:rPr>
        <w:t>2), 90–94. Retrieved from https://www.google.com/url?sa=t&amp;source=web&amp;rct=j&amp;opi=89978449&amp;url=https://didarnews.ir/files/fa/news/1398/8/21/129559_545.pdf&amp;ved=2ahUKEwjpmMuNnc-GAxXayjgGHR7QAYUQFnoECB4QAQ&amp;usg=AOvVaw3YLX8W3_JfyiJSo2gymrEY</w:t>
      </w:r>
    </w:p>
    <w:p w14:paraId="02D2F3FE" w14:textId="77777777" w:rsidR="00F12DDC" w:rsidRDefault="00000000">
      <w:pPr>
        <w:widowControl w:val="0"/>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Ranico, V., Asnita, R. N., &amp; Husnaini, H. (2023). Teachers’difficulties in teaching reading comprehension of the seventh grade students. </w:t>
      </w:r>
      <w:r>
        <w:rPr>
          <w:rFonts w:ascii="Times New Roman" w:hAnsi="Times New Roman" w:cs="Times New Roman"/>
          <w:i/>
          <w:iCs/>
          <w:sz w:val="24"/>
          <w:szCs w:val="24"/>
        </w:rPr>
        <w:t>Journal of English Education and Linguistics, 4</w:t>
      </w:r>
      <w:r>
        <w:rPr>
          <w:rFonts w:ascii="Times New Roman" w:hAnsi="Times New Roman" w:cs="Times New Roman"/>
          <w:sz w:val="24"/>
          <w:szCs w:val="24"/>
        </w:rPr>
        <w:t>(2), 9-14. https://doi.org/10.56874/jeel.v4i2.1389</w:t>
      </w:r>
    </w:p>
    <w:p w14:paraId="71E70055" w14:textId="77777777" w:rsidR="00F12DDC" w:rsidRDefault="00000000">
      <w:pPr>
        <w:widowControl w:val="0"/>
        <w:autoSpaceDE w:val="0"/>
        <w:autoSpaceDN w:val="0"/>
        <w:adjustRightInd w:val="0"/>
        <w:ind w:left="480" w:hanging="480"/>
        <w:jc w:val="both"/>
        <w:rPr>
          <w:ins w:id="36" w:author="SM-A325F" w:date="2025-05-15T08:13:00Z"/>
          <w:rFonts w:ascii="Times New Roman" w:hAnsi="Times New Roman" w:cs="Times New Roman"/>
          <w:sz w:val="24"/>
          <w:szCs w:val="24"/>
        </w:rPr>
      </w:pPr>
      <w:r>
        <w:rPr>
          <w:rFonts w:ascii="Times New Roman" w:hAnsi="Times New Roman" w:cs="Times New Roman"/>
          <w:sz w:val="24"/>
          <w:szCs w:val="24"/>
        </w:rPr>
        <w:t xml:space="preserve">Razali, N. M., &amp; Wah, Y. B. (2011). Power comparisons of shapiro-wilk, kolmogorov-smirnov, liliefors and anderson-darling tests. </w:t>
      </w:r>
      <w:r>
        <w:rPr>
          <w:rFonts w:ascii="Times New Roman" w:hAnsi="Times New Roman" w:cs="Times New Roman"/>
          <w:i/>
          <w:iCs/>
          <w:sz w:val="24"/>
          <w:szCs w:val="24"/>
        </w:rPr>
        <w:t>Journal of statistical modeling and analytics</w:t>
      </w:r>
      <w:r>
        <w:rPr>
          <w:rFonts w:ascii="Times New Roman" w:hAnsi="Times New Roman" w:cs="Times New Roman"/>
          <w:sz w:val="24"/>
          <w:szCs w:val="24"/>
        </w:rPr>
        <w:t>,</w:t>
      </w:r>
      <w:r>
        <w:rPr>
          <w:rFonts w:ascii="Times New Roman" w:hAnsi="Times New Roman" w:cs="Times New Roman"/>
          <w:i/>
          <w:iCs/>
          <w:sz w:val="24"/>
          <w:szCs w:val="24"/>
        </w:rPr>
        <w:t xml:space="preserve"> 2</w:t>
      </w:r>
      <w:r>
        <w:rPr>
          <w:rFonts w:ascii="Times New Roman" w:hAnsi="Times New Roman" w:cs="Times New Roman"/>
          <w:sz w:val="24"/>
          <w:szCs w:val="24"/>
        </w:rPr>
        <w:t>(1), 21-33.</w:t>
      </w:r>
    </w:p>
    <w:p w14:paraId="4604AB67" w14:textId="4BEFA385" w:rsidR="00F12DDC" w:rsidRDefault="00670502">
      <w:pPr>
        <w:widowControl w:val="0"/>
        <w:autoSpaceDE w:val="0"/>
        <w:autoSpaceDN w:val="0"/>
        <w:adjustRightInd w:val="0"/>
        <w:ind w:left="480" w:hanging="480"/>
        <w:jc w:val="both"/>
        <w:rPr>
          <w:rFonts w:ascii="Times New Roman" w:hAnsi="Times New Roman" w:cs="Times New Roman"/>
          <w:sz w:val="24"/>
          <w:szCs w:val="24"/>
        </w:rPr>
      </w:pPr>
      <w:bookmarkStart w:id="37" w:name="_Hlk198237180"/>
      <w:r w:rsidRPr="00670502">
        <w:rPr>
          <w:rFonts w:ascii="Times New Roman" w:hAnsi="Times New Roman" w:cs="Times New Roman"/>
          <w:sz w:val="24"/>
          <w:szCs w:val="24"/>
          <w:lang w:val="en-US"/>
        </w:rPr>
        <w:t xml:space="preserve">Ria, N., &amp; </w:t>
      </w:r>
      <w:proofErr w:type="spellStart"/>
      <w:r w:rsidRPr="00670502">
        <w:rPr>
          <w:rFonts w:ascii="Times New Roman" w:hAnsi="Times New Roman" w:cs="Times New Roman"/>
          <w:sz w:val="24"/>
          <w:szCs w:val="24"/>
          <w:lang w:val="en-US"/>
        </w:rPr>
        <w:t>Novtapianti</w:t>
      </w:r>
      <w:proofErr w:type="spellEnd"/>
      <w:r w:rsidRPr="00670502">
        <w:rPr>
          <w:rFonts w:ascii="Times New Roman" w:hAnsi="Times New Roman" w:cs="Times New Roman"/>
          <w:sz w:val="24"/>
          <w:szCs w:val="24"/>
          <w:lang w:val="en-US"/>
        </w:rPr>
        <w:t xml:space="preserve">, R. (2019). </w:t>
      </w:r>
      <w:r w:rsidRPr="00670502">
        <w:rPr>
          <w:rFonts w:ascii="Times New Roman" w:hAnsi="Times New Roman" w:cs="Times New Roman"/>
          <w:sz w:val="24"/>
          <w:szCs w:val="24"/>
          <w:lang w:val="en-US"/>
        </w:rPr>
        <w:t>Use of fresh technique in teaching writing descriptive text to the eight</w:t>
      </w:r>
      <w:r>
        <w:rPr>
          <w:rFonts w:ascii="Times New Roman" w:hAnsi="Times New Roman" w:cs="Times New Roman"/>
          <w:sz w:val="24"/>
          <w:szCs w:val="24"/>
          <w:lang w:val="en-US"/>
        </w:rPr>
        <w:t>h-</w:t>
      </w:r>
      <w:r w:rsidRPr="00670502">
        <w:rPr>
          <w:rFonts w:ascii="Times New Roman" w:hAnsi="Times New Roman" w:cs="Times New Roman"/>
          <w:sz w:val="24"/>
          <w:szCs w:val="24"/>
          <w:lang w:val="en-US"/>
        </w:rPr>
        <w:t>grade students of</w:t>
      </w:r>
      <w:r>
        <w:rPr>
          <w:rFonts w:ascii="Times New Roman" w:hAnsi="Times New Roman" w:cs="Times New Roman"/>
          <w:sz w:val="24"/>
          <w:szCs w:val="24"/>
          <w:lang w:val="en-US"/>
        </w:rPr>
        <w:t xml:space="preserve"> SMP</w:t>
      </w:r>
      <w:r w:rsidRPr="00670502">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PGRI </w:t>
      </w:r>
      <w:proofErr w:type="spellStart"/>
      <w:r>
        <w:rPr>
          <w:rFonts w:ascii="Times New Roman" w:hAnsi="Times New Roman" w:cs="Times New Roman"/>
          <w:sz w:val="24"/>
          <w:szCs w:val="24"/>
          <w:lang w:val="en-US"/>
        </w:rPr>
        <w:t>S</w:t>
      </w:r>
      <w:r w:rsidRPr="00670502">
        <w:rPr>
          <w:rFonts w:ascii="Times New Roman" w:hAnsi="Times New Roman" w:cs="Times New Roman"/>
          <w:sz w:val="24"/>
          <w:szCs w:val="24"/>
          <w:lang w:val="en-US"/>
        </w:rPr>
        <w:t>ukamoro</w:t>
      </w:r>
      <w:proofErr w:type="spellEnd"/>
      <w:r w:rsidRPr="00670502">
        <w:rPr>
          <w:rFonts w:ascii="Times New Roman" w:hAnsi="Times New Roman" w:cs="Times New Roman"/>
          <w:sz w:val="24"/>
          <w:szCs w:val="24"/>
          <w:lang w:val="en-US"/>
        </w:rPr>
        <w:t xml:space="preserve">. </w:t>
      </w:r>
      <w:proofErr w:type="spellStart"/>
      <w:r w:rsidRPr="00670502">
        <w:rPr>
          <w:rFonts w:ascii="Times New Roman" w:hAnsi="Times New Roman" w:cs="Times New Roman"/>
          <w:i/>
          <w:iCs/>
          <w:sz w:val="24"/>
          <w:szCs w:val="24"/>
          <w:lang w:val="en-US"/>
        </w:rPr>
        <w:t>Jurnal</w:t>
      </w:r>
      <w:proofErr w:type="spellEnd"/>
      <w:r w:rsidRPr="00670502">
        <w:rPr>
          <w:rFonts w:ascii="Times New Roman" w:hAnsi="Times New Roman" w:cs="Times New Roman"/>
          <w:i/>
          <w:iCs/>
          <w:sz w:val="24"/>
          <w:szCs w:val="24"/>
          <w:lang w:val="en-US"/>
        </w:rPr>
        <w:t xml:space="preserve"> </w:t>
      </w:r>
      <w:proofErr w:type="spellStart"/>
      <w:r w:rsidRPr="00670502">
        <w:rPr>
          <w:rFonts w:ascii="Times New Roman" w:hAnsi="Times New Roman" w:cs="Times New Roman"/>
          <w:i/>
          <w:iCs/>
          <w:sz w:val="24"/>
          <w:szCs w:val="24"/>
          <w:lang w:val="en-US"/>
        </w:rPr>
        <w:t>Didascein</w:t>
      </w:r>
      <w:proofErr w:type="spellEnd"/>
      <w:r w:rsidRPr="00670502">
        <w:rPr>
          <w:rFonts w:ascii="Times New Roman" w:hAnsi="Times New Roman" w:cs="Times New Roman"/>
          <w:i/>
          <w:iCs/>
          <w:sz w:val="24"/>
          <w:szCs w:val="24"/>
          <w:lang w:val="en-US"/>
        </w:rPr>
        <w:t xml:space="preserve"> Bahasa, 4</w:t>
      </w:r>
      <w:r w:rsidRPr="00670502">
        <w:rPr>
          <w:rFonts w:ascii="Times New Roman" w:hAnsi="Times New Roman" w:cs="Times New Roman"/>
          <w:sz w:val="24"/>
          <w:szCs w:val="24"/>
          <w:lang w:val="en-US"/>
        </w:rPr>
        <w:t>(2).</w:t>
      </w:r>
    </w:p>
    <w:bookmarkEnd w:id="37"/>
    <w:p w14:paraId="3C3055D3" w14:textId="46E3F9C6" w:rsidR="00F12DDC" w:rsidRDefault="00000000">
      <w:pPr>
        <w:ind w:left="450" w:hanging="450"/>
        <w:jc w:val="both"/>
        <w:rPr>
          <w:rFonts w:ascii="Times New Roman" w:hAnsi="Times New Roman" w:cs="Times New Roman"/>
          <w:sz w:val="24"/>
          <w:szCs w:val="24"/>
        </w:rPr>
      </w:pPr>
      <w:r>
        <w:rPr>
          <w:rFonts w:ascii="Times New Roman" w:hAnsi="Times New Roman" w:cs="Times New Roman"/>
          <w:sz w:val="24"/>
          <w:szCs w:val="24"/>
        </w:rPr>
        <w:t xml:space="preserve">Rogers, J. &amp; Revesz, A. (2020). </w:t>
      </w:r>
      <w:r>
        <w:rPr>
          <w:rFonts w:ascii="Times New Roman" w:hAnsi="Times New Roman" w:cs="Times New Roman"/>
          <w:i/>
          <w:iCs/>
          <w:sz w:val="24"/>
          <w:szCs w:val="24"/>
        </w:rPr>
        <w:t xml:space="preserve">Experimental and quasi-experimental designs. </w:t>
      </w:r>
      <w:r>
        <w:rPr>
          <w:rFonts w:ascii="Times New Roman" w:hAnsi="Times New Roman" w:cs="Times New Roman"/>
          <w:sz w:val="24"/>
          <w:szCs w:val="24"/>
        </w:rPr>
        <w:t xml:space="preserve">The Routledge handbook of research methods in </w:t>
      </w:r>
      <w:r w:rsidR="00670502">
        <w:rPr>
          <w:rFonts w:ascii="Times New Roman" w:hAnsi="Times New Roman" w:cs="Times New Roman"/>
          <w:sz w:val="24"/>
          <w:szCs w:val="24"/>
        </w:rPr>
        <w:t xml:space="preserve">applied </w:t>
      </w:r>
      <w:r>
        <w:rPr>
          <w:rFonts w:ascii="Times New Roman" w:hAnsi="Times New Roman" w:cs="Times New Roman"/>
          <w:sz w:val="24"/>
          <w:szCs w:val="24"/>
        </w:rPr>
        <w:t>linguistics. (pp. 133-143)</w:t>
      </w:r>
    </w:p>
    <w:p w14:paraId="70636197" w14:textId="77777777" w:rsidR="00F12DDC" w:rsidRDefault="00000000">
      <w:pPr>
        <w:ind w:left="450" w:hanging="450"/>
        <w:jc w:val="both"/>
        <w:rPr>
          <w:rFonts w:ascii="Times New Roman" w:hAnsi="Times New Roman" w:cs="Times New Roman"/>
          <w:sz w:val="24"/>
          <w:szCs w:val="24"/>
        </w:rPr>
      </w:pPr>
      <w:r>
        <w:rPr>
          <w:rFonts w:ascii="Times New Roman" w:hAnsi="Times New Roman" w:cs="Times New Roman"/>
          <w:sz w:val="24"/>
          <w:szCs w:val="24"/>
        </w:rPr>
        <w:t xml:space="preserve">Schumm, J. S. (2006). </w:t>
      </w:r>
      <w:r>
        <w:rPr>
          <w:rFonts w:ascii="Times New Roman" w:hAnsi="Times New Roman" w:cs="Times New Roman"/>
          <w:i/>
          <w:iCs/>
          <w:sz w:val="24"/>
          <w:szCs w:val="24"/>
        </w:rPr>
        <w:t>Reading assessment and instruction for all learners.</w:t>
      </w:r>
      <w:r>
        <w:rPr>
          <w:rFonts w:ascii="Times New Roman" w:hAnsi="Times New Roman" w:cs="Times New Roman"/>
          <w:sz w:val="24"/>
          <w:szCs w:val="24"/>
        </w:rPr>
        <w:t xml:space="preserve"> Guildford Publications.</w:t>
      </w:r>
    </w:p>
    <w:p w14:paraId="2FA3C303" w14:textId="77777777" w:rsidR="00F12DDC" w:rsidRDefault="00000000">
      <w:pPr>
        <w:ind w:left="450" w:hanging="450"/>
        <w:jc w:val="both"/>
        <w:rPr>
          <w:rFonts w:ascii="Times New Roman" w:hAnsi="Times New Roman" w:cs="Times New Roman"/>
          <w:sz w:val="24"/>
          <w:szCs w:val="24"/>
        </w:rPr>
      </w:pPr>
      <w:r>
        <w:rPr>
          <w:rFonts w:ascii="Times New Roman" w:hAnsi="Times New Roman" w:cs="Times New Roman"/>
          <w:sz w:val="24"/>
          <w:szCs w:val="24"/>
        </w:rPr>
        <w:t xml:space="preserve">Taipei, C., &amp; Authority, P. (2019). </w:t>
      </w:r>
      <w:r>
        <w:rPr>
          <w:rFonts w:ascii="Times New Roman" w:hAnsi="Times New Roman" w:cs="Times New Roman"/>
          <w:i/>
          <w:iCs/>
          <w:sz w:val="24"/>
          <w:szCs w:val="24"/>
        </w:rPr>
        <w:t xml:space="preserve">Comparing </w:t>
      </w:r>
      <w:r>
        <w:rPr>
          <w:rFonts w:ascii="Times New Roman" w:hAnsi="Times New Roman" w:cs="Times New Roman"/>
          <w:sz w:val="24"/>
          <w:szCs w:val="24"/>
        </w:rPr>
        <w:t>Countries’ And Economies’ Performance In Mathematics. https://doi.org/10.1787/ad5d244c-en</w:t>
      </w:r>
    </w:p>
    <w:p w14:paraId="387D05F5" w14:textId="77777777" w:rsidR="00F12DDC" w:rsidRDefault="00000000">
      <w:pPr>
        <w:widowControl w:val="0"/>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Von Sperling, M., Verbyla, M. E., Oliveira, S. M. A. C. (2020). </w:t>
      </w:r>
      <w:r>
        <w:rPr>
          <w:rFonts w:ascii="Times New Roman" w:hAnsi="Times New Roman" w:cs="Times New Roman"/>
          <w:i/>
          <w:iCs/>
          <w:sz w:val="24"/>
          <w:szCs w:val="24"/>
        </w:rPr>
        <w:t>Assessment of treatment plant performance and water quality data</w:t>
      </w:r>
      <w:r>
        <w:rPr>
          <w:rFonts w:ascii="Times New Roman" w:hAnsi="Times New Roman" w:cs="Times New Roman"/>
          <w:sz w:val="24"/>
          <w:szCs w:val="24"/>
        </w:rPr>
        <w:t>: A Guide for Students, Researchers and Practitioners. United Kingdom: IWA Publishing.</w:t>
      </w:r>
    </w:p>
    <w:p w14:paraId="2F5A66DD" w14:textId="77777777" w:rsidR="00F12DDC" w:rsidRDefault="00000000">
      <w:pPr>
        <w:pStyle w:val="Bibliography"/>
        <w:spacing w:line="240" w:lineRule="auto"/>
        <w:ind w:left="450" w:hanging="450"/>
        <w:jc w:val="both"/>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BIBLIOGRAPHY </w:instrText>
      </w:r>
      <w:r>
        <w:rPr>
          <w:rFonts w:ascii="Times New Roman" w:hAnsi="Times New Roman" w:cs="Times New Roman"/>
          <w:sz w:val="24"/>
          <w:szCs w:val="24"/>
        </w:rPr>
        <w:fldChar w:fldCharType="separate"/>
      </w:r>
      <w:r>
        <w:rPr>
          <w:rFonts w:ascii="Times New Roman" w:hAnsi="Times New Roman" w:cs="Times New Roman"/>
          <w:sz w:val="24"/>
          <w:szCs w:val="24"/>
        </w:rPr>
        <w:t xml:space="preserve">Wahab, A., &amp; Syahid, A. (2023). Effectiveness of educational statistics learning modules. </w:t>
      </w:r>
      <w:r>
        <w:rPr>
          <w:rFonts w:ascii="Times New Roman" w:hAnsi="Times New Roman" w:cs="Times New Roman"/>
          <w:i/>
          <w:iCs/>
          <w:sz w:val="24"/>
          <w:szCs w:val="24"/>
        </w:rPr>
        <w:t>Daya matematics: Jurnal inovaasi pendidikan matematika, 11</w:t>
      </w:r>
      <w:r>
        <w:rPr>
          <w:rFonts w:ascii="Times New Roman" w:hAnsi="Times New Roman" w:cs="Times New Roman"/>
          <w:sz w:val="24"/>
          <w:szCs w:val="24"/>
        </w:rPr>
        <w:t>(3), 212-213. Retrieved from https://creativecommons.org/licenses/by-nc/4.0/</w:t>
      </w:r>
    </w:p>
    <w:p w14:paraId="3A29047A" w14:textId="77777777" w:rsidR="00F12DDC" w:rsidRDefault="00000000">
      <w:pPr>
        <w:ind w:left="450" w:hanging="450"/>
        <w:jc w:val="both"/>
        <w:rPr>
          <w:rFonts w:ascii="Times New Roman" w:hAnsi="Times New Roman" w:cs="Times New Roman"/>
          <w:i/>
          <w:iCs/>
          <w:sz w:val="24"/>
          <w:szCs w:val="24"/>
        </w:rPr>
      </w:pPr>
      <w:r>
        <w:rPr>
          <w:rFonts w:ascii="Times New Roman" w:hAnsi="Times New Roman" w:cs="Times New Roman"/>
          <w:b/>
          <w:bCs/>
          <w:sz w:val="24"/>
          <w:szCs w:val="24"/>
        </w:rPr>
        <w:fldChar w:fldCharType="end"/>
      </w:r>
      <w:r>
        <w:rPr>
          <w:rFonts w:ascii="Times New Roman" w:hAnsi="Times New Roman" w:cs="Times New Roman"/>
          <w:sz w:val="24"/>
          <w:szCs w:val="24"/>
        </w:rPr>
        <w:t xml:space="preserve">Westwood, P. (2004). </w:t>
      </w:r>
      <w:r>
        <w:rPr>
          <w:rFonts w:ascii="Times New Roman" w:hAnsi="Times New Roman" w:cs="Times New Roman"/>
          <w:i/>
          <w:iCs/>
          <w:sz w:val="24"/>
          <w:szCs w:val="24"/>
        </w:rPr>
        <w:t>Learning and learning difficulties: a handbook for   teachers</w:t>
      </w:r>
      <w:r>
        <w:rPr>
          <w:rFonts w:ascii="Times New Roman" w:hAnsi="Times New Roman" w:cs="Times New Roman"/>
          <w:sz w:val="24"/>
          <w:szCs w:val="24"/>
        </w:rPr>
        <w:t>. ACER press.</w:t>
      </w:r>
    </w:p>
    <w:p w14:paraId="529D8E24" w14:textId="77777777" w:rsidR="00F12DDC" w:rsidRDefault="00000000">
      <w:pPr>
        <w:widowControl w:val="0"/>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Woolley, G. (2011). </w:t>
      </w:r>
      <w:r>
        <w:rPr>
          <w:rFonts w:ascii="Times New Roman" w:hAnsi="Times New Roman" w:cs="Times New Roman"/>
          <w:i/>
          <w:iCs/>
          <w:sz w:val="24"/>
          <w:szCs w:val="24"/>
        </w:rPr>
        <w:t>Reading comprehension: assisting children with learning difficulties</w:t>
      </w:r>
      <w:r>
        <w:rPr>
          <w:rFonts w:ascii="Times New Roman" w:hAnsi="Times New Roman" w:cs="Times New Roman"/>
          <w:sz w:val="24"/>
          <w:szCs w:val="24"/>
        </w:rPr>
        <w:t>. Springer Netherlands.</w:t>
      </w:r>
    </w:p>
    <w:p w14:paraId="0162E269" w14:textId="77777777" w:rsidR="00F12DDC" w:rsidRDefault="00000000">
      <w:pPr>
        <w:widowControl w:val="0"/>
        <w:autoSpaceDE w:val="0"/>
        <w:autoSpaceDN w:val="0"/>
        <w:adjustRightInd w:val="0"/>
        <w:ind w:left="480" w:hanging="480"/>
        <w:jc w:val="both"/>
        <w:rPr>
          <w:rFonts w:ascii="Times New Roman" w:eastAsia="Times New Roman" w:hAnsi="Times New Roman" w:cs="Times New Roman"/>
          <w:b/>
          <w:color w:val="000000"/>
          <w:sz w:val="24"/>
          <w:szCs w:val="24"/>
        </w:rPr>
      </w:pPr>
      <w:r>
        <w:rPr>
          <w:rFonts w:ascii="Times New Roman" w:hAnsi="Times New Roman" w:cs="Times New Roman"/>
          <w:sz w:val="24"/>
          <w:szCs w:val="24"/>
        </w:rPr>
        <w:t xml:space="preserve">Zuhro, A. N., Hamiddin, &amp; Ni’mah, D. (2022). </w:t>
      </w:r>
      <w:r>
        <w:rPr>
          <w:rFonts w:ascii="Times New Roman" w:hAnsi="Times New Roman" w:cs="Times New Roman"/>
          <w:i/>
          <w:iCs/>
          <w:sz w:val="24"/>
          <w:szCs w:val="24"/>
        </w:rPr>
        <w:t>An analysis of third semester students’ reading interest towards academic achievement at the University of Islam Malang</w:t>
      </w:r>
      <w:r>
        <w:rPr>
          <w:rFonts w:ascii="Times New Roman" w:hAnsi="Times New Roman" w:cs="Times New Roman"/>
          <w:sz w:val="24"/>
          <w:szCs w:val="24"/>
        </w:rPr>
        <w:t>. [Undergraduate thesis, Universitas Islam Malang]. https://repository.unisma.ac.</w:t>
      </w:r>
      <w:bookmarkEnd w:id="34"/>
      <w:r>
        <w:rPr>
          <w:rFonts w:ascii="Times New Roman" w:eastAsia="Times New Roman" w:hAnsi="Times New Roman" w:cs="Times New Roman"/>
          <w:b/>
          <w:color w:val="000000"/>
          <w:sz w:val="24"/>
          <w:szCs w:val="24"/>
        </w:rPr>
        <w:t xml:space="preserve"> </w:t>
      </w:r>
    </w:p>
    <w:sectPr w:rsidR="00F12DDC">
      <w:headerReference w:type="even" r:id="rId29"/>
      <w:headerReference w:type="default" r:id="rId30"/>
      <w:pgSz w:w="11907" w:h="16840"/>
      <w:pgMar w:top="1701" w:right="1701" w:bottom="1701" w:left="1701" w:header="1138" w:footer="706"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Asus" w:date="2025-05-08T10:59:00Z" w:initials="A">
    <w:p w14:paraId="00000001" w14:textId="77777777" w:rsidR="00F12DDC" w:rsidRDefault="00000000">
      <w:pPr>
        <w:pStyle w:val="CommentText"/>
      </w:pPr>
      <w:r>
        <w:rPr>
          <w:rStyle w:val="CommentReference"/>
        </w:rPr>
        <w:annotationRef/>
      </w:r>
      <w:r>
        <w:t>See the journal’s template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0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01" w16cid:durableId="0000000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3EA2F" w14:textId="77777777" w:rsidR="002F0D60" w:rsidRDefault="002F0D60">
      <w:r>
        <w:separator/>
      </w:r>
    </w:p>
  </w:endnote>
  <w:endnote w:type="continuationSeparator" w:id="0">
    <w:p w14:paraId="1A575F0A" w14:textId="77777777" w:rsidR="002F0D60" w:rsidRDefault="002F0D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CD105" w14:textId="77777777" w:rsidR="00F12DDC" w:rsidRDefault="00000000">
    <w:pPr>
      <w:pStyle w:val="Footer"/>
      <w:jc w:val="right"/>
    </w:pPr>
    <w:r>
      <w:fldChar w:fldCharType="begin"/>
    </w:r>
    <w:r>
      <w:instrText xml:space="preserve"> PAGE   \* MERGEFORMAT </w:instrText>
    </w:r>
    <w:r>
      <w:fldChar w:fldCharType="separate"/>
    </w:r>
    <w:r>
      <w:rPr>
        <w:noProof/>
      </w:rPr>
      <w:t>2</w:t>
    </w:r>
    <w:r>
      <w:rPr>
        <w:noProof/>
      </w:rPr>
      <w:fldChar w:fldCharType="end"/>
    </w:r>
  </w:p>
  <w:p w14:paraId="58EB60AA" w14:textId="77777777" w:rsidR="00F12DDC" w:rsidRDefault="00F12DDC">
    <w:pPr>
      <w:pBdr>
        <w:top w:val="nil"/>
        <w:left w:val="nil"/>
        <w:bottom w:val="nil"/>
        <w:right w:val="nil"/>
        <w:between w:val="nil"/>
      </w:pBdr>
      <w:tabs>
        <w:tab w:val="center" w:pos="4320"/>
        <w:tab w:val="right" w:pos="8640"/>
      </w:tabs>
      <w:jc w:val="right"/>
      <w:rPr>
        <w:rFonts w:ascii="Calibri" w:eastAsia="Calibri" w:hAnsi="Calibri"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87978" w14:textId="77777777" w:rsidR="002F0D60" w:rsidRDefault="002F0D60">
      <w:r>
        <w:separator/>
      </w:r>
    </w:p>
  </w:footnote>
  <w:footnote w:type="continuationSeparator" w:id="0">
    <w:p w14:paraId="300A3EAA" w14:textId="77777777" w:rsidR="002F0D60" w:rsidRDefault="002F0D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9CEEB" w14:textId="77777777" w:rsidR="00F12DDC" w:rsidRDefault="00F12DDC">
    <w:pPr>
      <w:pBdr>
        <w:top w:val="nil"/>
        <w:left w:val="nil"/>
        <w:bottom w:val="nil"/>
        <w:right w:val="nil"/>
        <w:between w:val="nil"/>
      </w:pBdr>
      <w:tabs>
        <w:tab w:val="center" w:pos="4320"/>
        <w:tab w:val="right" w:pos="8505"/>
        <w:tab w:val="right" w:pos="8640"/>
      </w:tabs>
      <w:jc w:val="both"/>
      <w:rPr>
        <w:rFonts w:ascii="Calibri" w:eastAsia="Calibri" w:hAnsi="Calibri" w:cs="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6ACB4" w14:textId="77777777" w:rsidR="00F12DDC" w:rsidRDefault="00F12DDC">
    <w:pPr>
      <w:pBdr>
        <w:top w:val="nil"/>
        <w:left w:val="nil"/>
        <w:bottom w:val="nil"/>
        <w:right w:val="nil"/>
        <w:between w:val="nil"/>
      </w:pBdr>
      <w:tabs>
        <w:tab w:val="center" w:pos="4320"/>
        <w:tab w:val="right" w:pos="8640"/>
      </w:tabs>
      <w:jc w:val="both"/>
      <w:rPr>
        <w:rFonts w:ascii="Times New Roman" w:eastAsia="Times New Roman" w:hAnsi="Times New Roman" w:cs="Times New Roman"/>
        <w:i/>
        <w:color w:val="FF0000"/>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DEA2F" w14:textId="77777777" w:rsidR="00F12DDC" w:rsidRDefault="00F12DDC">
    <w:pPr>
      <w:pBdr>
        <w:top w:val="nil"/>
        <w:left w:val="nil"/>
        <w:bottom w:val="nil"/>
        <w:right w:val="nil"/>
        <w:between w:val="nil"/>
      </w:pBdr>
      <w:tabs>
        <w:tab w:val="center" w:pos="4320"/>
        <w:tab w:val="right" w:pos="8505"/>
        <w:tab w:val="right" w:pos="8640"/>
      </w:tabs>
      <w:jc w:val="both"/>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multilevel"/>
    <w:tmpl w:val="E7EE50CC"/>
    <w:lvl w:ilvl="0">
      <w:start w:val="1"/>
      <w:numFmt w:val="decimal"/>
      <w:lvlText w:val="%1."/>
      <w:lvlJc w:val="left"/>
      <w:pPr>
        <w:ind w:left="720" w:hanging="360"/>
      </w:p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5040" w:hanging="1800"/>
      </w:pPr>
    </w:lvl>
  </w:abstractNum>
  <w:abstractNum w:abstractNumId="1" w15:restartNumberingAfterBreak="0">
    <w:nsid w:val="00000001"/>
    <w:multiLevelType w:val="multilevel"/>
    <w:tmpl w:val="829C1A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0000002"/>
    <w:multiLevelType w:val="multilevel"/>
    <w:tmpl w:val="97FAB8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9175539">
    <w:abstractNumId w:val="2"/>
  </w:num>
  <w:num w:numId="2" w16cid:durableId="1921089441">
    <w:abstractNumId w:val="1"/>
  </w:num>
  <w:num w:numId="3" w16cid:durableId="9987864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NI UTARI">
    <w15:presenceInfo w15:providerId="Windows Live" w15:userId="0009e604f67add9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DDC"/>
    <w:rsid w:val="00136445"/>
    <w:rsid w:val="002F0D60"/>
    <w:rsid w:val="00670502"/>
    <w:rsid w:val="009570DE"/>
    <w:rsid w:val="00987D1C"/>
    <w:rsid w:val="00BC2924"/>
    <w:rsid w:val="00C3016E"/>
    <w:rsid w:val="00D06843"/>
    <w:rsid w:val="00EE24EA"/>
    <w:rsid w:val="00F12D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1A43DB"/>
  <w15:docId w15:val="{9EED377F-6B52-46B2-9756-AAFD0C1B8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uiPriority w:val="9"/>
    <w:semiHidden/>
    <w:unhideWhenUsed/>
    <w:qFormat/>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uiPriority w:val="9"/>
    <w:semiHidden/>
    <w:unhideWhenUsed/>
    <w:qFormat/>
    <w:pPr>
      <w:keepNext/>
      <w:jc w:val="center"/>
      <w:outlineLvl w:val="2"/>
    </w:pPr>
    <w:rPr>
      <w:rFonts w:eastAsia="Times New Roman"/>
      <w:b/>
      <w:sz w:val="24"/>
      <w:szCs w:val="20"/>
      <w:lang w:val="en-US"/>
    </w:rPr>
  </w:style>
  <w:style w:type="paragraph" w:styleId="Heading4">
    <w:name w:val="heading 4"/>
    <w:basedOn w:val="Normal"/>
    <w:next w:val="Normal"/>
    <w:link w:val="Heading4Char"/>
    <w:uiPriority w:val="9"/>
    <w:semiHidden/>
    <w:unhideWhenUsed/>
    <w:qFormat/>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uiPriority w:val="9"/>
    <w:semiHidden/>
    <w:unhideWhenUsed/>
    <w:qFormat/>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uiPriority w:val="9"/>
    <w:semiHidden/>
    <w:unhideWhenUsed/>
    <w:qFormat/>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pPr>
      <w:jc w:val="center"/>
    </w:pPr>
    <w:rPr>
      <w:rFonts w:eastAsia="Times New Roman"/>
      <w:b/>
      <w:sz w:val="26"/>
      <w:szCs w:val="20"/>
      <w:lang w:val="en-US"/>
    </w:rPr>
  </w:style>
  <w:style w:type="paragraph" w:customStyle="1" w:styleId="Default">
    <w:name w:val="Default"/>
    <w:pPr>
      <w:autoSpaceDE w:val="0"/>
      <w:autoSpaceDN w:val="0"/>
      <w:adjustRightInd w:val="0"/>
    </w:pPr>
    <w:rPr>
      <w:rFonts w:eastAsia="Calibri"/>
      <w:color w:val="000000"/>
      <w:sz w:val="24"/>
      <w:szCs w:val="24"/>
    </w:rPr>
  </w:style>
  <w:style w:type="paragraph" w:customStyle="1" w:styleId="yiv1632080103msonormal">
    <w:name w:val="yiv1632080103msonormal"/>
    <w:basedOn w:val="Normal"/>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style>
  <w:style w:type="character" w:customStyle="1" w:styleId="Heading1Char">
    <w:name w:val="Heading 1 Char"/>
    <w:link w:val="Heading1"/>
    <w:rPr>
      <w:rFonts w:ascii="Tahoma" w:eastAsia="Times New Roman" w:hAnsi="Tahoma" w:cs="Times New Roman"/>
      <w:b/>
      <w:sz w:val="24"/>
      <w:szCs w:val="24"/>
      <w:lang w:val="sv-SE"/>
    </w:rPr>
  </w:style>
  <w:style w:type="character" w:customStyle="1" w:styleId="Heading2Char">
    <w:name w:val="Heading 2 Char"/>
    <w:link w:val="Heading2"/>
    <w:rPr>
      <w:rFonts w:ascii="Arial" w:eastAsia="Times New Roman" w:hAnsi="Arial" w:cs="Times New Roman"/>
      <w:sz w:val="24"/>
      <w:szCs w:val="20"/>
      <w:lang w:val="en-US"/>
    </w:rPr>
  </w:style>
  <w:style w:type="character" w:customStyle="1" w:styleId="Heading3Char">
    <w:name w:val="Heading 3 Char"/>
    <w:link w:val="Heading3"/>
    <w:rPr>
      <w:rFonts w:ascii="Arial" w:eastAsia="Times New Roman" w:hAnsi="Arial" w:cs="Times New Roman"/>
      <w:b/>
      <w:sz w:val="24"/>
      <w:szCs w:val="20"/>
      <w:lang w:val="en-US"/>
    </w:rPr>
  </w:style>
  <w:style w:type="character" w:customStyle="1" w:styleId="Heading4Char">
    <w:name w:val="Heading 4 Char"/>
    <w:link w:val="Heading4"/>
    <w:rPr>
      <w:rFonts w:ascii="Arial" w:eastAsia="Times New Roman" w:hAnsi="Arial" w:cs="Times New Roman"/>
      <w:sz w:val="24"/>
      <w:szCs w:val="20"/>
      <w:lang w:val="en-US"/>
    </w:rPr>
  </w:style>
  <w:style w:type="character" w:customStyle="1" w:styleId="Heading5Char">
    <w:name w:val="Heading 5 Char"/>
    <w:link w:val="Heading5"/>
    <w:rPr>
      <w:rFonts w:ascii="Tahoma" w:eastAsia="Times New Roman" w:hAnsi="Tahoma" w:cs="Times New Roman"/>
      <w:b/>
      <w:sz w:val="28"/>
      <w:szCs w:val="20"/>
      <w:lang w:val="en-US"/>
    </w:rPr>
  </w:style>
  <w:style w:type="character" w:customStyle="1" w:styleId="Heading6Char">
    <w:name w:val="Heading 6 Char"/>
    <w:link w:val="Heading6"/>
    <w:rPr>
      <w:rFonts w:ascii="Arial" w:eastAsia="Times New Roman" w:hAnsi="Arial" w:cs="Times New Roman"/>
      <w:sz w:val="24"/>
      <w:szCs w:val="20"/>
      <w:lang w:val="en-US"/>
    </w:rPr>
  </w:style>
  <w:style w:type="character" w:customStyle="1" w:styleId="Heading7Char">
    <w:name w:val="Heading 7 Char"/>
    <w:link w:val="Heading7"/>
    <w:rPr>
      <w:rFonts w:ascii="Arial" w:eastAsia="Times New Roman" w:hAnsi="Arial" w:cs="Times New Roman"/>
      <w:sz w:val="24"/>
      <w:szCs w:val="20"/>
      <w:lang w:val="en-US"/>
    </w:rPr>
  </w:style>
  <w:style w:type="character" w:customStyle="1" w:styleId="Heading8Char">
    <w:name w:val="Heading 8 Char"/>
    <w:link w:val="Heading8"/>
    <w:rPr>
      <w:rFonts w:ascii="Arial" w:eastAsia="Times New Roman" w:hAnsi="Arial" w:cs="Times New Roman"/>
      <w:b/>
      <w:sz w:val="24"/>
      <w:szCs w:val="20"/>
      <w:u w:val="single"/>
      <w:lang w:val="en-US"/>
    </w:rPr>
  </w:style>
  <w:style w:type="character" w:customStyle="1" w:styleId="Heading9Char">
    <w:name w:val="Heading 9 Char"/>
    <w:link w:val="Heading9"/>
    <w:rPr>
      <w:rFonts w:ascii="Arial" w:eastAsia="Times New Roman" w:hAnsi="Arial" w:cs="Times New Roman"/>
      <w:b/>
      <w:bCs/>
      <w:sz w:val="24"/>
      <w:szCs w:val="20"/>
      <w:lang w:val="en-US"/>
    </w:rPr>
  </w:style>
  <w:style w:type="paragraph" w:styleId="TOC1">
    <w:name w:val="toc 1"/>
    <w:basedOn w:val="Normal"/>
    <w:next w:val="Normal"/>
    <w:uiPriority w:val="39"/>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pPr>
      <w:tabs>
        <w:tab w:val="right" w:leader="underscore" w:pos="13944"/>
      </w:tabs>
      <w:spacing w:before="120"/>
      <w:ind w:left="200"/>
    </w:pPr>
    <w:rPr>
      <w:rFonts w:eastAsia="Times New Roman"/>
      <w:b/>
      <w:noProof/>
      <w:sz w:val="20"/>
      <w:szCs w:val="26"/>
      <w:lang w:val="en-US"/>
    </w:rPr>
  </w:style>
  <w:style w:type="paragraph" w:styleId="Header">
    <w:name w:val="header"/>
    <w:basedOn w:val="Normal"/>
    <w:link w:val="HeaderChar"/>
    <w:uiPriority w:val="99"/>
    <w:pPr>
      <w:tabs>
        <w:tab w:val="center" w:pos="4320"/>
        <w:tab w:val="right" w:pos="8640"/>
      </w:tabs>
      <w:jc w:val="both"/>
    </w:pPr>
    <w:rPr>
      <w:rFonts w:eastAsia="Times New Roman"/>
      <w:szCs w:val="20"/>
      <w:lang w:val="en-US"/>
    </w:rPr>
  </w:style>
  <w:style w:type="character" w:customStyle="1" w:styleId="HeaderChar">
    <w:name w:val="Header Char"/>
    <w:link w:val="Header"/>
    <w:uiPriority w:val="99"/>
    <w:rPr>
      <w:rFonts w:ascii="Arial" w:eastAsia="Times New Roman" w:hAnsi="Arial" w:cs="Times New Roman"/>
      <w:szCs w:val="20"/>
      <w:lang w:val="en-US"/>
    </w:rPr>
  </w:style>
  <w:style w:type="paragraph" w:styleId="Footer">
    <w:name w:val="footer"/>
    <w:basedOn w:val="Normal"/>
    <w:link w:val="FooterChar"/>
    <w:uiPriority w:val="99"/>
    <w:pPr>
      <w:tabs>
        <w:tab w:val="center" w:pos="4320"/>
        <w:tab w:val="right" w:pos="8640"/>
      </w:tabs>
      <w:jc w:val="both"/>
    </w:pPr>
    <w:rPr>
      <w:rFonts w:eastAsia="Times New Roman"/>
      <w:szCs w:val="20"/>
      <w:lang w:val="en-US"/>
    </w:rPr>
  </w:style>
  <w:style w:type="character" w:customStyle="1" w:styleId="FooterChar">
    <w:name w:val="Footer Char"/>
    <w:link w:val="Footer"/>
    <w:uiPriority w:val="99"/>
    <w:rPr>
      <w:rFonts w:ascii="Arial" w:eastAsia="Times New Roman" w:hAnsi="Arial" w:cs="Times New Roman"/>
      <w:szCs w:val="20"/>
      <w:lang w:val="en-US"/>
    </w:rPr>
  </w:style>
  <w:style w:type="character" w:styleId="PageNumber">
    <w:name w:val="page number"/>
    <w:basedOn w:val="DefaultParagraphFont"/>
    <w:uiPriority w:val="99"/>
  </w:style>
  <w:style w:type="character" w:customStyle="1" w:styleId="TitleChar">
    <w:name w:val="Title Char"/>
    <w:link w:val="Title"/>
    <w:uiPriority w:val="10"/>
    <w:rPr>
      <w:rFonts w:ascii="Arial" w:eastAsia="Times New Roman" w:hAnsi="Arial" w:cs="Times New Roman"/>
      <w:b/>
      <w:sz w:val="26"/>
      <w:szCs w:val="20"/>
      <w:lang w:val="en-US"/>
    </w:rPr>
  </w:style>
  <w:style w:type="paragraph" w:styleId="BodyText">
    <w:name w:val="Body Text"/>
    <w:basedOn w:val="Normal"/>
    <w:link w:val="BodyTextChar"/>
    <w:pPr>
      <w:spacing w:line="360" w:lineRule="auto"/>
      <w:jc w:val="both"/>
    </w:pPr>
    <w:rPr>
      <w:rFonts w:eastAsia="Times New Roman"/>
      <w:sz w:val="24"/>
      <w:szCs w:val="20"/>
      <w:lang w:val="en-US"/>
    </w:rPr>
  </w:style>
  <w:style w:type="character" w:customStyle="1" w:styleId="BodyTextChar">
    <w:name w:val="Body Text Char"/>
    <w:link w:val="BodyText"/>
    <w:rPr>
      <w:rFonts w:ascii="Arial" w:eastAsia="Times New Roman" w:hAnsi="Arial" w:cs="Times New Roman"/>
      <w:sz w:val="24"/>
      <w:szCs w:val="20"/>
      <w:lang w:val="en-US"/>
    </w:rPr>
  </w:style>
  <w:style w:type="paragraph" w:styleId="BodyTextIndent">
    <w:name w:val="Body Text Indent"/>
    <w:basedOn w:val="Normal"/>
    <w:link w:val="BodyTextIndentChar"/>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pPr>
      <w:spacing w:after="200" w:line="276" w:lineRule="auto"/>
    </w:pPr>
    <w:rPr>
      <w:rFonts w:ascii="Cambria" w:eastAsia="Cambria" w:hAnsi="Cambria" w:cs="Cambria"/>
      <w:i/>
      <w:color w:val="4F81BD"/>
      <w:sz w:val="24"/>
      <w:szCs w:val="24"/>
    </w:rPr>
  </w:style>
  <w:style w:type="character" w:customStyle="1" w:styleId="SubtitleChar">
    <w:name w:val="Subtitle Char"/>
    <w:link w:val="Subtitle"/>
    <w:uiPriority w:val="11"/>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pPr>
      <w:spacing w:line="360" w:lineRule="auto"/>
      <w:ind w:left="540" w:hanging="540"/>
      <w:jc w:val="both"/>
    </w:pPr>
    <w:rPr>
      <w:rFonts w:eastAsia="Times New Roman"/>
      <w:sz w:val="24"/>
      <w:szCs w:val="20"/>
      <w:lang w:val="en-US"/>
    </w:rPr>
  </w:style>
  <w:style w:type="character" w:customStyle="1" w:styleId="BodyText2Char">
    <w:name w:val="Body Text 2 Char"/>
    <w:link w:val="BodyText2"/>
    <w:rPr>
      <w:rFonts w:ascii="Arial" w:eastAsia="Times New Roman" w:hAnsi="Arial" w:cs="Times New Roman"/>
      <w:sz w:val="24"/>
      <w:szCs w:val="20"/>
      <w:lang w:val="en-US"/>
    </w:rPr>
  </w:style>
  <w:style w:type="paragraph" w:styleId="BodyText3">
    <w:name w:val="Body Text 3"/>
    <w:basedOn w:val="Normal"/>
    <w:link w:val="BodyText3Char"/>
    <w:pPr>
      <w:spacing w:line="360" w:lineRule="auto"/>
      <w:jc w:val="both"/>
    </w:pPr>
    <w:rPr>
      <w:rFonts w:eastAsia="Times New Roman"/>
      <w:sz w:val="24"/>
      <w:szCs w:val="20"/>
      <w:lang w:val="en-US"/>
    </w:rPr>
  </w:style>
  <w:style w:type="character" w:customStyle="1" w:styleId="BodyText3Char">
    <w:name w:val="Body Text 3 Char"/>
    <w:link w:val="BodyText3"/>
    <w:rPr>
      <w:rFonts w:ascii="Arial" w:eastAsia="Times New Roman" w:hAnsi="Arial" w:cs="Times New Roman"/>
      <w:sz w:val="24"/>
      <w:szCs w:val="20"/>
      <w:lang w:val="en-US"/>
    </w:rPr>
  </w:style>
  <w:style w:type="paragraph" w:styleId="BodyTextIndent2">
    <w:name w:val="Body Text Indent 2"/>
    <w:basedOn w:val="Normal"/>
    <w:link w:val="BodyTextIndent2Char"/>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Pr>
      <w:rFonts w:ascii="Arial" w:eastAsia="Times New Roman" w:hAnsi="Arial" w:cs="Times New Roman"/>
      <w:sz w:val="24"/>
      <w:szCs w:val="20"/>
      <w:lang w:val="en-US"/>
    </w:rPr>
  </w:style>
  <w:style w:type="paragraph" w:styleId="BodyTextIndent3">
    <w:name w:val="Body Text Indent 3"/>
    <w:basedOn w:val="Normal"/>
    <w:link w:val="BodyTextIndent3Char"/>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Pr>
      <w:rFonts w:ascii="Arial" w:eastAsia="Times New Roman" w:hAnsi="Arial" w:cs="Times New Roman"/>
      <w:sz w:val="24"/>
      <w:szCs w:val="20"/>
      <w:lang w:val="en-US"/>
    </w:rPr>
  </w:style>
  <w:style w:type="character" w:styleId="Hyperlink">
    <w:name w:val="Hyperlink"/>
    <w:uiPriority w:val="99"/>
    <w:rPr>
      <w:color w:val="0000FF"/>
      <w:u w:val="single"/>
    </w:rPr>
  </w:style>
  <w:style w:type="character" w:styleId="FollowedHyperlink">
    <w:name w:val="FollowedHyperlink"/>
    <w:basedOn w:val="DefaultParagraphFont"/>
    <w:uiPriority w:val="99"/>
    <w:rPr>
      <w:color w:val="954F72"/>
      <w:u w:val="single"/>
    </w:rPr>
  </w:style>
  <w:style w:type="paragraph" w:styleId="NormalWeb">
    <w:name w:val="Normal (Web)"/>
    <w:basedOn w:val="Normal"/>
    <w:uiPriority w:val="99"/>
    <w:pPr>
      <w:spacing w:before="100" w:beforeAutospacing="1" w:after="100" w:afterAutospacing="1"/>
    </w:pPr>
    <w:rPr>
      <w:rFonts w:ascii="Times New Roman" w:eastAsia="SimSun" w:hAnsi="Times New Roman"/>
      <w:sz w:val="24"/>
      <w:szCs w:val="24"/>
      <w:lang w:eastAsia="id-ID"/>
    </w:r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eastAsia="Calibri" w:hAnsi="Tahoma" w:cs="Tahoma"/>
      <w:sz w:val="16"/>
      <w:szCs w:val="16"/>
    </w:rPr>
  </w:style>
  <w:style w:type="table" w:styleId="TableGrid">
    <w:name w:val="Table Grid"/>
    <w:basedOn w:val="TableNormal"/>
    <w:uiPriority w:val="59"/>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Pr>
      <w:rFonts w:ascii="Calibri" w:eastAsia="Times New Roman" w:hAnsi="Calibri"/>
      <w:lang w:val="en-US"/>
    </w:rPr>
  </w:style>
  <w:style w:type="character" w:customStyle="1" w:styleId="NoSpacingChar">
    <w:name w:val="No Spacing Char"/>
    <w:link w:val="NoSpacing"/>
    <w:uiPriority w:val="1"/>
    <w:rPr>
      <w:rFonts w:ascii="Calibri" w:eastAsia="Times New Roman" w:hAnsi="Calibri" w:cs="Times New Roman"/>
      <w:lang w:val="en-US"/>
    </w:rPr>
  </w:style>
  <w:style w:type="paragraph" w:styleId="ListParagraph">
    <w:name w:val="List Paragraph"/>
    <w:basedOn w:val="Normal"/>
    <w:link w:val="ListParagraphChar"/>
    <w:uiPriority w:val="34"/>
    <w:qFormat/>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qFormat/>
    <w:pPr>
      <w:keepLines/>
      <w:spacing w:before="240" w:line="259" w:lineRule="auto"/>
      <w:ind w:left="0" w:firstLine="0"/>
      <w:jc w:val="left"/>
      <w:outlineLvl w:val="9"/>
    </w:pPr>
    <w:rPr>
      <w:rFonts w:ascii="Calibri Light" w:eastAsia="SimSun" w:hAnsi="Calibri Light" w:cs="SimSun"/>
      <w:b w:val="0"/>
      <w:color w:val="2E74B5"/>
      <w:sz w:val="32"/>
      <w:szCs w:val="32"/>
      <w:lang w:val="en-US"/>
    </w:rPr>
  </w:style>
  <w:style w:type="paragraph" w:customStyle="1" w:styleId="E-JOURNALTitleEnglish">
    <w:name w:val="E-JOURNAL_Title English"/>
    <w:basedOn w:val="Normal"/>
    <w:qFormat/>
    <w:pPr>
      <w:jc w:val="center"/>
    </w:pPr>
    <w:rPr>
      <w:rFonts w:ascii="Times New Roman" w:eastAsia="Times New Roman" w:hAnsi="Times New Roman"/>
      <w:b/>
      <w:i/>
      <w:noProof/>
      <w:szCs w:val="24"/>
    </w:rPr>
  </w:style>
  <w:style w:type="paragraph" w:customStyle="1" w:styleId="E-JOURNALAuthor">
    <w:name w:val="E-JOURNAL_Author"/>
    <w:basedOn w:val="Normal"/>
    <w:qFormat/>
    <w:pPr>
      <w:jc w:val="center"/>
    </w:pPr>
    <w:rPr>
      <w:rFonts w:ascii="Times New Roman" w:eastAsia="Times New Roman" w:hAnsi="Times New Roman"/>
    </w:rPr>
  </w:style>
  <w:style w:type="paragraph" w:customStyle="1" w:styleId="E-JOURNALAbstrakTitle">
    <w:name w:val="E-JOURNAL_AbstrakTitle"/>
    <w:basedOn w:val="Normal"/>
    <w:qFormat/>
    <w:pPr>
      <w:spacing w:before="120" w:after="120"/>
      <w:jc w:val="center"/>
    </w:pPr>
    <w:rPr>
      <w:rFonts w:ascii="Times New Roman" w:eastAsia="Times New Roman" w:hAnsi="Times New Roman"/>
      <w:b/>
      <w:szCs w:val="24"/>
    </w:rPr>
  </w:style>
  <w:style w:type="paragraph" w:customStyle="1" w:styleId="E-JOURNALTitle">
    <w:name w:val="E-JOURNAL_Title"/>
    <w:basedOn w:val="Normal"/>
    <w:qFormat/>
    <w:pPr>
      <w:ind w:firstLine="567"/>
      <w:jc w:val="center"/>
    </w:pPr>
    <w:rPr>
      <w:rFonts w:ascii="Times New Roman" w:eastAsia="Times New Roman" w:hAnsi="Times New Roman"/>
      <w:b/>
    </w:rPr>
  </w:style>
  <w:style w:type="paragraph" w:customStyle="1" w:styleId="E-JOURNALAbstractBody">
    <w:name w:val="E-JOURNAL_AbstractBody"/>
    <w:basedOn w:val="E-JOURNALTitle"/>
    <w:qFormat/>
    <w:pPr>
      <w:jc w:val="both"/>
    </w:pPr>
    <w:rPr>
      <w:b w:val="0"/>
    </w:rPr>
  </w:style>
  <w:style w:type="paragraph" w:customStyle="1" w:styleId="E-JOURNALAbstractBodyEnglish">
    <w:name w:val="E-JOURNAL_AbstractBodyEnglish"/>
    <w:basedOn w:val="Normal"/>
    <w:qFormat/>
    <w:pPr>
      <w:ind w:firstLine="567"/>
      <w:jc w:val="both"/>
    </w:pPr>
    <w:rPr>
      <w:rFonts w:ascii="Times New Roman" w:eastAsia="Times New Roman" w:hAnsi="Times New Roman"/>
      <w:i/>
    </w:rPr>
  </w:style>
  <w:style w:type="paragraph" w:customStyle="1" w:styleId="E-JOURNALHeading1">
    <w:name w:val="E-JOURNAL_Heading 1"/>
    <w:basedOn w:val="Normal"/>
    <w:qFormat/>
    <w:pPr>
      <w:spacing w:before="120" w:after="120"/>
    </w:pPr>
    <w:rPr>
      <w:rFonts w:ascii="Times New Roman" w:eastAsia="Times New Roman" w:hAnsi="Times New Roman"/>
      <w:b/>
      <w:lang w:val="en-US"/>
    </w:rPr>
  </w:style>
  <w:style w:type="paragraph" w:customStyle="1" w:styleId="E-JOURNALBody">
    <w:name w:val="E-JOURNAL_Body"/>
    <w:basedOn w:val="Normal"/>
    <w:qFormat/>
    <w:pPr>
      <w:ind w:firstLine="567"/>
      <w:jc w:val="both"/>
    </w:pPr>
    <w:rPr>
      <w:rFonts w:ascii="Times New Roman" w:eastAsia="Times New Roman" w:hAnsi="Times New Roman"/>
      <w:szCs w:val="24"/>
    </w:rPr>
  </w:style>
  <w:style w:type="paragraph" w:customStyle="1" w:styleId="E-JOURNALTableCaption">
    <w:name w:val="E-JOURNAL_TableCaption"/>
    <w:basedOn w:val="Normal"/>
    <w:qFormat/>
    <w:pPr>
      <w:ind w:left="851" w:hanging="851"/>
      <w:contextualSpacing/>
    </w:pPr>
    <w:rPr>
      <w:rFonts w:ascii="Times New Roman" w:eastAsia="Times New Roman" w:hAnsi="Times New Roman"/>
      <w:szCs w:val="24"/>
    </w:rPr>
  </w:style>
  <w:style w:type="paragraph" w:customStyle="1" w:styleId="E-JOURNALTable">
    <w:name w:val="E-JOURNAL_Table"/>
    <w:basedOn w:val="Normal"/>
    <w:qFormat/>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qFormat/>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pPr>
      <w:spacing w:before="240" w:after="240"/>
      <w:ind w:firstLine="0"/>
    </w:pPr>
  </w:style>
  <w:style w:type="paragraph" w:customStyle="1" w:styleId="StyleE-JournalKeywordsNotItalic">
    <w:name w:val="Style E-Journal_Keywords + Not Italic"/>
    <w:basedOn w:val="E-JOURNALAbstrakKeywords"/>
    <w:pPr>
      <w:spacing w:before="120" w:after="120"/>
    </w:pPr>
    <w:rPr>
      <w:i w:val="0"/>
    </w:rPr>
  </w:style>
  <w:style w:type="paragraph" w:customStyle="1" w:styleId="E-JOURNALTitleAbstractEnglish">
    <w:name w:val="E-JOURNAL_TitleAbstractEnglish"/>
    <w:basedOn w:val="Normal"/>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Pr>
      <w:szCs w:val="22"/>
    </w:rPr>
  </w:style>
  <w:style w:type="character" w:styleId="CommentReference">
    <w:name w:val="annotation reference"/>
    <w:basedOn w:val="DefaultParagraphFont"/>
    <w:uiPriority w:val="99"/>
    <w:rPr>
      <w:rFonts w:cs="Times New Roman"/>
      <w:sz w:val="16"/>
      <w:szCs w:val="16"/>
    </w:rPr>
  </w:style>
  <w:style w:type="paragraph" w:styleId="CommentText">
    <w:name w:val="annotation text"/>
    <w:basedOn w:val="Normal"/>
    <w:link w:val="CommentTextChar"/>
    <w:uiPriority w:val="99"/>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Pr>
      <w:rFonts w:ascii="Times New Roman" w:eastAsia="Times New Roman" w:hAnsi="Times New Roman"/>
      <w:sz w:val="20"/>
      <w:szCs w:val="20"/>
      <w:lang w:val="en-US"/>
    </w:rPr>
  </w:style>
  <w:style w:type="character" w:customStyle="1" w:styleId="hps">
    <w:name w:val="hps"/>
    <w:basedOn w:val="DefaultParagraphFont"/>
  </w:style>
  <w:style w:type="paragraph" w:styleId="CommentSubject">
    <w:name w:val="annotation subject"/>
    <w:basedOn w:val="CommentText"/>
    <w:next w:val="CommentText"/>
    <w:link w:val="CommentSubjectChar"/>
    <w:uiPriority w:val="99"/>
    <w:rPr>
      <w:rFonts w:ascii="Arial" w:eastAsia="Calibri" w:hAnsi="Arial"/>
      <w:b/>
      <w:bCs/>
      <w:lang w:val="id-ID"/>
    </w:rPr>
  </w:style>
  <w:style w:type="character" w:customStyle="1" w:styleId="CommentSubjectChar">
    <w:name w:val="Comment Subject Char"/>
    <w:basedOn w:val="CommentTextChar"/>
    <w:link w:val="CommentSubject"/>
    <w:uiPriority w:val="99"/>
    <w:rPr>
      <w:rFonts w:ascii="Times New Roman" w:eastAsia="Times New Roman" w:hAnsi="Times New Roman"/>
      <w:b/>
      <w:bCs/>
      <w:sz w:val="20"/>
      <w:szCs w:val="20"/>
      <w:lang w:val="en-US"/>
    </w:rPr>
  </w:style>
  <w:style w:type="character" w:customStyle="1" w:styleId="ListParagraphChar">
    <w:name w:val="List Paragraph Char"/>
    <w:link w:val="ListParagraph"/>
    <w:uiPriority w:val="34"/>
    <w:rPr>
      <w:rFonts w:ascii="Times New Roman" w:eastAsia="Times New Roman" w:hAnsi="Times New Roman"/>
      <w:sz w:val="24"/>
      <w:szCs w:val="24"/>
      <w:lang w:val="en-US"/>
    </w:rPr>
  </w:style>
  <w:style w:type="table" w:styleId="LightShading">
    <w:name w:val="Light Shading"/>
    <w:basedOn w:val="TableNormal"/>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
    <w:basedOn w:val="TableNormal"/>
    <w:rPr>
      <w:rFonts w:ascii="Calibri" w:eastAsia="Calibri" w:hAnsi="Calibri" w:cs="Calibri"/>
      <w:color w:val="000000"/>
      <w:sz w:val="20"/>
      <w:szCs w:val="20"/>
    </w:rPr>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rPr>
      <w:rFonts w:ascii="Calibri" w:eastAsia="Calibri" w:hAnsi="Calibri" w:cs="Calibri"/>
      <w:color w:val="000000"/>
      <w:sz w:val="20"/>
      <w:szCs w:val="20"/>
    </w:rPr>
    <w:tblPr>
      <w:tblStyleRowBandSize w:val="1"/>
      <w:tblStyleColBandSize w:val="1"/>
    </w:tblPr>
    <w:tblStylePr w:type="firstRow">
      <w:pPr>
        <w:spacing w:before="0" w:after="0" w:line="240" w:lineRule="auto"/>
      </w:pPr>
      <w:rPr>
        <w:b/>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rPr>
      <w:tblPr/>
      <w:tcPr>
        <w:tcBorders>
          <w:top w:val="single" w:sz="8" w:space="0" w:color="000000"/>
          <w:left w:val="nil"/>
          <w:bottom w:val="single" w:sz="8" w:space="0" w:color="000000"/>
          <w:right w:val="nil"/>
          <w:insideH w:val="nil"/>
          <w:insideV w:val="nil"/>
        </w:tcBorders>
      </w:tcPr>
    </w:tblStylePr>
    <w:tblStylePr w:type="firstCol">
      <w:rPr>
        <w:b/>
      </w:rPr>
    </w:tblStylePr>
    <w:tblStylePr w:type="lastCol">
      <w:rPr>
        <w:b/>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UnresolvedMention1">
    <w:name w:val="Unresolved Mention1"/>
    <w:basedOn w:val="DefaultParagraphFont"/>
    <w:uiPriority w:val="99"/>
    <w:rPr>
      <w:color w:val="605E5C"/>
      <w:shd w:val="clear" w:color="auto" w:fill="E1DFDD"/>
    </w:rPr>
  </w:style>
  <w:style w:type="table" w:customStyle="1" w:styleId="PlainTable21">
    <w:name w:val="Plain Table 21"/>
    <w:basedOn w:val="TableNormal"/>
    <w:uiPriority w:val="42"/>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41">
    <w:name w:val="Plain Table 41"/>
    <w:basedOn w:val="TableNormal"/>
    <w:uiPriority w:val="4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0">
    <w:name w:val="Plain Table 21"/>
    <w:basedOn w:val="TableNormal"/>
    <w:uiPriority w:val="42"/>
    <w:rPr>
      <w:rFonts w:ascii="Calibri" w:eastAsia="Calibri" w:hAnsi="Calibri" w:cs="SimSun"/>
      <w:lang w:val="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styleId="Caption">
    <w:name w:val="caption"/>
    <w:basedOn w:val="Normal"/>
    <w:next w:val="Normal"/>
    <w:uiPriority w:val="35"/>
    <w:qFormat/>
    <w:pPr>
      <w:spacing w:after="200"/>
    </w:pPr>
    <w:rPr>
      <w:rFonts w:ascii="Calibri" w:eastAsia="Calibri" w:hAnsi="Calibri" w:cs="SimSun"/>
      <w:i/>
      <w:iCs/>
      <w:color w:val="1F497D"/>
      <w:sz w:val="18"/>
      <w:szCs w:val="18"/>
      <w:lang w:val="en-US"/>
    </w:rPr>
  </w:style>
  <w:style w:type="paragraph" w:styleId="Bibliography">
    <w:name w:val="Bibliography"/>
    <w:basedOn w:val="Normal"/>
    <w:next w:val="Normal"/>
    <w:uiPriority w:val="37"/>
    <w:pPr>
      <w:spacing w:line="360" w:lineRule="auto"/>
    </w:pPr>
    <w:rPr>
      <w:rFonts w:ascii="Calibri" w:eastAsia="Calibri" w:hAnsi="Calibri" w:cs="SimSun"/>
      <w:lang w:val="en-US"/>
    </w:rPr>
  </w:style>
  <w:style w:type="paragraph" w:styleId="Revision">
    <w:name w:val="Revision"/>
    <w:uiPriority w:val="99"/>
  </w:style>
  <w:style w:type="table" w:customStyle="1" w:styleId="PlainTable51">
    <w:name w:val="Plain Table 51"/>
    <w:basedOn w:val="TableNormal"/>
    <w:uiPriority w:val="45"/>
    <w:tblPr>
      <w:tblStyleRowBandSize w:val="1"/>
      <w:tblStyleColBandSize w:val="1"/>
    </w:tblPr>
    <w:tblStylePr w:type="firstRow">
      <w:rPr>
        <w:rFonts w:ascii="Calibri Light" w:eastAsia="SimSun" w:hAnsi="Calibri Light" w:cs="SimSun"/>
        <w:i/>
        <w:iCs/>
        <w:sz w:val="26"/>
      </w:rPr>
      <w:tblPr/>
      <w:tcPr>
        <w:tcBorders>
          <w:bottom w:val="single" w:sz="4" w:space="0" w:color="7F7F7F"/>
        </w:tcBorders>
        <w:shd w:val="clear" w:color="auto" w:fill="FFFFFF"/>
      </w:tcPr>
    </w:tblStylePr>
    <w:tblStylePr w:type="lastRow">
      <w:rPr>
        <w:rFonts w:ascii="Calibri Light" w:eastAsia="SimSun" w:hAnsi="Calibri Light" w:cs="SimSun"/>
        <w:i/>
        <w:iCs/>
        <w:sz w:val="26"/>
      </w:rPr>
      <w:tblPr/>
      <w:tcPr>
        <w:tcBorders>
          <w:top w:val="single" w:sz="4" w:space="0" w:color="7F7F7F"/>
        </w:tcBorders>
        <w:shd w:val="clear" w:color="auto" w:fill="FFFFFF"/>
      </w:tcPr>
    </w:tblStylePr>
    <w:tblStylePr w:type="firstCol">
      <w:pPr>
        <w:jc w:val="right"/>
      </w:pPr>
      <w:rPr>
        <w:rFonts w:ascii="Calibri Light" w:eastAsia="SimSun" w:hAnsi="Calibri Light" w:cs="SimSun"/>
        <w:i/>
        <w:iCs/>
        <w:sz w:val="26"/>
      </w:rPr>
      <w:tblPr/>
      <w:tcPr>
        <w:tcBorders>
          <w:right w:val="single" w:sz="4" w:space="0" w:color="7F7F7F"/>
        </w:tcBorders>
        <w:shd w:val="clear" w:color="auto" w:fill="FFFFFF"/>
      </w:tcPr>
    </w:tblStylePr>
    <w:tblStylePr w:type="lastCol">
      <w:rPr>
        <w:rFonts w:ascii="Calibri Light" w:eastAsia="SimSun" w:hAnsi="Calibri Light" w:cs="SimSu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3">
    <w:name w:val="Medium Grid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 w:type="table" w:styleId="PlainTable5">
    <w:name w:val="Plain Table 5"/>
    <w:basedOn w:val="TableNormal"/>
    <w:uiPriority w:val="45"/>
    <w:rsid w:val="00C3016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customXml" Target="../customXml/item13.xml"/><Relationship Id="rId18" Type="http://schemas.openxmlformats.org/officeDocument/2006/relationships/numbering" Target="numbering.xml"/><Relationship Id="rId26" Type="http://schemas.openxmlformats.org/officeDocument/2006/relationships/comments" Target="comments.xml"/><Relationship Id="rId3" Type="http://schemas.openxmlformats.org/officeDocument/2006/relationships/customXml" Target="../customXml/item3.xml"/><Relationship Id="rId21" Type="http://schemas.openxmlformats.org/officeDocument/2006/relationships/webSettings" Target="webSettings.xml"/><Relationship Id="rId7" Type="http://schemas.openxmlformats.org/officeDocument/2006/relationships/customXml" Target="../customXml/item7.xml"/><Relationship Id="rId12" Type="http://schemas.openxmlformats.org/officeDocument/2006/relationships/customXml" Target="../customXml/item12.xml"/><Relationship Id="rId17" Type="http://schemas.openxmlformats.org/officeDocument/2006/relationships/customXml" Target="../customXml/item17.xml"/><Relationship Id="rId25" Type="http://schemas.openxmlformats.org/officeDocument/2006/relationships/footer" Target="footer1.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customXml" Target="../customXml/item16.xml"/><Relationship Id="rId20" Type="http://schemas.openxmlformats.org/officeDocument/2006/relationships/settings" Target="settings.xm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customXml" Target="../customXml/item11.xml"/><Relationship Id="rId24" Type="http://schemas.openxmlformats.org/officeDocument/2006/relationships/header" Target="header1.xml"/><Relationship Id="rId32" Type="http://schemas.microsoft.com/office/2011/relationships/people" Target="people.xml"/><Relationship Id="rId5" Type="http://schemas.openxmlformats.org/officeDocument/2006/relationships/customXml" Target="../customXml/item5.xml"/><Relationship Id="rId15" Type="http://schemas.openxmlformats.org/officeDocument/2006/relationships/customXml" Target="../customXml/item15.xml"/><Relationship Id="rId23" Type="http://schemas.openxmlformats.org/officeDocument/2006/relationships/endnotes" Target="endnotes.xml"/><Relationship Id="rId28" Type="http://schemas.microsoft.com/office/2016/09/relationships/commentsIds" Target="commentsIds.xml"/><Relationship Id="rId10" Type="http://schemas.openxmlformats.org/officeDocument/2006/relationships/customXml" Target="../customXml/item10.xml"/><Relationship Id="rId19" Type="http://schemas.openxmlformats.org/officeDocument/2006/relationships/styles" Target="styles.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customXml" Target="../customXml/item14.xml"/><Relationship Id="rId22" Type="http://schemas.openxmlformats.org/officeDocument/2006/relationships/footnotes" Target="footnotes.xml"/><Relationship Id="rId27" Type="http://schemas.microsoft.com/office/2011/relationships/commentsExtended" Target="commentsExtended.xml"/><Relationship Id="rId30" Type="http://schemas.openxmlformats.org/officeDocument/2006/relationships/header" Target="header3.xml"/><Relationship Id="rId8" Type="http://schemas.openxmlformats.org/officeDocument/2006/relationships/customXml" Target="../customXml/item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_rels/item12.xml.rels><?xml version="1.0" encoding="UTF-8" standalone="yes"?>
<Relationships xmlns="http://schemas.openxmlformats.org/package/2006/relationships"><Relationship Id="rId1" Type="http://schemas.openxmlformats.org/officeDocument/2006/relationships/customXmlProps" Target="itemProps12.xml"/></Relationships>
</file>

<file path=customXml/_rels/item13.xml.rels><?xml version="1.0" encoding="UTF-8" standalone="yes"?>
<Relationships xmlns="http://schemas.openxmlformats.org/package/2006/relationships"><Relationship Id="rId1" Type="http://schemas.openxmlformats.org/officeDocument/2006/relationships/customXmlProps" Target="itemProps13.xml"/></Relationships>
</file>

<file path=customXml/_rels/item14.xml.rels><?xml version="1.0" encoding="UTF-8" standalone="yes"?>
<Relationships xmlns="http://schemas.openxmlformats.org/package/2006/relationships"><Relationship Id="rId1" Type="http://schemas.openxmlformats.org/officeDocument/2006/relationships/customXmlProps" Target="itemProps14.xml"/></Relationships>
</file>

<file path=customXml/_rels/item15.xml.rels><?xml version="1.0" encoding="UTF-8" standalone="yes"?>
<Relationships xmlns="http://schemas.openxmlformats.org/package/2006/relationships"><Relationship Id="rId1" Type="http://schemas.openxmlformats.org/officeDocument/2006/relationships/customXmlProps" Target="itemProps15.xml"/></Relationships>
</file>

<file path=customXml/_rels/item16.xml.rels><?xml version="1.0" encoding="UTF-8" standalone="yes"?>
<Relationships xmlns="http://schemas.openxmlformats.org/package/2006/relationships"><Relationship Id="rId1" Type="http://schemas.openxmlformats.org/officeDocument/2006/relationships/customXmlProps" Target="itemProps16.xml"/></Relationships>
</file>

<file path=customXml/_rels/item17.xml.rels><?xml version="1.0" encoding="UTF-8" standalone="yes"?>
<Relationships xmlns="http://schemas.openxmlformats.org/package/2006/relationships"><Relationship Id="rId1" Type="http://schemas.openxmlformats.org/officeDocument/2006/relationships/customXmlProps" Target="itemProps17.xml"/></Relationships>
</file>

<file path=customXml/item1.xml><?xml version="1.0" encoding="utf-8"?>
<mcd:customData xmlns="http://www.wps.cn/android/officeDocument/2013/mofficeCustomData" xmlns:mcd="http://www.wps.cn/android/officeDocument/2013/mofficeCustomData" version="2">
  <mcd:comments/>
</mcd:customData>
</file>

<file path=customXml/item2.xml><?xml version="1.0" encoding="utf-8"?>
<mcd:customData xmlns="http://www.wps.cn/android/officeDocument/2013/mofficeCustomData" xmlns:mcd="http://www.wps.cn/android/officeDocument/2013/mofficeCustomData" version="2">
  <mcd:comments/>
</mcd:customData>
</file>

<file path=customXml/item3.xml><?xml version="1.0" encoding="utf-8"?>
<mcd:customData xmlns="http://www.wps.cn/android/officeDocument/2013/mofficeCustomData" xmlns:mcd="http://www.wps.cn/android/officeDocument/2013/mofficeCustomData" version="2">
  <mcd:comments/>
</mcd:customData>
</file>

<file path=customXml/item4.xml><?xml version="1.0" encoding="utf-8"?>
<mcd:customData xmlns="http://www.wps.cn/android/officeDocument/2013/mofficeCustomData" xmlns:mcd="http://www.wps.cn/android/officeDocument/2013/mofficeCustomData" version="2">
  <mcd:comments/>
</mcd:customData>
</file>

<file path=customXml/item5.xml><?xml version="1.0" encoding="utf-8"?>
<mcd:customData xmlns="http://www.wps.cn/android/officeDocument/2013/mofficeCustomData" xmlns:mcd="http://www.wps.cn/android/officeDocument/2013/mofficeCustomData" version="2">
  <mcd:comments/>
</mcd:customData>
</file>

<file path=customXml/item6.xml><?xml version="1.0" encoding="utf-8"?>
<mcd:customData xmlns="http://www.wps.cn/android/officeDocument/2013/mofficeCustomData" xmlns:mcd="http://www.wps.cn/android/officeDocument/2013/mofficeCustomData" version="2">
  <mcd:comments/>
</mcd:customData>
</file>

<file path=customXml/item7.xml><?xml version="1.0" encoding="utf-8"?>
<mcd:customData xmlns="http://www.wps.cn/android/officeDocument/2013/mofficeCustomData" xmlns:mcd="http://www.wps.cn/android/officeDocument/2013/mofficeCustomData" version="2">
  <mcd:comments/>
</mcd:customData>
</file>

<file path=customXml/item8.xml><?xml version="1.0" encoding="utf-8"?>
<mcd:customData xmlns="http://www.wps.cn/android/officeDocument/2013/mofficeCustomData" xmlns:mcd="http://www.wps.cn/android/officeDocument/2013/mofficeCustomData" version="2">
  <mcd:comments/>
</mcd:customData>
</file>

<file path=customXml/item9.xml><?xml version="1.0" encoding="utf-8"?>
<b:Sources xmlns:b="http://schemas.openxmlformats.org/officeDocument/2006/bibliography" xmlns="http://schemas.openxmlformats.org/officeDocument/2006/bibliography" SelectedStyle="\APASixthEditionOfficeOnline.xsl" StyleName="APA" Version="6">
  <b:Source>
    <b:Tag>Ast22</b:Tag>
    <b:SourceType>BookSection</b:SourceType>
    <b:Guid>{3625DB74-C5E1-42A3-A261-442C181839D2}</b:Guid>
    <b:Year>2022</b:Year>
    <b:LCID>en-US</b:LCID>
    <b:Author>
      <b:Author>
        <b:NameList>
          <b:Person>
            <b:Last>Astrid</b:Last>
            <b:First>Annisa</b:First>
          </b:Person>
        </b:NameList>
      </b:Author>
    </b:Author>
    <b:BookTitle>How to design a research proposal</b:BookTitle>
    <b:Publisher>CV Insan Cendekia Palembang</b:Publisher>
    <b:RefOrder>2</b:RefOrder>
  </b:Source>
  <b:Source>
    <b:Tag>Wah23</b:Tag>
    <b:SourceType>JournalArticle</b:SourceType>
    <b:Guid>{E5CC47FF-1E09-4524-9852-BE2D1D5468DF}</b:Guid>
    <b:Title>Effectiveness of educational statistics learning modules</b:Title>
    <b:Year>2023</b:Year>
    <b:Pages>212-213</b:Pages>
    <b:Author>
      <b:Author>
        <b:NameList>
          <b:Person>
            <b:Last>Wahab</b:Last>
            <b:First>A</b:First>
          </b:Person>
          <b:Person>
            <b:Last>Syahid</b:Last>
            <b:First>A</b:First>
            <b:Middle>&amp; Junaedi</b:Middle>
          </b:Person>
        </b:NameList>
      </b:Author>
    </b:Author>
    <b:JournalName>Daya matematics: Jurnal inovaasi pendidikan matematika</b:JournalName>
    <b:Volume>11</b:Volume>
    <b:Issue>3</b:Issue>
    <b:URL>https://creativecommons.org/licenses/by-nc/4.0/</b:URL>
    <b:RefOrder>1</b:RefOrder>
  </b:Source>
</b:Sources>
</file>

<file path=customXml/item10.xml><?xml version="1.0" encoding="utf-8"?>
<mcd:customData xmlns="http://www.wps.cn/android/officeDocument/2013/mofficeCustomData" xmlns:mcd="http://www.wps.cn/android/officeDocument/2013/mofficeCustomData" version="2">
  <mcd:comments/>
</mcd:customData>
</file>

<file path=customXml/item11.xml><?xml version="1.0" encoding="utf-8"?>
<mcd:customData xmlns="http://www.wps.cn/android/officeDocument/2013/mofficeCustomData" xmlns:mcd="http://www.wps.cn/android/officeDocument/2013/mofficeCustomData" version="2">
  <mcd:comments/>
</mcd:customData>
</file>

<file path=customXml/item12.xml><?xml version="1.0" encoding="utf-8"?>
<mcd:customData xmlns="http://www.wps.cn/android/officeDocument/2013/mofficeCustomData" xmlns:mcd="http://www.wps.cn/android/officeDocument/2013/mofficeCustomData" version="2">
  <mcd:comments/>
</mcd:customData>
</file>

<file path=customXml/item13.xml><?xml version="1.0" encoding="utf-8"?>
<mcd:customData xmlns="http://www.wps.cn/android/officeDocument/2013/mofficeCustomData" xmlns:mcd="http://www.wps.cn/android/officeDocument/2013/mofficeCustomData" version="2">
  <mcd:comments/>
</mcd:customData>
</file>

<file path=customXml/item14.xml><?xml version="1.0" encoding="utf-8"?>
<mcd:customData xmlns="http://www.wps.cn/android/officeDocument/2013/mofficeCustomData" xmlns:mcd="http://www.wps.cn/android/officeDocument/2013/mofficeCustomData" version="2">
  <mcd:comments/>
</mcd:customData>
</file>

<file path=customXml/item15.xml><?xml version="1.0" encoding="utf-8"?>
<mcd:customData xmlns="http://www.wps.cn/android/officeDocument/2013/mofficeCustomData" xmlns:mcd="http://www.wps.cn/android/officeDocument/2013/mofficeCustomData" version="2">
  <mcd:comments/>
</mcd:customData>
</file>

<file path=customXml/item16.xml><?xml version="1.0" encoding="utf-8"?>
<mcd:customData xmlns="http://www.wps.cn/android/officeDocument/2013/mofficeCustomData" xmlns:mcd="http://www.wps.cn/android/officeDocument/2013/mofficeCustomData" version="2">
  <mcd:comments/>
</mcd:customData>
</file>

<file path=customXml/item17.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YJzXhqXxjJmoIYl7puDV6G1T/w==">CgMxLjAaHwoBMBIaChgICVIUChJ0YWJsZS5mbXNkZHhmcjh2YjUaJQoBMRIgCh4IB0IaCg9UaW1lcyBOZXcgUm9tYW4SB0d1bmdzdWgaJQoBMhIgCh4IB0IaCg9UaW1lcyBOZXcgUm9tYW4SB0d1bmdzdWgyCGguZ2pkZ3hzOAByITFXVUlIbVQzaXZNWEo0cEQ5S3ZvSFJGZ0lHLVJuZE9kMA==</go:docsCustomData>
</go:gDocsCustomXmlDataStorage>
</file>

<file path=customXml/itemProps1.xml><?xml version="1.0" encoding="utf-8"?>
<ds:datastoreItem xmlns:ds="http://schemas.openxmlformats.org/officeDocument/2006/customXml" ds:itemID="{E7A3F8FA-BBDF-4046-ADC0-775F1115CA88}">
  <ds:schemaRefs>
    <ds:schemaRef ds:uri="http://www.wps.cn/android/officeDocument/2013/mofficeCustomData"/>
  </ds:schemaRefs>
</ds:datastoreItem>
</file>

<file path=customXml/itemProps2.xml><?xml version="1.0" encoding="utf-8"?>
<ds:datastoreItem xmlns:ds="http://schemas.openxmlformats.org/officeDocument/2006/customXml" ds:itemID="{B9EDD5B8-EA4F-49E3-A232-3783F4B5B9A6}">
  <ds:schemaRefs>
    <ds:schemaRef ds:uri="http://www.wps.cn/android/officeDocument/2013/mofficeCustomData"/>
  </ds:schemaRefs>
</ds:datastoreItem>
</file>

<file path=customXml/itemProps3.xml><?xml version="1.0" encoding="utf-8"?>
<ds:datastoreItem xmlns:ds="http://schemas.openxmlformats.org/officeDocument/2006/customXml" ds:itemID="{C2E48B73-ACF5-4120-816F-21DAA0F14FA7}">
  <ds:schemaRefs>
    <ds:schemaRef ds:uri="http://www.wps.cn/android/officeDocument/2013/mofficeCustomData"/>
  </ds:schemaRefs>
</ds:datastoreItem>
</file>

<file path=customXml/itemProps4.xml><?xml version="1.0" encoding="utf-8"?>
<ds:datastoreItem xmlns:ds="http://schemas.openxmlformats.org/officeDocument/2006/customXml" ds:itemID="{09A8862A-06B4-40A6-ACCF-177C2316B90A}">
  <ds:schemaRefs>
    <ds:schemaRef ds:uri="http://www.wps.cn/android/officeDocument/2013/mofficeCustomData"/>
  </ds:schemaRefs>
</ds:datastoreItem>
</file>

<file path=customXml/itemProps5.xml><?xml version="1.0" encoding="utf-8"?>
<ds:datastoreItem xmlns:ds="http://schemas.openxmlformats.org/officeDocument/2006/customXml" ds:itemID="{39277CFA-4788-4BBA-B532-1E6AAC7B273F}">
  <ds:schemaRefs>
    <ds:schemaRef ds:uri="http://www.wps.cn/android/officeDocument/2013/mofficeCustomData"/>
  </ds:schemaRefs>
</ds:datastoreItem>
</file>

<file path=customXml/itemProps6.xml><?xml version="1.0" encoding="utf-8"?>
<ds:datastoreItem xmlns:ds="http://schemas.openxmlformats.org/officeDocument/2006/customXml" ds:itemID="{5ED1DEC0-16C6-431F-A42D-2FF5DD01B0FC}">
  <ds:schemaRefs>
    <ds:schemaRef ds:uri="http://www.wps.cn/android/officeDocument/2013/mofficeCustomData"/>
  </ds:schemaRefs>
</ds:datastoreItem>
</file>

<file path=customXml/itemProps7.xml><?xml version="1.0" encoding="utf-8"?>
<ds:datastoreItem xmlns:ds="http://schemas.openxmlformats.org/officeDocument/2006/customXml" ds:itemID="{ABAD6E58-52E9-4BB1-94EF-90E2798F7C34}">
  <ds:schemaRefs>
    <ds:schemaRef ds:uri="http://www.wps.cn/android/officeDocument/2013/mofficeCustomData"/>
  </ds:schemaRefs>
</ds:datastoreItem>
</file>

<file path=customXml/itemProps8.xml><?xml version="1.0" encoding="utf-8"?>
<ds:datastoreItem xmlns:ds="http://schemas.openxmlformats.org/officeDocument/2006/customXml" ds:itemID="{F985C7AE-18D4-4A13-BE24-01CB27EF6E6C}">
  <ds:schemaRefs>
    <ds:schemaRef ds:uri="http://www.wps.cn/android/officeDocument/2013/mofficeCustomData"/>
  </ds:schemaRefs>
</ds:datastoreItem>
</file>

<file path=customXml/itemProps9.xml><?xml version="1.0" encoding="utf-8"?>
<ds:datastoreItem xmlns:ds="http://schemas.openxmlformats.org/officeDocument/2006/customXml" ds:itemID="{5A9DD227-278C-48A2-B3BC-61CD85BE0677}">
  <ds:schemaRefs>
    <ds:schemaRef ds:uri="http://schemas.openxmlformats.org/officeDocument/2006/bibliography"/>
  </ds:schemaRefs>
</ds:datastoreItem>
</file>

<file path=customXml/itemProps10.xml><?xml version="1.0" encoding="utf-8"?>
<ds:datastoreItem xmlns:ds="http://schemas.openxmlformats.org/officeDocument/2006/customXml" ds:itemID="{96857F69-A68D-48A5-9A41-D907A9D9238A}">
  <ds:schemaRefs>
    <ds:schemaRef ds:uri="http://www.wps.cn/android/officeDocument/2013/mofficeCustomData"/>
  </ds:schemaRefs>
</ds:datastoreItem>
</file>

<file path=customXml/itemProps11.xml><?xml version="1.0" encoding="utf-8"?>
<ds:datastoreItem xmlns:ds="http://schemas.openxmlformats.org/officeDocument/2006/customXml" ds:itemID="{E4705FF1-FB70-445C-88E4-96DA0A201869}">
  <ds:schemaRefs>
    <ds:schemaRef ds:uri="http://www.wps.cn/android/officeDocument/2013/mofficeCustomData"/>
  </ds:schemaRefs>
</ds:datastoreItem>
</file>

<file path=customXml/itemProps12.xml><?xml version="1.0" encoding="utf-8"?>
<ds:datastoreItem xmlns:ds="http://schemas.openxmlformats.org/officeDocument/2006/customXml" ds:itemID="{DDEF7C15-F6A5-4487-A563-86667BB8CD87}">
  <ds:schemaRefs>
    <ds:schemaRef ds:uri="http://www.wps.cn/android/officeDocument/2013/mofficeCustomData"/>
  </ds:schemaRefs>
</ds:datastoreItem>
</file>

<file path=customXml/itemProps13.xml><?xml version="1.0" encoding="utf-8"?>
<ds:datastoreItem xmlns:ds="http://schemas.openxmlformats.org/officeDocument/2006/customXml" ds:itemID="{F8D9F2E4-7521-4B4E-9F79-0B71BA8A84DD}">
  <ds:schemaRefs>
    <ds:schemaRef ds:uri="http://www.wps.cn/android/officeDocument/2013/mofficeCustomData"/>
  </ds:schemaRefs>
</ds:datastoreItem>
</file>

<file path=customXml/itemProps14.xml><?xml version="1.0" encoding="utf-8"?>
<ds:datastoreItem xmlns:ds="http://schemas.openxmlformats.org/officeDocument/2006/customXml" ds:itemID="{B9F45476-3CA0-4305-9DCD-454D51CB30CD}">
  <ds:schemaRefs>
    <ds:schemaRef ds:uri="http://www.wps.cn/android/officeDocument/2013/mofficeCustomData"/>
  </ds:schemaRefs>
</ds:datastoreItem>
</file>

<file path=customXml/itemProps15.xml><?xml version="1.0" encoding="utf-8"?>
<ds:datastoreItem xmlns:ds="http://schemas.openxmlformats.org/officeDocument/2006/customXml" ds:itemID="{AFE5D05A-C5E0-45CA-A58A-10F6480E502D}">
  <ds:schemaRefs>
    <ds:schemaRef ds:uri="http://www.wps.cn/android/officeDocument/2013/mofficeCustomData"/>
  </ds:schemaRefs>
</ds:datastoreItem>
</file>

<file path=customXml/itemProps16.xml><?xml version="1.0" encoding="utf-8"?>
<ds:datastoreItem xmlns:ds="http://schemas.openxmlformats.org/officeDocument/2006/customXml" ds:itemID="{5CA0C1DC-9940-4105-81FA-3776ADE53A33}">
  <ds:schemaRefs>
    <ds:schemaRef ds:uri="http://www.wps.cn/android/officeDocument/2013/mofficeCustomData"/>
  </ds:schemaRefs>
</ds:datastoreItem>
</file>

<file path=customXml/itemProps17.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13</Pages>
  <Words>5463</Words>
  <Characters>31140</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Editor Didaktika Biologi</dc:creator>
  <cp:lastModifiedBy>ERNI UTARI</cp:lastModifiedBy>
  <cp:revision>13</cp:revision>
  <dcterms:created xsi:type="dcterms:W3CDTF">2025-04-24T00:42:00Z</dcterms:created>
  <dcterms:modified xsi:type="dcterms:W3CDTF">2025-05-15T14:40:00Z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2c20949342ae293a6cdedb08910275bda46bf1c97708d55678896a37faabafcf</vt:lpwstr>
  </property>
  <property fmtid="{D5CDD505-2E9C-101B-9397-08002B2CF9AE}" pid="3" name="ICV">
    <vt:lpwstr>f0023c4be3ca4e6896caa8e738d662b1</vt:lpwstr>
  </property>
</Properties>
</file>