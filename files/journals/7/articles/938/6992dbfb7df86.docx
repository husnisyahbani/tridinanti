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4705E">
      <w:pPr>
        <w:spacing w:line="240" w:lineRule="auto"/>
        <w:jc w:val="center"/>
        <w:rPr>
          <w:rFonts w:ascii="Times New Roman" w:hAnsi="Times New Roman" w:cs="Times New Roman"/>
          <w:b/>
          <w:bCs/>
          <w:sz w:val="24"/>
          <w:szCs w:val="24"/>
        </w:rPr>
      </w:pPr>
      <w:commentRangeStart w:id="0"/>
      <w:r>
        <w:rPr>
          <w:rFonts w:ascii="Times New Roman" w:hAnsi="Times New Roman" w:cs="Times New Roman"/>
          <w:b/>
          <w:bCs/>
          <w:sz w:val="24"/>
          <w:szCs w:val="24"/>
        </w:rPr>
        <w:t>STUDENTS’ DIFFICULTIES IN WRITING PROCEDURE TEXT: CASE STUDY AT THE TENTH GRADE STUDENTS OF SMA ‘AISYIYAH 1 PALEMBANG</w:t>
      </w:r>
      <w:commentRangeEnd w:id="0"/>
      <w:r>
        <w:commentReference w:id="0"/>
      </w:r>
      <w:bookmarkStart w:id="2" w:name="_GoBack"/>
      <w:bookmarkEnd w:id="2"/>
    </w:p>
    <w:p w14:paraId="4425D947">
      <w:pPr>
        <w:spacing w:line="240" w:lineRule="auto"/>
        <w:jc w:val="center"/>
        <w:rPr>
          <w:rStyle w:val="5"/>
          <w:rFonts w:ascii="Times New Roman" w:hAnsi="Times New Roman" w:cs="Times New Roman"/>
          <w:b/>
          <w:bCs/>
          <w:color w:val="auto"/>
          <w:u w:val="none"/>
          <w:vertAlign w:val="superscript"/>
        </w:rPr>
      </w:pPr>
    </w:p>
    <w:p w14:paraId="4089FD12">
      <w:pPr>
        <w:spacing w:line="240" w:lineRule="auto"/>
        <w:rPr>
          <w:rFonts w:ascii="Times New Roman" w:hAnsi="Times New Roman" w:cs="Times New Roman"/>
          <w:b/>
          <w:bCs/>
          <w:vertAlign w:val="superscript"/>
        </w:rPr>
      </w:pPr>
    </w:p>
    <w:p w14:paraId="4BAB3A90">
      <w:pPr>
        <w:spacing w:line="240" w:lineRule="auto"/>
        <w:jc w:val="both"/>
        <w:rPr>
          <w:rFonts w:ascii="Times New Roman" w:hAnsi="Times New Roman" w:cs="Times New Roman"/>
        </w:rPr>
      </w:pPr>
      <w:commentRangeStart w:id="1"/>
      <w:r>
        <w:rPr>
          <w:rFonts w:ascii="Times New Roman" w:hAnsi="Times New Roman" w:cs="Times New Roman"/>
          <w:b/>
          <w:bCs/>
        </w:rPr>
        <w:t>ABSTRACT:</w:t>
      </w:r>
      <w:r>
        <w:rPr>
          <w:rFonts w:ascii="Times New Roman" w:hAnsi="Times New Roman" w:cs="Times New Roman"/>
          <w:b/>
          <w:bCs/>
          <w:vertAlign w:val="superscript"/>
        </w:rPr>
        <w:t xml:space="preserve"> </w:t>
      </w:r>
      <w:commentRangeStart w:id="2"/>
      <w:commentRangeStart w:id="3"/>
      <w:r>
        <w:rPr>
          <w:rFonts w:ascii="Times New Roman" w:hAnsi="Times New Roman" w:cs="Times New Roman"/>
        </w:rPr>
        <w:t>The aim of this study was to find out the difficulties encountered by the students in writing procedure text at SMA ‘Aisyiyah 1 Palembang. This study applied qualitative research with a case study as the research design. The participants of this study were seventh students taken by using purposeful sampling technique. Interview was conducted to collect the data as analyzed by using thematic analysis. The findings showed that there were five difficulties faced by the students in writing procedure text, namely grammatical problems, mechanical problems, problem of sentence structure, lack of self confidence and writing anxiety. In brief, the students still faced difficulties in writing procedure text and the students have to improve their ability in this type of writing skills.</w:t>
      </w:r>
      <w:commentRangeEnd w:id="2"/>
      <w:r>
        <w:commentReference w:id="2"/>
      </w:r>
      <w:commentRangeEnd w:id="3"/>
      <w:r>
        <w:commentReference w:id="3"/>
      </w:r>
      <w:commentRangeEnd w:id="1"/>
      <w:r>
        <w:commentReference w:id="1"/>
      </w:r>
    </w:p>
    <w:p w14:paraId="365DAF77">
      <w:pPr>
        <w:spacing w:line="240" w:lineRule="auto"/>
        <w:jc w:val="both"/>
        <w:rPr>
          <w:rFonts w:ascii="Times New Roman" w:hAnsi="Times New Roman" w:cs="Times New Roman"/>
          <w:i/>
          <w:iCs/>
          <w:sz w:val="24"/>
          <w:szCs w:val="24"/>
        </w:rPr>
      </w:pPr>
      <w:commentRangeStart w:id="4"/>
      <w:r>
        <w:rPr>
          <w:rFonts w:ascii="Times New Roman" w:hAnsi="Times New Roman" w:cs="Times New Roman"/>
          <w:b/>
          <w:bCs/>
        </w:rPr>
        <w:t xml:space="preserve">Keywords: </w:t>
      </w:r>
      <w:r>
        <w:rPr>
          <w:rFonts w:ascii="Times New Roman" w:hAnsi="Times New Roman" w:cs="Times New Roman"/>
          <w:i/>
          <w:iCs/>
          <w:sz w:val="24"/>
          <w:szCs w:val="24"/>
        </w:rPr>
        <w:t>Difficulty; Procedure text; Writing</w:t>
      </w:r>
      <w:commentRangeEnd w:id="4"/>
      <w:r>
        <w:commentReference w:id="4"/>
      </w:r>
    </w:p>
    <w:p w14:paraId="777E98C8">
      <w:pPr>
        <w:pBdr>
          <w:bottom w:val="double" w:color="auto" w:sz="6" w:space="1"/>
        </w:pBdr>
        <w:spacing w:line="240" w:lineRule="auto"/>
        <w:jc w:val="both"/>
        <w:rPr>
          <w:rFonts w:ascii="Times New Roman" w:hAnsi="Times New Roman" w:cs="Times New Roman"/>
          <w:sz w:val="24"/>
          <w:szCs w:val="24"/>
        </w:rPr>
      </w:pPr>
    </w:p>
    <w:p w14:paraId="756CF7A8">
      <w:pPr>
        <w:spacing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KESULITAN SISWA DALAM MENULIS TEKS PROSEDUR: STUDI KASUS PADA SISWA KELAS SEPULUH SMA ‘AISYIYAH 1 PALEMBANG</w:t>
      </w:r>
    </w:p>
    <w:p w14:paraId="79547CCB">
      <w:pPr>
        <w:spacing w:line="240" w:lineRule="auto"/>
        <w:jc w:val="center"/>
        <w:rPr>
          <w:rFonts w:ascii="Times New Roman" w:hAnsi="Times New Roman" w:cs="Times New Roman"/>
          <w:b/>
          <w:bCs/>
          <w:sz w:val="24"/>
          <w:szCs w:val="24"/>
          <w:lang w:val="id-ID"/>
        </w:rPr>
      </w:pPr>
    </w:p>
    <w:p w14:paraId="66D4664A">
      <w:pPr>
        <w:spacing w:line="240" w:lineRule="auto"/>
        <w:jc w:val="both"/>
        <w:rPr>
          <w:rFonts w:ascii="Times New Roman" w:hAnsi="Times New Roman" w:cs="Times New Roman"/>
          <w:lang w:val="id-ID"/>
        </w:rPr>
      </w:pPr>
      <w:r>
        <w:rPr>
          <w:rFonts w:ascii="Times New Roman" w:hAnsi="Times New Roman" w:cs="Times New Roman"/>
          <w:b/>
          <w:bCs/>
          <w:sz w:val="24"/>
          <w:szCs w:val="24"/>
          <w:lang w:val="id-ID"/>
        </w:rPr>
        <w:t xml:space="preserve">ABSTRAK: </w:t>
      </w:r>
      <w:r>
        <w:rPr>
          <w:rFonts w:ascii="Times New Roman" w:hAnsi="Times New Roman" w:cs="Times New Roman"/>
          <w:lang w:val="id-ID"/>
        </w:rPr>
        <w:t>Tujuan dari penelitian ini adalah untuk mengetahui kesulitan yang dihadapi siswa dalam menulis teks prosedur di SMA ‘Aisyiyah 1 Palembang. Penelitian ini merupakan penelitian kualitatif dengan desain penelitian studi kasus. Partisipan penelitian ini adalah ketujuh siswa yang diambil dengan menggunakan teknik purposive sampling. Wawancara dilakukan untuk mengumpulkan data yang dianalisis dengan menggunakan analisis tematik. Temuan menunjukkan bahwa ada lima kesulitan yang dihadapi siswa dalam menulis teks prosedur, yaitu masalah tata bahasa, masalah mekanis, masalah struktur kalimat, kurang percaya diri dan kecemasan menulis. Singkatnya, siswa masih menghadapi kesulitan dalam menulis teks prosedur dan siswa harus meningkatkan kemampuannya dalam keterampilan menulis jenis ini.</w:t>
      </w:r>
    </w:p>
    <w:p w14:paraId="5322EB69">
      <w:pPr>
        <w:spacing w:line="240" w:lineRule="auto"/>
        <w:jc w:val="both"/>
        <w:rPr>
          <w:rFonts w:ascii="Times New Roman" w:hAnsi="Times New Roman" w:cs="Times New Roman"/>
          <w:b/>
          <w:bCs/>
        </w:rPr>
      </w:pPr>
      <w:r>
        <w:rPr>
          <w:rFonts w:ascii="Times New Roman" w:hAnsi="Times New Roman" w:cs="Times New Roman"/>
          <w:b/>
          <w:bCs/>
          <w:lang w:val="id-ID"/>
        </w:rPr>
        <w:t xml:space="preserve">Kata Kunci: </w:t>
      </w:r>
      <w:r>
        <w:rPr>
          <w:rFonts w:ascii="Times New Roman" w:hAnsi="Times New Roman" w:cs="Times New Roman"/>
          <w:i/>
          <w:iCs/>
          <w:lang w:val="id-ID"/>
        </w:rPr>
        <w:t>Kesulitan; teks prosedur; Menulis</w:t>
      </w:r>
    </w:p>
    <w:p w14:paraId="706E1E93">
      <w:pPr>
        <w:spacing w:line="240" w:lineRule="auto"/>
        <w:jc w:val="both"/>
        <w:rPr>
          <w:rFonts w:ascii="Times New Roman" w:hAnsi="Times New Roman" w:cs="Times New Roman"/>
          <w:b/>
          <w:bCs/>
        </w:rPr>
      </w:pPr>
    </w:p>
    <w:p w14:paraId="78B51FA7">
      <w:pPr>
        <w:spacing w:line="240" w:lineRule="auto"/>
        <w:jc w:val="both"/>
        <w:rPr>
          <w:rFonts w:ascii="Times New Roman" w:hAnsi="Times New Roman" w:cs="Times New Roman"/>
          <w:b/>
          <w:bCs/>
        </w:rPr>
      </w:pPr>
    </w:p>
    <w:p w14:paraId="3BCCC3D4">
      <w:pPr>
        <w:jc w:val="both"/>
        <w:rPr>
          <w:rFonts w:ascii="Times New Roman" w:hAnsi="Times New Roman" w:cs="Times New Roman"/>
          <w:b/>
          <w:bCs/>
        </w:rPr>
      </w:pPr>
    </w:p>
    <w:p w14:paraId="1EA07F7F">
      <w:pPr>
        <w:jc w:val="both"/>
        <w:rPr>
          <w:rFonts w:ascii="Times New Roman" w:hAnsi="Times New Roman" w:cs="Times New Roman"/>
          <w:b/>
          <w:bCs/>
        </w:rPr>
      </w:pPr>
    </w:p>
    <w:p w14:paraId="789E02E6">
      <w:pPr>
        <w:jc w:val="both"/>
        <w:rPr>
          <w:rFonts w:ascii="Times New Roman" w:hAnsi="Times New Roman" w:cs="Times New Roman"/>
          <w:b/>
          <w:bCs/>
        </w:rPr>
      </w:pPr>
    </w:p>
    <w:p w14:paraId="5FFD9842">
      <w:pPr>
        <w:jc w:val="both"/>
        <w:rPr>
          <w:rFonts w:ascii="Times New Roman" w:hAnsi="Times New Roman" w:cs="Times New Roman"/>
          <w:b/>
          <w:bCs/>
        </w:rPr>
      </w:pPr>
    </w:p>
    <w:p w14:paraId="56F8893C">
      <w:pPr>
        <w:jc w:val="both"/>
        <w:rPr>
          <w:rFonts w:ascii="Times New Roman" w:hAnsi="Times New Roman" w:cs="Times New Roman"/>
          <w:b/>
          <w:bCs/>
        </w:rPr>
      </w:pPr>
    </w:p>
    <w:p w14:paraId="16304835">
      <w:pPr>
        <w:rPr>
          <w:rFonts w:ascii="Times New Roman" w:hAnsi="Times New Roman" w:cs="Times New Roman"/>
          <w:b/>
          <w:bCs/>
        </w:rPr>
      </w:pPr>
    </w:p>
    <w:p w14:paraId="79B35A2E">
      <w:pPr>
        <w:jc w:val="both"/>
        <w:rPr>
          <w:rFonts w:ascii="Times New Roman" w:hAnsi="Times New Roman" w:cs="Times New Roman"/>
          <w:b/>
          <w:bCs/>
        </w:rPr>
      </w:pPr>
      <w:r>
        <w:rPr>
          <w:rFonts w:ascii="Times New Roman" w:hAnsi="Times New Roman" w:cs="Times New Roman"/>
          <w:b/>
          <w:bCs/>
        </w:rPr>
        <w:t>INTRODUCTION</w:t>
      </w:r>
    </w:p>
    <w:p w14:paraId="2382AE90">
      <w:pPr>
        <w:keepNext/>
        <w:framePr w:dropCap="drop" w:lines="3" w:wrap="around" w:vAnchor="text" w:hAnchor="text"/>
        <w:spacing w:after="0" w:line="827" w:lineRule="exact"/>
        <w:ind w:firstLine="720"/>
        <w:jc w:val="both"/>
        <w:textAlignment w:val="baseline"/>
        <w:rPr>
          <w:rFonts w:ascii="Times New Roman" w:hAnsi="Times New Roman" w:cs="Times New Roman"/>
          <w:position w:val="-11"/>
          <w:sz w:val="112"/>
          <w:szCs w:val="24"/>
        </w:rPr>
      </w:pPr>
      <w:commentRangeStart w:id="5"/>
      <w:r>
        <w:rPr>
          <w:rFonts w:ascii="Times New Roman" w:hAnsi="Times New Roman" w:cs="Times New Roman"/>
          <w:position w:val="-11"/>
          <w:sz w:val="112"/>
          <w:szCs w:val="24"/>
        </w:rPr>
        <w:t>I</w:t>
      </w:r>
    </w:p>
    <w:p w14:paraId="40B6B1B7">
      <w:pPr>
        <w:spacing w:line="240" w:lineRule="auto"/>
        <w:jc w:val="both"/>
        <w:rPr>
          <w:rFonts w:ascii="Times New Roman" w:hAnsi="Times New Roman" w:cs="Times New Roman"/>
          <w:sz w:val="24"/>
          <w:szCs w:val="24"/>
        </w:rPr>
      </w:pPr>
      <w:r>
        <w:rPr>
          <w:rFonts w:ascii="Times New Roman" w:hAnsi="Times New Roman" w:cs="Times New Roman"/>
          <w:sz w:val="24"/>
          <w:szCs w:val="24"/>
        </w:rPr>
        <w:t>n Indonesian schools, learning English formally required students to acquire four skills: speaking, listening, reading, and writing. Writing had traditionally been seen as a difficult skill to master. Writing was the act of expressing thoughts and opinions in readable writing through the use of letters, punctuation, and spaces. Learning the basics of a language was essential to writing effectively. For example, it required vocabulary and understanding of grammar, punctuation, and sentence structure in English.</w:t>
      </w:r>
    </w:p>
    <w:p w14:paraId="3BCC8948">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English learners utilized writing as a language skill to express their ideas and opinions. Writing was the act of developing and maintaining written language on text pages or other media to express the author's ideas and messages using vocabulary and grammatical structures, according to Anjayani (2016). Students had to be able to express their ideas clearly in written form so that their ideas could develop and the reader's interest was maintained. In addition, writing was a productive skill, which despite its significance, was a difficult skill to learn. According to Huy (2015), writing was always taken into account as one of the crucial parts for students' future.</w:t>
      </w:r>
    </w:p>
    <w:p w14:paraId="30BB53CB">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Based on Alur Tujuan Pembelajaran (ATP) Kurikulum Merdeka Sekolah Menengah Atas, the text learned was procedure text. Procedure or procedural text was the text containing the procedures, processes, means, or steps of making/doing (operating) something. According to Susanti (2015), the goal of procedural texts was to give step-by-step instructions or sequenced information so that individuals could carry out tasks in a way that was appropriate, safe, and efficient. It meant that we needed to know the steps to achieve the target when operating, preparing, or making something. The type of writing that the students had difficulty with was procedural text. </w:t>
      </w:r>
    </w:p>
    <w:p w14:paraId="1D8A54E9">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Based on an informal interview with one of the English teachers at SMA ‘Aisyiyah 1 Palembang, it was discovered that many tenth-grade students in the odd semester continued to struggle with drafting procedural text. There were some factors that caused the difficulties in writing procedural text, such as lack of vocabulary and grammar mastery. They also tended to copy the content of their writing from the internet (E, Personal communication, November 2nd, 2023). In conclusion, the result of the preliminary study about students’ difficulties in writing procedure text became the main concern of this research.</w:t>
      </w:r>
      <w:commentRangeEnd w:id="5"/>
      <w:r>
        <w:commentReference w:id="5"/>
      </w:r>
    </w:p>
    <w:p w14:paraId="4D00C9E7">
      <w:pPr>
        <w:spacing w:line="240" w:lineRule="auto"/>
        <w:jc w:val="both"/>
        <w:rPr>
          <w:rFonts w:ascii="Times New Roman" w:hAnsi="Times New Roman" w:cs="Times New Roman"/>
          <w:sz w:val="24"/>
          <w:szCs w:val="24"/>
        </w:rPr>
      </w:pPr>
    </w:p>
    <w:p w14:paraId="0EDC29FE">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METHODOLOGY</w:t>
      </w:r>
    </w:p>
    <w:p w14:paraId="755765B9">
      <w:pPr>
        <w:spacing w:line="240" w:lineRule="auto"/>
        <w:ind w:hanging="284"/>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commentRangeStart w:id="6"/>
      <w:r>
        <w:rPr>
          <w:rFonts w:ascii="Times New Roman" w:hAnsi="Times New Roman" w:cs="Times New Roman"/>
          <w:sz w:val="24"/>
          <w:szCs w:val="24"/>
        </w:rPr>
        <w:t>The research design of this study was qualitative research that used case study as research that must be designed. Creswell (2012) states that the study is a problem that focused on investigating the understanding of a phenomenon, event, concept and process involved for several individuals and groups. Sugiyono (2017) stated that qualitative research was research method carried out to examine natural objects, where the researcher as instruments and used data collection by member checking.</w:t>
      </w:r>
    </w:p>
    <w:p w14:paraId="046AA2C3">
      <w:pPr>
        <w:spacing w:line="240" w:lineRule="auto"/>
        <w:ind w:hanging="28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Furthermore, Cresswell (2012) stated that case study was used by researcher to conduct in-depth research with a small number of participants focusing on understanding a case involving a particular phenomenon, situation or event by understanding the participant's phenomenon to be studied in depth. Therefore, the researcher used qualitative research with case study to find students' difficulties that need to be solved related to the teaching and learning process of writing which focuses on finding students' difficulties in writing procedure text at SMA ‘Aisyiyah 1 Palembang. Where students often had difficulty understanding English text, especially procedure text.</w:t>
      </w:r>
    </w:p>
    <w:p w14:paraId="73BD5BCC">
      <w:pPr>
        <w:tabs>
          <w:tab w:val="left" w:pos="720"/>
          <w:tab w:val="left" w:pos="3385"/>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In this study the participants were students at SMA ‘Aisyiyah 1 Palembang. In this research, researcher used purposeful sampling. According to Thomas (2022), Purposeful sampling is the emphasis of the investigator's sampling designing phase for the objects to be studied. Evaluating, choosing, or purposeful sampling were other terms for the same thing. In choosing the participants, the researcher used a homogeneous sampling. Homogenous sampling was a type of purposeful sampling that aims to produce a homogenous solution or one in which all of the components had the same traits or properties. </w:t>
      </w:r>
    </w:p>
    <w:p w14:paraId="3EB30915">
      <w:pPr>
        <w:tabs>
          <w:tab w:val="left" w:pos="720"/>
          <w:tab w:val="left" w:pos="3385"/>
        </w:tabs>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Interview was a way of conversation between two people to get information and exchange information through question and answer as needed. In this study, researcher used semi-structured interviews by using the type of interview one by one. Interview were used to obtain clearer information from these students. In this study, the researcher followed the thematic analysis procedure from Creswell (2012). There were several steps in analyzing the data from interviews in the case of qualitative research.</w:t>
      </w:r>
      <w:commentRangeEnd w:id="6"/>
      <w:r>
        <w:commentReference w:id="6"/>
      </w:r>
    </w:p>
    <w:p w14:paraId="383C589E">
      <w:pPr>
        <w:tabs>
          <w:tab w:val="left" w:pos="720"/>
          <w:tab w:val="left" w:pos="3385"/>
        </w:tabs>
        <w:spacing w:line="240" w:lineRule="auto"/>
        <w:jc w:val="both"/>
        <w:rPr>
          <w:rFonts w:ascii="Times New Roman" w:hAnsi="Times New Roman" w:cs="Times New Roman"/>
          <w:sz w:val="24"/>
          <w:szCs w:val="24"/>
        </w:rPr>
      </w:pPr>
    </w:p>
    <w:p w14:paraId="6B60163D">
      <w:pPr>
        <w:tabs>
          <w:tab w:val="left" w:pos="720"/>
          <w:tab w:val="left" w:pos="3385"/>
        </w:tabs>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FINDINGS AND DISCUSSION</w:t>
      </w:r>
    </w:p>
    <w:p w14:paraId="1D0A9EB3">
      <w:pPr>
        <w:tabs>
          <w:tab w:val="left" w:pos="720"/>
          <w:tab w:val="left" w:pos="3385"/>
        </w:tabs>
        <w:spacing w:line="240" w:lineRule="auto"/>
        <w:jc w:val="both"/>
        <w:rPr>
          <w:rFonts w:ascii="Times New Roman" w:hAnsi="Times New Roman" w:cs="Times New Roman"/>
          <w:b/>
          <w:bCs/>
          <w:sz w:val="24"/>
          <w:szCs w:val="24"/>
        </w:rPr>
      </w:pPr>
      <w:commentRangeStart w:id="7"/>
      <w:r>
        <w:rPr>
          <w:rFonts w:ascii="Times New Roman" w:hAnsi="Times New Roman" w:cs="Times New Roman"/>
          <w:b/>
          <w:bCs/>
          <w:sz w:val="24"/>
          <w:szCs w:val="24"/>
        </w:rPr>
        <w:t>Findings</w:t>
      </w:r>
    </w:p>
    <w:p w14:paraId="5563E16C">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After analyzing the data from the interview, the researcher found some problems faced by students difficulties in writing procedure text at SMA ‘Aisyiyah 1 Palembang. There are some themes and codes were listed from the analysis of qualitative data that shown in table 4.1.1 below:</w:t>
      </w:r>
    </w:p>
    <w:p w14:paraId="73CBC15A">
      <w:pPr>
        <w:spacing w:line="240" w:lineRule="auto"/>
        <w:jc w:val="both"/>
        <w:rPr>
          <w:rFonts w:ascii="Times New Roman" w:hAnsi="Times New Roman" w:cs="Times New Roman"/>
          <w:sz w:val="24"/>
          <w:szCs w:val="24"/>
        </w:rPr>
      </w:pPr>
      <w:r>
        <w:rPr>
          <w:rFonts w:ascii="Times New Roman" w:hAnsi="Times New Roman" w:cs="Times New Roman"/>
          <w:sz w:val="24"/>
          <w:szCs w:val="24"/>
        </w:rPr>
        <w:t>Table 4.1.1 Themes and codes of the problems in students difficulties in writing procesdure text at SMA ‘Aisyiyah 1 Palembang.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2680"/>
        <w:gridCol w:w="4671"/>
      </w:tblGrid>
      <w:tr w14:paraId="06F6F2BA">
        <w:tblPrEx>
          <w:tblLayout w:type="fixed"/>
        </w:tblPrEx>
        <w:tc>
          <w:tcPr>
            <w:tcW w:w="576" w:type="dxa"/>
          </w:tcPr>
          <w:p w14:paraId="6AC580B8">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NO</w:t>
            </w:r>
          </w:p>
        </w:tc>
        <w:tc>
          <w:tcPr>
            <w:tcW w:w="2680" w:type="dxa"/>
          </w:tcPr>
          <w:p w14:paraId="35E809C2">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THEMES</w:t>
            </w:r>
          </w:p>
        </w:tc>
        <w:tc>
          <w:tcPr>
            <w:tcW w:w="4671" w:type="dxa"/>
          </w:tcPr>
          <w:p w14:paraId="21CB152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CODES</w:t>
            </w:r>
          </w:p>
        </w:tc>
      </w:tr>
      <w:tr w14:paraId="1E8BD42C">
        <w:tblPrEx>
          <w:tblLayout w:type="fixed"/>
        </w:tblPrEx>
        <w:tc>
          <w:tcPr>
            <w:tcW w:w="576" w:type="dxa"/>
          </w:tcPr>
          <w:p w14:paraId="4ACA8B9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1</w:t>
            </w:r>
          </w:p>
        </w:tc>
        <w:tc>
          <w:tcPr>
            <w:tcW w:w="2680" w:type="dxa"/>
          </w:tcPr>
          <w:p w14:paraId="5759ADF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Grammatical Problems</w:t>
            </w:r>
          </w:p>
        </w:tc>
        <w:tc>
          <w:tcPr>
            <w:tcW w:w="4671" w:type="dxa"/>
          </w:tcPr>
          <w:p w14:paraId="2672D61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-Most of students felt that they had difficulties in determining pronouns.</w:t>
            </w:r>
          </w:p>
        </w:tc>
      </w:tr>
      <w:tr w14:paraId="4D042E79">
        <w:tblPrEx>
          <w:tblLayout w:type="fixed"/>
        </w:tblPrEx>
        <w:tc>
          <w:tcPr>
            <w:tcW w:w="576" w:type="dxa"/>
          </w:tcPr>
          <w:p w14:paraId="75576F1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2</w:t>
            </w:r>
          </w:p>
        </w:tc>
        <w:tc>
          <w:tcPr>
            <w:tcW w:w="2680" w:type="dxa"/>
          </w:tcPr>
          <w:p w14:paraId="364D3CF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Mechanical Problems</w:t>
            </w:r>
          </w:p>
        </w:tc>
        <w:tc>
          <w:tcPr>
            <w:tcW w:w="4671" w:type="dxa"/>
          </w:tcPr>
          <w:p w14:paraId="4C289C6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-Most of students felt that they had difficulties in deciding the right spelling.</w:t>
            </w:r>
          </w:p>
        </w:tc>
      </w:tr>
      <w:tr w14:paraId="487629B6">
        <w:tblPrEx>
          <w:tblLayout w:type="fixed"/>
        </w:tblPrEx>
        <w:tc>
          <w:tcPr>
            <w:tcW w:w="576" w:type="dxa"/>
          </w:tcPr>
          <w:p w14:paraId="3477ADC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3</w:t>
            </w:r>
          </w:p>
        </w:tc>
        <w:tc>
          <w:tcPr>
            <w:tcW w:w="2680" w:type="dxa"/>
          </w:tcPr>
          <w:p w14:paraId="6E5177C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Problem of Sentence Structure</w:t>
            </w:r>
          </w:p>
        </w:tc>
        <w:tc>
          <w:tcPr>
            <w:tcW w:w="4671" w:type="dxa"/>
          </w:tcPr>
          <w:p w14:paraId="466C6BF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-Some of students felt that they had difficulties in arrange the sentence structure of procedure text in detail, especially in arranging the steps.</w:t>
            </w:r>
          </w:p>
        </w:tc>
      </w:tr>
      <w:tr w14:paraId="5AF4F488">
        <w:tblPrEx>
          <w:tblLayout w:type="fixed"/>
        </w:tblPrEx>
        <w:tc>
          <w:tcPr>
            <w:tcW w:w="576" w:type="dxa"/>
          </w:tcPr>
          <w:p w14:paraId="782AFC30">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4</w:t>
            </w:r>
          </w:p>
        </w:tc>
        <w:tc>
          <w:tcPr>
            <w:tcW w:w="2680" w:type="dxa"/>
          </w:tcPr>
          <w:p w14:paraId="2419ABCF">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Lack of Motivation</w:t>
            </w:r>
          </w:p>
        </w:tc>
        <w:tc>
          <w:tcPr>
            <w:tcW w:w="4671" w:type="dxa"/>
          </w:tcPr>
          <w:p w14:paraId="07E0ED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r>
      <w:tr w14:paraId="2DBB8269">
        <w:tblPrEx>
          <w:tblLayout w:type="fixed"/>
        </w:tblPrEx>
        <w:tc>
          <w:tcPr>
            <w:tcW w:w="576" w:type="dxa"/>
          </w:tcPr>
          <w:p w14:paraId="0255E97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5</w:t>
            </w:r>
          </w:p>
        </w:tc>
        <w:tc>
          <w:tcPr>
            <w:tcW w:w="2680" w:type="dxa"/>
          </w:tcPr>
          <w:p w14:paraId="34E933F9">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Lack of Self-Confidence</w:t>
            </w:r>
          </w:p>
        </w:tc>
        <w:tc>
          <w:tcPr>
            <w:tcW w:w="4671" w:type="dxa"/>
          </w:tcPr>
          <w:p w14:paraId="717B99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-Most of students were not self-confident because had difficulties in writing procedure text.</w:t>
            </w:r>
          </w:p>
        </w:tc>
      </w:tr>
      <w:tr w14:paraId="17E2629A">
        <w:tblPrEx>
          <w:tblLayout w:type="fixed"/>
        </w:tblPrEx>
        <w:tc>
          <w:tcPr>
            <w:tcW w:w="576" w:type="dxa"/>
          </w:tcPr>
          <w:p w14:paraId="0D86CCB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6</w:t>
            </w:r>
          </w:p>
        </w:tc>
        <w:tc>
          <w:tcPr>
            <w:tcW w:w="2680" w:type="dxa"/>
          </w:tcPr>
          <w:p w14:paraId="07674DE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Writing Anxiety</w:t>
            </w:r>
          </w:p>
        </w:tc>
        <w:tc>
          <w:tcPr>
            <w:tcW w:w="4671" w:type="dxa"/>
          </w:tcPr>
          <w:p w14:paraId="2124B28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-All of students felt anxious writing a procedure text because they did not have much knowledge.</w:t>
            </w:r>
          </w:p>
        </w:tc>
      </w:tr>
    </w:tbl>
    <w:p w14:paraId="62ED7B32">
      <w:pPr>
        <w:spacing w:line="240" w:lineRule="auto"/>
        <w:jc w:val="both"/>
        <w:rPr>
          <w:rFonts w:ascii="Times New Roman" w:hAnsi="Times New Roman" w:cs="Times New Roman"/>
          <w:sz w:val="24"/>
          <w:szCs w:val="24"/>
        </w:rPr>
      </w:pPr>
    </w:p>
    <w:p w14:paraId="4B9C116B">
      <w:pPr>
        <w:spacing w:line="240" w:lineRule="auto"/>
        <w:jc w:val="both"/>
        <w:rPr>
          <w:rFonts w:ascii="Times New Roman" w:hAnsi="Times New Roman" w:cs="Times New Roman"/>
          <w:sz w:val="24"/>
          <w:szCs w:val="24"/>
        </w:rPr>
      </w:pPr>
      <w:r>
        <w:rPr>
          <w:rFonts w:ascii="Times New Roman" w:hAnsi="Times New Roman" w:cs="Times New Roman"/>
          <w:sz w:val="24"/>
          <w:szCs w:val="24"/>
        </w:rPr>
        <w:t>The themes and codes are listed in table 4.1.1, entitled pieces and principles for students problem in writing a procedure text at SMA ‘Aisyiyah 1 Palembang.</w:t>
      </w:r>
    </w:p>
    <w:p w14:paraId="3D55110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Grammatical Problems</w:t>
      </w:r>
    </w:p>
    <w:p w14:paraId="037C4877">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data obtained from the interview, it was found some problems faced by students at SMA ‘Aisyiyah 1 Palembang that was the students stated had difficulties in confused to select the appropriate pronouns for their text. As claimed by students H that </w:t>
      </w:r>
      <w:r>
        <w:rPr>
          <w:rFonts w:ascii="Times New Roman" w:hAnsi="Times New Roman" w:cs="Times New Roman"/>
          <w:i/>
          <w:iCs/>
          <w:sz w:val="24"/>
          <w:szCs w:val="24"/>
        </w:rPr>
        <w:t>“I’m still not good at grammar, and sometimes I misspell words and I’m still wrong in using pronouns”</w:t>
      </w:r>
      <w:r>
        <w:rPr>
          <w:rFonts w:ascii="Times New Roman" w:hAnsi="Times New Roman" w:cs="Times New Roman"/>
          <w:sz w:val="24"/>
          <w:szCs w:val="24"/>
        </w:rPr>
        <w:t xml:space="preserve"> Also, D described; </w:t>
      </w:r>
      <w:r>
        <w:rPr>
          <w:rFonts w:ascii="Times New Roman" w:hAnsi="Times New Roman" w:cs="Times New Roman"/>
          <w:i/>
          <w:iCs/>
          <w:sz w:val="24"/>
          <w:szCs w:val="24"/>
        </w:rPr>
        <w:t>“My opinion, I think it’s still lacking. I still found it difficult to arrange sentences correctly”</w:t>
      </w:r>
      <w:r>
        <w:rPr>
          <w:rFonts w:ascii="Times New Roman" w:hAnsi="Times New Roman" w:cs="Times New Roman"/>
          <w:sz w:val="24"/>
          <w:szCs w:val="24"/>
        </w:rPr>
        <w:t xml:space="preserve"> This statement also detailed: J, who claimed, </w:t>
      </w:r>
      <w:r>
        <w:rPr>
          <w:rFonts w:ascii="Times New Roman" w:hAnsi="Times New Roman" w:cs="Times New Roman"/>
          <w:i/>
          <w:iCs/>
          <w:sz w:val="24"/>
          <w:szCs w:val="24"/>
        </w:rPr>
        <w:t>“Yes, because of my little knowledge of the procedural text, maybe it will be a little difficult for me.”</w:t>
      </w:r>
      <w:r>
        <w:rPr>
          <w:rFonts w:ascii="Times New Roman" w:hAnsi="Times New Roman" w:cs="Times New Roman"/>
          <w:sz w:val="24"/>
          <w:szCs w:val="24"/>
        </w:rPr>
        <w:t xml:space="preserve"> (Personal Interview, August 21st, 2024).  In conclusion, the students had difficulties in determining pronouns in writing procedure text.</w:t>
      </w:r>
    </w:p>
    <w:p w14:paraId="51F4B2CE">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Mechanical Problems</w:t>
      </w:r>
    </w:p>
    <w:p w14:paraId="337C5DC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data obtained from the interview, it was found some problems faced by students at SMA ‘Aisyiyah 1 Palembang that was the students stated had difficulties in deciding the right spelling, they felt a lack of capability in using spelling of the words in determining a good sentence. This is supported by students: D </w:t>
      </w:r>
      <w:r>
        <w:rPr>
          <w:rFonts w:ascii="Times New Roman" w:hAnsi="Times New Roman" w:cs="Times New Roman"/>
          <w:i/>
          <w:iCs/>
          <w:sz w:val="24"/>
          <w:szCs w:val="24"/>
        </w:rPr>
        <w:t>“I have some difficulties in deciding the right spelling when writing a procedure text”</w:t>
      </w:r>
      <w:r>
        <w:rPr>
          <w:rFonts w:ascii="Times New Roman" w:hAnsi="Times New Roman" w:cs="Times New Roman"/>
          <w:sz w:val="24"/>
          <w:szCs w:val="24"/>
        </w:rPr>
        <w:t xml:space="preserve"> and J stated </w:t>
      </w:r>
      <w:r>
        <w:rPr>
          <w:rFonts w:ascii="Times New Roman" w:hAnsi="Times New Roman" w:cs="Times New Roman"/>
          <w:i/>
          <w:iCs/>
          <w:sz w:val="24"/>
          <w:szCs w:val="24"/>
        </w:rPr>
        <w:t>“I have difficulty deciding which word to use, so I have difficulty determining it”</w:t>
      </w:r>
      <w:r>
        <w:rPr>
          <w:rFonts w:ascii="Times New Roman" w:hAnsi="Times New Roman" w:cs="Times New Roman"/>
          <w:sz w:val="24"/>
          <w:szCs w:val="24"/>
        </w:rPr>
        <w:t xml:space="preserve">.  In this case, M reported; </w:t>
      </w:r>
      <w:r>
        <w:rPr>
          <w:rFonts w:ascii="Times New Roman" w:hAnsi="Times New Roman" w:cs="Times New Roman"/>
          <w:i/>
          <w:iCs/>
          <w:sz w:val="24"/>
          <w:szCs w:val="24"/>
        </w:rPr>
        <w:t>“Sometimes it’s a bit difficult to spell difficult words and unfamiliar words. Emm, like the word “squeeze” I don’t know how to write it”.</w:t>
      </w:r>
      <w:r>
        <w:rPr>
          <w:rFonts w:ascii="Times New Roman" w:hAnsi="Times New Roman" w:cs="Times New Roman"/>
          <w:sz w:val="24"/>
          <w:szCs w:val="24"/>
        </w:rPr>
        <w:t xml:space="preserve"> (Personal Interview, August 21st, 2024). In conclusion, the students had difficulties in used the appropriate spelling in making peocedure text.</w:t>
      </w:r>
    </w:p>
    <w:p w14:paraId="452780E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Problem of Sentence Structure</w:t>
      </w:r>
    </w:p>
    <w:p w14:paraId="1789DCD1">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data obtained from the interview, it was found some problems faced by students at SMA ‘Aisyiyah 1 Palembang that was the students felt lack in create the sentence structure of procedure text. This statement stated some students: D </w:t>
      </w:r>
      <w:r>
        <w:rPr>
          <w:rFonts w:ascii="Times New Roman" w:hAnsi="Times New Roman" w:cs="Times New Roman"/>
          <w:i/>
          <w:iCs/>
          <w:sz w:val="24"/>
          <w:szCs w:val="24"/>
        </w:rPr>
        <w:t>“I still lack of understanding of sentence structure, so I don’t understand. I had s little problem as there were some parts I haven’t really understood”</w:t>
      </w:r>
      <w:r>
        <w:rPr>
          <w:rFonts w:ascii="Times New Roman" w:hAnsi="Times New Roman" w:cs="Times New Roman"/>
          <w:sz w:val="24"/>
          <w:szCs w:val="24"/>
        </w:rPr>
        <w:t xml:space="preserve"> S stated “</w:t>
      </w:r>
      <w:r>
        <w:rPr>
          <w:rFonts w:ascii="Times New Roman" w:hAnsi="Times New Roman" w:cs="Times New Roman"/>
          <w:i/>
          <w:iCs/>
          <w:sz w:val="24"/>
          <w:szCs w:val="24"/>
        </w:rPr>
        <w:t>“I have difficulty in the steps section because I am confused about the preparation of the steps at the beginning and the end”</w:t>
      </w:r>
      <w:r>
        <w:rPr>
          <w:rFonts w:ascii="Times New Roman" w:hAnsi="Times New Roman" w:cs="Times New Roman"/>
          <w:sz w:val="24"/>
          <w:szCs w:val="24"/>
        </w:rPr>
        <w:t xml:space="preserve">  R also stated </w:t>
      </w:r>
      <w:r>
        <w:rPr>
          <w:rFonts w:ascii="Times New Roman" w:hAnsi="Times New Roman" w:cs="Times New Roman"/>
          <w:i/>
          <w:iCs/>
          <w:sz w:val="24"/>
          <w:szCs w:val="24"/>
        </w:rPr>
        <w:t>“When I wanted to write, I was still confused about how to make the sentence steps”</w:t>
      </w:r>
      <w:r>
        <w:rPr>
          <w:rFonts w:ascii="Times New Roman" w:hAnsi="Times New Roman" w:cs="Times New Roman"/>
          <w:sz w:val="24"/>
          <w:szCs w:val="24"/>
        </w:rPr>
        <w:t xml:space="preserve"> (Personal Interview, August 21st, 2024). In conclusion, the students had difficulties in understanding of sentence structure in writing procedure text.</w:t>
      </w:r>
    </w:p>
    <w:p w14:paraId="1EE8F3CD">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Lack of Self-Confidence</w:t>
      </w:r>
    </w:p>
    <w:p w14:paraId="69DDC9F3">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data obtained from the interview, it was found some problems faced by students at SMA ‘Aisyiyah 1 Palembang that was the students felt they did not feel confident or afraid to write the procedure text. As a students, S stated, </w:t>
      </w:r>
      <w:r>
        <w:rPr>
          <w:rFonts w:ascii="Times New Roman" w:hAnsi="Times New Roman" w:cs="Times New Roman"/>
          <w:i/>
          <w:iCs/>
          <w:sz w:val="24"/>
          <w:szCs w:val="24"/>
        </w:rPr>
        <w:t>“Once, it felt like the writing was wrong and felt it wasn’t right, the words also felt wrong. So, I felt less confident”</w:t>
      </w:r>
      <w:r>
        <w:rPr>
          <w:rFonts w:ascii="Times New Roman" w:hAnsi="Times New Roman" w:cs="Times New Roman"/>
          <w:sz w:val="24"/>
          <w:szCs w:val="24"/>
        </w:rPr>
        <w:t xml:space="preserve"> D stated </w:t>
      </w:r>
      <w:r>
        <w:rPr>
          <w:rFonts w:ascii="Times New Roman" w:hAnsi="Times New Roman" w:cs="Times New Roman"/>
          <w:i/>
          <w:iCs/>
          <w:sz w:val="24"/>
          <w:szCs w:val="24"/>
        </w:rPr>
        <w:t>“I did not really understand in writing procedure text, so that made me less confident”</w:t>
      </w:r>
      <w:r>
        <w:rPr>
          <w:rFonts w:ascii="Times New Roman" w:hAnsi="Times New Roman" w:cs="Times New Roman"/>
          <w:sz w:val="24"/>
          <w:szCs w:val="24"/>
        </w:rPr>
        <w:t xml:space="preserve"> (Personal Interview, August 21st, 2024). In conclusion, the students were not self-confident because they thought their comprehension of writing a procedure text needed to be higher.</w:t>
      </w:r>
    </w:p>
    <w:p w14:paraId="0A6A7143">
      <w:pPr>
        <w:spacing w:line="240" w:lineRule="auto"/>
        <w:ind w:firstLine="720"/>
        <w:jc w:val="both"/>
        <w:rPr>
          <w:rFonts w:ascii="Times New Roman" w:hAnsi="Times New Roman" w:cs="Times New Roman"/>
          <w:sz w:val="24"/>
          <w:szCs w:val="24"/>
        </w:rPr>
      </w:pPr>
    </w:p>
    <w:p w14:paraId="7C995E3E">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Lack of Motivation</w:t>
      </w:r>
    </w:p>
    <w:p w14:paraId="22C1711A">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data obtained from the interview, it was found students do not feel a lack of motivation when studying and writing procedural text, because they never make mistakes in class. As claimed by students D and R that “</w:t>
      </w:r>
      <w:r>
        <w:rPr>
          <w:rFonts w:ascii="Times New Roman" w:hAnsi="Times New Roman" w:cs="Times New Roman"/>
          <w:i/>
          <w:iCs/>
          <w:sz w:val="24"/>
          <w:szCs w:val="24"/>
        </w:rPr>
        <w:t>The motivation if I know how to write the elements, then I’m motived to write”</w:t>
      </w:r>
      <w:r>
        <w:rPr>
          <w:rFonts w:ascii="Times New Roman" w:hAnsi="Times New Roman" w:cs="Times New Roman"/>
          <w:sz w:val="24"/>
          <w:szCs w:val="24"/>
        </w:rPr>
        <w:t xml:space="preserve"> (Personal Interview, August 21st, 2024). In conclusion, the students not lack of motivation because they feel that the motivation they have is good enough.</w:t>
      </w:r>
    </w:p>
    <w:p w14:paraId="721CC098">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Writing Anxiety</w:t>
      </w:r>
    </w:p>
    <w:p w14:paraId="5415725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data obtained from the interview, it was found some problems faced by students at SMA ‘Aisyiyah 1 Palembang that was the students felt worried about making mistakes in writing the procedure text because they did not know the contents of the procedure text. This statement stated some students J and M: </w:t>
      </w:r>
      <w:r>
        <w:rPr>
          <w:rFonts w:ascii="Times New Roman" w:hAnsi="Times New Roman" w:cs="Times New Roman"/>
          <w:i/>
          <w:iCs/>
          <w:sz w:val="24"/>
          <w:szCs w:val="24"/>
        </w:rPr>
        <w:t>“I felt anxious because I’m afraid I’ll be late submitting it and I’m afraid it won’t be accepted by the teacher anymore”</w:t>
      </w:r>
      <w:r>
        <w:rPr>
          <w:rFonts w:ascii="Times New Roman" w:hAnsi="Times New Roman" w:cs="Times New Roman"/>
          <w:sz w:val="24"/>
          <w:szCs w:val="24"/>
        </w:rPr>
        <w:t xml:space="preserve"> M also stated </w:t>
      </w:r>
      <w:r>
        <w:rPr>
          <w:rFonts w:ascii="Times New Roman" w:hAnsi="Times New Roman" w:cs="Times New Roman"/>
          <w:i/>
          <w:iCs/>
          <w:sz w:val="24"/>
          <w:szCs w:val="24"/>
        </w:rPr>
        <w:t>“My knowledge of procedure text is still lacking, I will find it difficult to write down assignment given by the teacher”</w:t>
      </w:r>
      <w:r>
        <w:rPr>
          <w:rFonts w:ascii="Times New Roman" w:hAnsi="Times New Roman" w:cs="Times New Roman"/>
          <w:sz w:val="24"/>
          <w:szCs w:val="24"/>
        </w:rPr>
        <w:t xml:space="preserve"> (Personal Interview, August 21st, 2024). In conclusion, the students felt anxious writing procedure text because they did not have much knowledge.</w:t>
      </w:r>
      <w:commentRangeEnd w:id="7"/>
      <w:r>
        <w:commentReference w:id="7"/>
      </w:r>
    </w:p>
    <w:p w14:paraId="345C4773">
      <w:pPr>
        <w:tabs>
          <w:tab w:val="left" w:pos="720"/>
          <w:tab w:val="left" w:pos="3385"/>
        </w:tabs>
        <w:spacing w:line="240" w:lineRule="auto"/>
        <w:jc w:val="both"/>
        <w:rPr>
          <w:rFonts w:ascii="Times New Roman" w:hAnsi="Times New Roman" w:cs="Times New Roman"/>
          <w:b/>
          <w:bCs/>
          <w:sz w:val="24"/>
          <w:szCs w:val="24"/>
        </w:rPr>
      </w:pPr>
    </w:p>
    <w:p w14:paraId="4B703EB1">
      <w:pPr>
        <w:tabs>
          <w:tab w:val="left" w:pos="720"/>
          <w:tab w:val="left" w:pos="3385"/>
        </w:tabs>
        <w:spacing w:line="240" w:lineRule="auto"/>
        <w:jc w:val="both"/>
        <w:rPr>
          <w:rFonts w:ascii="Times New Roman" w:hAnsi="Times New Roman" w:cs="Times New Roman"/>
          <w:b/>
          <w:bCs/>
          <w:sz w:val="24"/>
          <w:szCs w:val="24"/>
        </w:rPr>
      </w:pPr>
      <w:commentRangeStart w:id="8"/>
      <w:r>
        <w:rPr>
          <w:rFonts w:ascii="Times New Roman" w:hAnsi="Times New Roman" w:cs="Times New Roman"/>
          <w:b/>
          <w:bCs/>
          <w:sz w:val="24"/>
          <w:szCs w:val="24"/>
        </w:rPr>
        <w:t>Discussion</w:t>
      </w:r>
    </w:p>
    <w:p w14:paraId="57458417">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Thematic analysis was used in data analysis above, after that the research found some difficulties faced by students at SMA ‘Aisyiyah 1 Palembang. There are consisted of: Difficulties in grammatical problems; Difficulties in mechanical problems: Difficulties in problem of sentence structure; Lack of motivation; Lack of self-confidence; Writing anxiety; and Generic structure in writing procedure text. As a result, the factors were explained as follows in order to know the information about them.</w:t>
      </w:r>
    </w:p>
    <w:p w14:paraId="20E93B2D">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difficulties faced by students was the difficulties of grammatical problems in writing procedure text. They stated that one of their learning challenges was grammar. The students had difficult in using grammar because they did not know the appropriate verbs. A study conducted by Hidayah et al, (2021) claimed that the dominant factor of students problem in writing procedure text was language features, such as vocabulary, and grammar, making them difficult when writing the text. Other manuscript, such as Suryanto et al, (2020) found that the challenges of learning English include a lack of grammar, a lack of vocabulary, and a lack of ability to write procedure text. </w:t>
      </w:r>
    </w:p>
    <w:p w14:paraId="2E8FF881">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second difficulties faced by students was the difficulties mechanical problems in writing procedure text. The students had difficult in using mechanical problems because they do not understand well. According to Alfaki (2015) reported that Grammatical problems, mechanical problems, and sentence structure problems became a factor causing students difficulties in developing a procedure text.</w:t>
      </w:r>
    </w:p>
    <w:p w14:paraId="643D2775">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third difficulty was the problem of sentence structure. Students felt a lack of grammar in improving the sentence of procedure text. The students have difficulty in using sentence structure because they not understanding in choosing the right words to write. According to Xiao and Chen (2015), the findings indicate that the difficulties that  engineering students have in English academic writing in three aspects, i.e. content, structure and language. The students have difficulty in preparation the steps because their understanding of grammar is still not good. According to Richard and Renandya (2002), the difficulty lies not only generating and organizing ideas, but also in translating these ideas into readable text. This study shows that students feel confused in writing the steps in the correct grammatical placement because they only tend to think with the words to be written.</w:t>
      </w:r>
    </w:p>
    <w:p w14:paraId="191F8EF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fourth difficulty was the lack of self confidence in the learning of procedure text. The students felt they did not have high self confidence or afraid to write the procedure text. This condition was supported by Octavia (2016) stated that psychological problems are problem in writing skills, the factors intrinsic to students such as lack of motivation, lack of self confidence, and writing anxiety, are challenges that learner in this research face. Afterward, the students lack of self confidence may occur from sociocultural issues.</w:t>
      </w:r>
    </w:p>
    <w:p w14:paraId="6ABD77CB">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Last difficulty was they writing anxiety in writing procedure text. They felt anxious to collect the task if the teacher ask them to write. According to Octavia (2016) writing anxiety is said to negatively influence both the learners’ motivation and their academic achievement. If the students writing anxiety in particular learning situation, they will also lose their attention to learning writing skills, misbehave, and face discipline problems.</w:t>
      </w:r>
    </w:p>
    <w:p w14:paraId="01A99891">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contribution of this study has been to cofirm that students felt difficulties in writing the procedure text carefully. There were six issues of that were suitable to the theories. First, students felt they had grammatical problem. Second, they had mechanical problem. Third, they had problem of sentence structure. Fourth, they had lack of self-confidence, Fifth, they felt writing anxiety, The last, they had difficulties in generic structure</w:t>
      </w:r>
      <w:commentRangeEnd w:id="8"/>
      <w:r>
        <w:commentReference w:id="8"/>
      </w:r>
      <w:r>
        <w:rPr>
          <w:rFonts w:ascii="Times New Roman" w:hAnsi="Times New Roman" w:cs="Times New Roman"/>
          <w:sz w:val="24"/>
          <w:szCs w:val="24"/>
        </w:rPr>
        <w:t>.</w:t>
      </w:r>
    </w:p>
    <w:p w14:paraId="28C4C57B">
      <w:pPr>
        <w:tabs>
          <w:tab w:val="left" w:pos="720"/>
          <w:tab w:val="left" w:pos="3385"/>
        </w:tabs>
        <w:spacing w:line="240" w:lineRule="auto"/>
        <w:jc w:val="both"/>
        <w:rPr>
          <w:rFonts w:ascii="Times New Roman" w:hAnsi="Times New Roman" w:cs="Times New Roman"/>
          <w:b/>
          <w:bCs/>
          <w:sz w:val="24"/>
          <w:szCs w:val="24"/>
        </w:rPr>
      </w:pPr>
    </w:p>
    <w:p w14:paraId="236C4B32">
      <w:pPr>
        <w:spacing w:line="240" w:lineRule="auto"/>
        <w:jc w:val="both"/>
        <w:rPr>
          <w:rFonts w:ascii="Times New Roman" w:hAnsi="Times New Roman" w:cs="Times New Roman"/>
          <w:b/>
          <w:bCs/>
          <w:sz w:val="24"/>
          <w:szCs w:val="24"/>
        </w:rPr>
      </w:pPr>
      <w:commentRangeStart w:id="9"/>
      <w:r>
        <w:rPr>
          <w:rFonts w:ascii="Times New Roman" w:hAnsi="Times New Roman" w:cs="Times New Roman"/>
          <w:b/>
          <w:bCs/>
          <w:sz w:val="24"/>
          <w:szCs w:val="24"/>
        </w:rPr>
        <w:t>CONCLUSION</w:t>
      </w:r>
    </w:p>
    <w:p w14:paraId="699904B3">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According to result of this research that was collected by interviewing seven tenth grade students at SMA ‘Aisyiyah 1 Palembang, the researcher found some difficulties in writing procedure text faced by them.</w:t>
      </w:r>
    </w:p>
    <w:p w14:paraId="5B86C26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rPr>
        <w:t>First, in grammatical problems the tenth grade students of SMA ‘Aisyiyah 1 Palembang had difficulty in determining pronouns. Second, in mechanical problems, they got difficulty deciding the right spelling. Third, in problem of sentence structure, the students had difficulty in arranging the steps. Furthermore, the students had lack of self confidence in writing procedure text. Finally, they felt anxious in writing procedure text.</w:t>
      </w:r>
      <w:commentRangeEnd w:id="9"/>
      <w:r>
        <w:commentReference w:id="9"/>
      </w:r>
    </w:p>
    <w:p w14:paraId="5BE570CD">
      <w:pPr>
        <w:spacing w:line="240" w:lineRule="auto"/>
        <w:jc w:val="both"/>
        <w:rPr>
          <w:rFonts w:ascii="Times New Roman" w:hAnsi="Times New Roman" w:cs="Times New Roman"/>
          <w:sz w:val="24"/>
          <w:szCs w:val="24"/>
        </w:rPr>
      </w:pPr>
    </w:p>
    <w:p w14:paraId="0D25C076">
      <w:pPr>
        <w:spacing w:line="240" w:lineRule="auto"/>
        <w:jc w:val="both"/>
        <w:rPr>
          <w:rFonts w:ascii="Times New Roman" w:hAnsi="Times New Roman" w:cs="Times New Roman"/>
          <w:b/>
          <w:bCs/>
          <w:sz w:val="24"/>
          <w:szCs w:val="24"/>
        </w:rPr>
      </w:pPr>
      <w:commentRangeStart w:id="10"/>
      <w:r>
        <w:rPr>
          <w:rFonts w:ascii="Times New Roman" w:hAnsi="Times New Roman" w:cs="Times New Roman"/>
          <w:b/>
          <w:bCs/>
          <w:sz w:val="24"/>
          <w:szCs w:val="24"/>
        </w:rPr>
        <w:t>REFERENCE</w:t>
      </w:r>
      <w:commentRangeEnd w:id="10"/>
      <w:r>
        <w:commentReference w:id="10"/>
      </w:r>
    </w:p>
    <w:p w14:paraId="25F19DEE">
      <w:pPr>
        <w:spacing w:line="240" w:lineRule="auto"/>
        <w:ind w:left="720" w:hanging="720"/>
        <w:jc w:val="both"/>
        <w:rPr>
          <w:rFonts w:ascii="Times New Roman" w:hAnsi="Times New Roman" w:cs="Times New Roman"/>
          <w:sz w:val="24"/>
          <w:szCs w:val="24"/>
          <w:shd w:val="clear" w:color="auto" w:fill="FFFFFF"/>
        </w:rPr>
      </w:pPr>
      <w:bookmarkStart w:id="0" w:name="_Hlk167875232"/>
      <w:r>
        <w:rPr>
          <w:rFonts w:ascii="Times New Roman" w:hAnsi="Times New Roman" w:cs="Times New Roman"/>
          <w:sz w:val="24"/>
          <w:szCs w:val="24"/>
          <w:shd w:val="clear" w:color="auto" w:fill="FFFFFF"/>
        </w:rPr>
        <w:t>Alfaki, I. M. (2015). University students’ English writing problems: Diagnosis and remedy. </w:t>
      </w:r>
      <w:r>
        <w:rPr>
          <w:rFonts w:ascii="Times New Roman" w:hAnsi="Times New Roman" w:cs="Times New Roman"/>
          <w:i/>
          <w:iCs/>
          <w:sz w:val="24"/>
          <w:szCs w:val="24"/>
          <w:shd w:val="clear" w:color="auto" w:fill="FFFFFF"/>
        </w:rPr>
        <w:t>International journal of English language teaching</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3</w:t>
      </w:r>
      <w:r>
        <w:rPr>
          <w:rFonts w:ascii="Times New Roman" w:hAnsi="Times New Roman" w:cs="Times New Roman"/>
          <w:sz w:val="24"/>
          <w:szCs w:val="24"/>
          <w:shd w:val="clear" w:color="auto" w:fill="FFFFFF"/>
        </w:rPr>
        <w:t xml:space="preserve">(3), 40-52. </w:t>
      </w:r>
      <w:r>
        <w:fldChar w:fldCharType="begin"/>
      </w:r>
      <w:r>
        <w:instrText xml:space="preserve"> HYPERLINK "https://www.researchgate.net/profile/ibrahimAlfaki/publication276273167" </w:instrText>
      </w:r>
      <w:r>
        <w:fldChar w:fldCharType="separate"/>
      </w:r>
      <w:r>
        <w:rPr>
          <w:rStyle w:val="5"/>
          <w:rFonts w:ascii="Times New Roman" w:hAnsi="Times New Roman" w:cs="Times New Roman"/>
          <w:color w:val="auto"/>
          <w:sz w:val="24"/>
          <w:szCs w:val="24"/>
          <w:u w:val="none"/>
          <w:shd w:val="clear" w:color="auto" w:fill="FFFFFF"/>
        </w:rPr>
        <w:t>https://www.researchgate.net/profile/ibrahimAlfaki/publication276273167</w:t>
      </w:r>
      <w:r>
        <w:rPr>
          <w:rStyle w:val="5"/>
          <w:rFonts w:ascii="Times New Roman" w:hAnsi="Times New Roman" w:cs="Times New Roman"/>
          <w:color w:val="auto"/>
          <w:sz w:val="24"/>
          <w:szCs w:val="24"/>
          <w:u w:val="none"/>
          <w:shd w:val="clear" w:color="auto" w:fill="FFFFFF"/>
        </w:rPr>
        <w:fldChar w:fldCharType="end"/>
      </w:r>
    </w:p>
    <w:bookmarkEnd w:id="0"/>
    <w:p w14:paraId="414478B2">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Aminova, O., Husna, L., &amp; Tanjung, F. (2015).  An Analysis of Students’ Difficulties in Writing Procedure Text by Using Pictures at SMK PP NEGERI Padang. </w:t>
      </w:r>
      <w:r>
        <w:rPr>
          <w:rFonts w:ascii="Times New Roman" w:hAnsi="Times New Roman" w:cs="Times New Roman"/>
          <w:i/>
          <w:iCs/>
          <w:sz w:val="24"/>
          <w:szCs w:val="24"/>
          <w:shd w:val="clear" w:color="auto" w:fill="FFFFFF"/>
        </w:rPr>
        <w:t>Jurnal</w:t>
      </w:r>
      <w:r>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Fakultas</w:t>
      </w:r>
      <w:r>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Keguruan</w:t>
      </w:r>
      <w:r>
        <w:rPr>
          <w:rFonts w:ascii="Times New Roman" w:hAnsi="Times New Roman" w:cs="Times New Roman"/>
          <w:i/>
          <w:iCs/>
          <w:sz w:val="24"/>
          <w:szCs w:val="24"/>
          <w:shd w:val="clear" w:color="auto" w:fill="FFFFFF"/>
        </w:rPr>
        <w:t xml:space="preserve"> dan </w:t>
      </w:r>
      <w:r>
        <w:rPr>
          <w:rFonts w:ascii="Times New Roman" w:hAnsi="Times New Roman" w:cs="Times New Roman"/>
          <w:i/>
          <w:iCs/>
          <w:sz w:val="24"/>
          <w:szCs w:val="24"/>
          <w:shd w:val="clear" w:color="auto" w:fill="FFFFFF"/>
        </w:rPr>
        <w:t>Ilmu</w:t>
      </w:r>
      <w:r>
        <w:rPr>
          <w:rFonts w:ascii="Times New Roman" w:hAnsi="Times New Roman" w:cs="Times New Roman"/>
          <w:i/>
          <w:iCs/>
          <w:sz w:val="24"/>
          <w:szCs w:val="24"/>
          <w:shd w:val="clear" w:color="auto" w:fill="FFFFFF"/>
        </w:rPr>
        <w:t xml:space="preserve"> Pendidikan</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4</w:t>
      </w:r>
      <w:r>
        <w:rPr>
          <w:rFonts w:ascii="Times New Roman" w:hAnsi="Times New Roman" w:cs="Times New Roman"/>
          <w:sz w:val="24"/>
          <w:szCs w:val="24"/>
          <w:shd w:val="clear" w:color="auto" w:fill="FFFFFF"/>
        </w:rPr>
        <w:t xml:space="preserve">(2). </w:t>
      </w:r>
      <w:r>
        <w:fldChar w:fldCharType="begin"/>
      </w:r>
      <w:r>
        <w:instrText xml:space="preserve"> HYPERLINK "https://ejurnal.bunghatta.ac.id/index.php/JFKIP/article/view/6072" </w:instrText>
      </w:r>
      <w:r>
        <w:fldChar w:fldCharType="separate"/>
      </w:r>
      <w:r>
        <w:rPr>
          <w:rStyle w:val="5"/>
          <w:rFonts w:ascii="Times New Roman" w:hAnsi="Times New Roman" w:cs="Times New Roman"/>
          <w:color w:val="auto"/>
          <w:sz w:val="24"/>
          <w:szCs w:val="24"/>
          <w:u w:val="none"/>
          <w:shd w:val="clear" w:color="auto" w:fill="FFFFFF"/>
        </w:rPr>
        <w:t>https://ejurnal.bunghatta.ac.id/index.php/JFKIP/article/view/6072</w:t>
      </w:r>
      <w:r>
        <w:rPr>
          <w:rStyle w:val="5"/>
          <w:rFonts w:ascii="Times New Roman" w:hAnsi="Times New Roman" w:cs="Times New Roman"/>
          <w:color w:val="auto"/>
          <w:sz w:val="24"/>
          <w:szCs w:val="24"/>
          <w:u w:val="none"/>
          <w:shd w:val="clear" w:color="auto" w:fill="FFFFFF"/>
        </w:rPr>
        <w:fldChar w:fldCharType="end"/>
      </w:r>
    </w:p>
    <w:p w14:paraId="7AD71835">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Anderson, M., &amp; Anderson, K. (2003). </w:t>
      </w:r>
      <w:r>
        <w:rPr>
          <w:rFonts w:ascii="Times New Roman" w:hAnsi="Times New Roman" w:cs="Times New Roman"/>
          <w:i/>
          <w:iCs/>
          <w:sz w:val="24"/>
          <w:szCs w:val="24"/>
          <w:shd w:val="clear" w:color="auto" w:fill="FFFFFF"/>
        </w:rPr>
        <w:t xml:space="preserve">Text types in English 3. MacMillan </w:t>
      </w:r>
      <w:r>
        <w:rPr>
          <w:rFonts w:ascii="Times New Roman" w:hAnsi="Times New Roman" w:cs="Times New Roman"/>
          <w:sz w:val="24"/>
          <w:szCs w:val="24"/>
          <w:shd w:val="clear" w:color="auto" w:fill="FFFFFF"/>
        </w:rPr>
        <w:t>Education Ltd.</w:t>
      </w:r>
    </w:p>
    <w:p w14:paraId="28C89766">
      <w:pPr>
        <w:spacing w:line="240" w:lineRule="auto"/>
        <w:ind w:left="720" w:hanging="720"/>
        <w:jc w:val="both"/>
        <w:rPr>
          <w:rStyle w:val="5"/>
          <w:rFonts w:ascii="Times New Roman" w:hAnsi="Times New Roman" w:cs="Times New Roman"/>
          <w:color w:val="auto"/>
          <w:sz w:val="24"/>
          <w:szCs w:val="24"/>
          <w:u w:val="none"/>
          <w:shd w:val="clear" w:color="auto" w:fill="FFFFFF"/>
        </w:rPr>
      </w:pPr>
      <w:r>
        <w:rPr>
          <w:rFonts w:ascii="Times New Roman" w:hAnsi="Times New Roman" w:cs="Times New Roman"/>
          <w:sz w:val="24"/>
          <w:szCs w:val="24"/>
          <w:shd w:val="clear" w:color="auto" w:fill="FFFFFF"/>
        </w:rPr>
        <w:t>Ariyanti</w:t>
      </w:r>
      <w:r>
        <w:rPr>
          <w:rFonts w:ascii="Times New Roman" w:hAnsi="Times New Roman" w:cs="Times New Roman"/>
          <w:sz w:val="24"/>
          <w:szCs w:val="24"/>
          <w:shd w:val="clear" w:color="auto" w:fill="FFFFFF"/>
        </w:rPr>
        <w:t xml:space="preserve">, R. (2016). Exploring opportunities and challenges in incorporating sociocultural issues into ELT in a vocational high school in </w:t>
      </w:r>
      <w:r>
        <w:rPr>
          <w:rFonts w:ascii="Times New Roman" w:hAnsi="Times New Roman" w:cs="Times New Roman"/>
          <w:sz w:val="24"/>
          <w:szCs w:val="24"/>
          <w:shd w:val="clear" w:color="auto" w:fill="FFFFFF"/>
        </w:rPr>
        <w:t>Salatiga</w:t>
      </w:r>
      <w:r>
        <w:rPr>
          <w:rFonts w:ascii="Times New Roman" w:hAnsi="Times New Roman" w:cs="Times New Roman"/>
          <w:sz w:val="24"/>
          <w:szCs w:val="24"/>
          <w:shd w:val="clear" w:color="auto" w:fill="FFFFFF"/>
        </w:rPr>
        <w:t xml:space="preserve">. </w:t>
      </w:r>
      <w:r>
        <w:fldChar w:fldCharType="begin"/>
      </w:r>
      <w:r>
        <w:instrText xml:space="preserve"> HYPERLINK "http://repository.uksw.edu/handle/123456789/9498" </w:instrText>
      </w:r>
      <w:r>
        <w:fldChar w:fldCharType="separate"/>
      </w:r>
      <w:r>
        <w:rPr>
          <w:rStyle w:val="5"/>
          <w:rFonts w:ascii="Times New Roman" w:hAnsi="Times New Roman" w:cs="Times New Roman"/>
          <w:color w:val="auto"/>
          <w:sz w:val="24"/>
          <w:szCs w:val="24"/>
          <w:u w:val="none"/>
          <w:shd w:val="clear" w:color="auto" w:fill="FFFFFF"/>
        </w:rPr>
        <w:t>http://repository.uksw.edu/handle/123456789/9498</w:t>
      </w:r>
      <w:r>
        <w:rPr>
          <w:rStyle w:val="5"/>
          <w:rFonts w:ascii="Times New Roman" w:hAnsi="Times New Roman" w:cs="Times New Roman"/>
          <w:color w:val="auto"/>
          <w:sz w:val="24"/>
          <w:szCs w:val="24"/>
          <w:u w:val="none"/>
          <w:shd w:val="clear" w:color="auto" w:fill="FFFFFF"/>
        </w:rPr>
        <w:fldChar w:fldCharType="end"/>
      </w:r>
    </w:p>
    <w:p w14:paraId="3264FE7F">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Anjayani</w:t>
      </w:r>
      <w:r>
        <w:rPr>
          <w:rFonts w:ascii="Times New Roman" w:hAnsi="Times New Roman" w:cs="Times New Roman"/>
          <w:sz w:val="24"/>
          <w:szCs w:val="24"/>
          <w:shd w:val="clear" w:color="auto" w:fill="FFFFFF"/>
        </w:rPr>
        <w:t xml:space="preserve">, P., &amp; </w:t>
      </w:r>
      <w:r>
        <w:rPr>
          <w:rFonts w:ascii="Times New Roman" w:hAnsi="Times New Roman" w:cs="Times New Roman"/>
          <w:sz w:val="24"/>
          <w:szCs w:val="24"/>
          <w:shd w:val="clear" w:color="auto" w:fill="FFFFFF"/>
        </w:rPr>
        <w:t>Suprapto</w:t>
      </w:r>
      <w:r>
        <w:rPr>
          <w:rFonts w:ascii="Times New Roman" w:hAnsi="Times New Roman" w:cs="Times New Roman"/>
          <w:sz w:val="24"/>
          <w:szCs w:val="24"/>
          <w:shd w:val="clear" w:color="auto" w:fill="FFFFFF"/>
        </w:rPr>
        <w:t>, S. (2016, May). Error Analysis on the Use of Prepositions in Students Writing. In </w:t>
      </w:r>
      <w:r>
        <w:rPr>
          <w:rFonts w:ascii="Times New Roman" w:hAnsi="Times New Roman" w:cs="Times New Roman"/>
          <w:i/>
          <w:iCs/>
          <w:sz w:val="24"/>
          <w:szCs w:val="24"/>
          <w:shd w:val="clear" w:color="auto" w:fill="FFFFFF"/>
        </w:rPr>
        <w:t>ELT Forum: Journal of English Language Teaching</w:t>
      </w:r>
      <w:r>
        <w:rPr>
          <w:rFonts w:ascii="Times New Roman" w:hAnsi="Times New Roman" w:cs="Times New Roman"/>
          <w:sz w:val="24"/>
          <w:szCs w:val="24"/>
          <w:shd w:val="clear" w:color="auto" w:fill="FFFFFF"/>
        </w:rPr>
        <w:t xml:space="preserve"> (Vol. 5, No. 2). </w:t>
      </w:r>
      <w:r>
        <w:fldChar w:fldCharType="begin"/>
      </w:r>
      <w:r>
        <w:instrText xml:space="preserve"> HYPERLINK "https://doi.org/10.15294/elt.v5i2.11227" </w:instrText>
      </w:r>
      <w:r>
        <w:fldChar w:fldCharType="separate"/>
      </w:r>
      <w:r>
        <w:rPr>
          <w:rStyle w:val="5"/>
          <w:rFonts w:ascii="Times New Roman" w:hAnsi="Times New Roman" w:cs="Times New Roman"/>
          <w:color w:val="auto"/>
          <w:sz w:val="24"/>
          <w:szCs w:val="24"/>
          <w:u w:val="none"/>
          <w:shd w:val="clear" w:color="auto" w:fill="FFFFFF"/>
        </w:rPr>
        <w:t>https://doi.org/10.15294/elt.v5i2.11227</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67840AD4">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Bachtiar, B.M., &amp; </w:t>
      </w:r>
      <w:r>
        <w:rPr>
          <w:rFonts w:ascii="Times New Roman" w:hAnsi="Times New Roman" w:cs="Times New Roman"/>
          <w:sz w:val="24"/>
          <w:szCs w:val="24"/>
          <w:shd w:val="clear" w:color="auto" w:fill="FFFFFF"/>
        </w:rPr>
        <w:t>Yuniarti</w:t>
      </w:r>
      <w:r>
        <w:rPr>
          <w:rFonts w:ascii="Times New Roman" w:hAnsi="Times New Roman" w:cs="Times New Roman"/>
          <w:sz w:val="24"/>
          <w:szCs w:val="24"/>
          <w:shd w:val="clear" w:color="auto" w:fill="FFFFFF"/>
        </w:rPr>
        <w:t xml:space="preserve"> D.A. (2010). </w:t>
      </w:r>
      <w:r>
        <w:rPr>
          <w:rFonts w:ascii="Times New Roman" w:hAnsi="Times New Roman" w:cs="Times New Roman"/>
          <w:i/>
          <w:iCs/>
          <w:sz w:val="24"/>
          <w:szCs w:val="24"/>
          <w:shd w:val="clear" w:color="auto" w:fill="FFFFFF"/>
        </w:rPr>
        <w:t>Buku</w:t>
      </w:r>
      <w:r>
        <w:rPr>
          <w:rFonts w:ascii="Times New Roman" w:hAnsi="Times New Roman" w:cs="Times New Roman"/>
          <w:i/>
          <w:iCs/>
          <w:sz w:val="24"/>
          <w:szCs w:val="24"/>
          <w:shd w:val="clear" w:color="auto" w:fill="FFFFFF"/>
        </w:rPr>
        <w:t xml:space="preserve"> Panduan Bahasa </w:t>
      </w:r>
      <w:r>
        <w:rPr>
          <w:rFonts w:ascii="Times New Roman" w:hAnsi="Times New Roman" w:cs="Times New Roman"/>
          <w:i/>
          <w:iCs/>
          <w:sz w:val="24"/>
          <w:szCs w:val="24"/>
          <w:shd w:val="clear" w:color="auto" w:fill="FFFFFF"/>
        </w:rPr>
        <w:t>Inggris</w:t>
      </w:r>
      <w:r>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untuk</w:t>
      </w:r>
      <w:r>
        <w:rPr>
          <w:rFonts w:ascii="Times New Roman" w:hAnsi="Times New Roman" w:cs="Times New Roman"/>
          <w:i/>
          <w:iCs/>
          <w:sz w:val="24"/>
          <w:szCs w:val="24"/>
          <w:shd w:val="clear" w:color="auto" w:fill="FFFFFF"/>
        </w:rPr>
        <w:t xml:space="preserve"> SMP/MTS </w:t>
      </w:r>
      <w:r>
        <w:rPr>
          <w:rFonts w:ascii="Times New Roman" w:hAnsi="Times New Roman" w:cs="Times New Roman"/>
          <w:i/>
          <w:iCs/>
          <w:sz w:val="24"/>
          <w:szCs w:val="24"/>
          <w:shd w:val="clear" w:color="auto" w:fill="FFFFFF"/>
        </w:rPr>
        <w:t>Kelas</w:t>
      </w:r>
      <w:r>
        <w:rPr>
          <w:rFonts w:ascii="Times New Roman" w:hAnsi="Times New Roman" w:cs="Times New Roman"/>
          <w:i/>
          <w:iCs/>
          <w:sz w:val="24"/>
          <w:szCs w:val="24"/>
          <w:shd w:val="clear" w:color="auto" w:fill="FFFFFF"/>
        </w:rPr>
        <w:t xml:space="preserve"> VII</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Surabaya :</w:t>
      </w:r>
      <w:r>
        <w:rPr>
          <w:rFonts w:ascii="Times New Roman" w:hAnsi="Times New Roman" w:cs="Times New Roman"/>
          <w:sz w:val="24"/>
          <w:szCs w:val="24"/>
          <w:shd w:val="clear" w:color="auto" w:fill="FFFFFF"/>
        </w:rPr>
        <w:t xml:space="preserve"> PT. </w:t>
      </w:r>
      <w:r>
        <w:rPr>
          <w:rFonts w:ascii="Times New Roman" w:hAnsi="Times New Roman" w:cs="Times New Roman"/>
          <w:sz w:val="24"/>
          <w:szCs w:val="24"/>
          <w:shd w:val="clear" w:color="auto" w:fill="FFFFFF"/>
        </w:rPr>
        <w:t>Jepe</w:t>
      </w:r>
      <w:r>
        <w:rPr>
          <w:rFonts w:ascii="Times New Roman" w:hAnsi="Times New Roman" w:cs="Times New Roman"/>
          <w:sz w:val="24"/>
          <w:szCs w:val="24"/>
          <w:shd w:val="clear" w:color="auto" w:fill="FFFFFF"/>
        </w:rPr>
        <w:t xml:space="preserve"> Press Media Utama.</w:t>
      </w:r>
    </w:p>
    <w:p w14:paraId="4FA045CD">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Bailey, S. (2003). </w:t>
      </w:r>
      <w:r>
        <w:rPr>
          <w:rFonts w:ascii="Times New Roman" w:hAnsi="Times New Roman" w:cs="Times New Roman"/>
          <w:i/>
          <w:iCs/>
          <w:sz w:val="24"/>
          <w:szCs w:val="24"/>
          <w:shd w:val="clear" w:color="auto" w:fill="FFFFFF"/>
        </w:rPr>
        <w:t>Academic writing: A practical guide for students</w:t>
      </w:r>
      <w:r>
        <w:rPr>
          <w:rFonts w:ascii="Times New Roman" w:hAnsi="Times New Roman" w:cs="Times New Roman"/>
          <w:sz w:val="24"/>
          <w:szCs w:val="24"/>
          <w:shd w:val="clear" w:color="auto" w:fill="FFFFFF"/>
        </w:rPr>
        <w:t>. Psychology Press.</w:t>
      </w:r>
      <w:r>
        <w:fldChar w:fldCharType="begin"/>
      </w:r>
      <w:r>
        <w:instrText xml:space="preserve"> HYPERLINK "https://books.google.com/books?hl=id&amp;lr=&amp;id=6ZlA5rsoxjsC&amp;oi=fnd&amp;pg=" </w:instrText>
      </w:r>
      <w:r>
        <w:fldChar w:fldCharType="separate"/>
      </w:r>
      <w:r>
        <w:rPr>
          <w:rStyle w:val="5"/>
          <w:rFonts w:ascii="Times New Roman" w:hAnsi="Times New Roman" w:cs="Times New Roman"/>
          <w:color w:val="auto"/>
          <w:sz w:val="24"/>
          <w:szCs w:val="24"/>
          <w:u w:val="none"/>
          <w:shd w:val="clear" w:color="auto" w:fill="FFFFFF"/>
        </w:rPr>
        <w:t>https://books.google.com/books?hl=id&amp;lr=&amp;id=6ZlA5rsoxjsC&amp;oi=fnd&amp;pg=</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52A29AB2">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Brown, H. D. (2007). </w:t>
      </w:r>
      <w:r>
        <w:rPr>
          <w:rFonts w:ascii="Times New Roman" w:hAnsi="Times New Roman" w:cs="Times New Roman"/>
          <w:i/>
          <w:iCs/>
          <w:sz w:val="24"/>
          <w:szCs w:val="24"/>
          <w:shd w:val="clear" w:color="auto" w:fill="FFFFFF"/>
        </w:rPr>
        <w:t xml:space="preserve">Teaching by </w:t>
      </w:r>
      <w:r>
        <w:rPr>
          <w:rFonts w:ascii="Times New Roman" w:hAnsi="Times New Roman" w:cs="Times New Roman"/>
          <w:i/>
          <w:iCs/>
          <w:sz w:val="24"/>
          <w:szCs w:val="24"/>
          <w:shd w:val="clear" w:color="auto" w:fill="FFFFFF"/>
        </w:rPr>
        <w:t>principles :</w:t>
      </w:r>
      <w:r>
        <w:rPr>
          <w:rFonts w:ascii="Times New Roman" w:hAnsi="Times New Roman" w:cs="Times New Roman"/>
          <w:i/>
          <w:iCs/>
          <w:sz w:val="24"/>
          <w:szCs w:val="24"/>
          <w:shd w:val="clear" w:color="auto" w:fill="FFFFFF"/>
        </w:rPr>
        <w:t xml:space="preserve"> An interactive approach to language pedagogy</w:t>
      </w:r>
      <w:r>
        <w:rPr>
          <w:rFonts w:ascii="Times New Roman" w:hAnsi="Times New Roman" w:cs="Times New Roman"/>
          <w:sz w:val="24"/>
          <w:szCs w:val="24"/>
          <w:shd w:val="clear" w:color="auto" w:fill="FFFFFF"/>
        </w:rPr>
        <w:t>. Longman.</w:t>
      </w:r>
    </w:p>
    <w:p w14:paraId="4315749B">
      <w:pPr>
        <w:tabs>
          <w:tab w:val="left" w:pos="2268"/>
        </w:tabs>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Creswell, J. W. (2012). </w:t>
      </w:r>
      <w:r>
        <w:rPr>
          <w:rFonts w:ascii="Times New Roman" w:hAnsi="Times New Roman" w:cs="Times New Roman"/>
          <w:i/>
          <w:iCs/>
          <w:sz w:val="24"/>
          <w:szCs w:val="24"/>
          <w:shd w:val="clear" w:color="auto" w:fill="FFFFFF"/>
        </w:rPr>
        <w:t>Educational research: Planning, conducting, and evaluating quantitative and qualitative research</w:t>
      </w:r>
      <w:r>
        <w:rPr>
          <w:rFonts w:ascii="Times New Roman" w:hAnsi="Times New Roman" w:cs="Times New Roman"/>
          <w:sz w:val="24"/>
          <w:szCs w:val="24"/>
          <w:shd w:val="clear" w:color="auto" w:fill="FFFFFF"/>
        </w:rPr>
        <w:t>. Pearson Education.</w:t>
      </w:r>
    </w:p>
    <w:p w14:paraId="29274543">
      <w:pPr>
        <w:tabs>
          <w:tab w:val="left" w:pos="2268"/>
        </w:tabs>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Creswell, J. W. (2013). </w:t>
      </w:r>
      <w:r>
        <w:rPr>
          <w:rFonts w:ascii="Times New Roman" w:hAnsi="Times New Roman" w:cs="Times New Roman"/>
          <w:i/>
          <w:iCs/>
          <w:sz w:val="24"/>
          <w:szCs w:val="24"/>
        </w:rPr>
        <w:t>Qualitative Inquiry and research design choosing among five approaches</w:t>
      </w:r>
      <w:r>
        <w:rPr>
          <w:rFonts w:ascii="Times New Roman" w:hAnsi="Times New Roman" w:cs="Times New Roman"/>
          <w:sz w:val="24"/>
          <w:szCs w:val="24"/>
        </w:rPr>
        <w:t>. Thousand Oaks, CA: Sage Publications.</w:t>
      </w:r>
    </w:p>
    <w:p w14:paraId="6298E4D8">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Diestch</w:t>
      </w:r>
      <w:r>
        <w:rPr>
          <w:rFonts w:ascii="Times New Roman" w:hAnsi="Times New Roman" w:cs="Times New Roman"/>
          <w:sz w:val="24"/>
          <w:szCs w:val="24"/>
          <w:shd w:val="clear" w:color="auto" w:fill="FFFFFF"/>
        </w:rPr>
        <w:t>, B. M. (2006). Reasoning and writing well; a rhetoric, research guide, reader, and handbook 4</w:t>
      </w:r>
      <w:r>
        <w:rPr>
          <w:rFonts w:ascii="Times New Roman" w:hAnsi="Times New Roman" w:cs="Times New Roman"/>
          <w:sz w:val="24"/>
          <w:szCs w:val="24"/>
          <w:shd w:val="clear" w:color="auto" w:fill="FFFFFF"/>
          <w:vertAlign w:val="superscript"/>
        </w:rPr>
        <w:t>th</w:t>
      </w:r>
      <w:r>
        <w:rPr>
          <w:rFonts w:ascii="Times New Roman" w:hAnsi="Times New Roman" w:cs="Times New Roman"/>
          <w:sz w:val="24"/>
          <w:szCs w:val="24"/>
          <w:shd w:val="clear" w:color="auto" w:fill="FFFFFF"/>
        </w:rPr>
        <w:t xml:space="preserve"> ed. </w:t>
      </w:r>
      <w:r>
        <w:rPr>
          <w:rFonts w:ascii="Times New Roman" w:hAnsi="Times New Roman" w:cs="Times New Roman"/>
          <w:sz w:val="24"/>
          <w:szCs w:val="24"/>
          <w:shd w:val="clear" w:color="auto" w:fill="FFFFFF"/>
        </w:rPr>
        <w:t>MCGraw-Hill</w:t>
      </w:r>
      <w:r>
        <w:rPr>
          <w:rFonts w:ascii="Times New Roman" w:hAnsi="Times New Roman" w:cs="Times New Roman"/>
          <w:sz w:val="24"/>
          <w:szCs w:val="24"/>
          <w:shd w:val="clear" w:color="auto" w:fill="FFFFFF"/>
        </w:rPr>
        <w:t>.</w:t>
      </w:r>
    </w:p>
    <w:p w14:paraId="1E901394">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Harmer, J. (2004). How to teach writing. Person Education Limited. </w:t>
      </w:r>
    </w:p>
    <w:p w14:paraId="184BD7D4">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Hartono, R. (2005). Genres of texts. </w:t>
      </w:r>
      <w:r>
        <w:rPr>
          <w:rFonts w:ascii="Times New Roman" w:hAnsi="Times New Roman" w:cs="Times New Roman"/>
          <w:i/>
          <w:iCs/>
          <w:sz w:val="24"/>
          <w:szCs w:val="24"/>
          <w:shd w:val="clear" w:color="auto" w:fill="FFFFFF"/>
        </w:rPr>
        <w:t>Semarang: English Department, Faculty of Language and Art: Semarang State University</w:t>
      </w:r>
      <w:r>
        <w:rPr>
          <w:rFonts w:ascii="Times New Roman" w:hAnsi="Times New Roman" w:cs="Times New Roman"/>
          <w:sz w:val="24"/>
          <w:szCs w:val="24"/>
          <w:shd w:val="clear" w:color="auto" w:fill="FFFFFF"/>
        </w:rPr>
        <w:t xml:space="preserve">. </w:t>
      </w:r>
      <w:r>
        <w:fldChar w:fldCharType="begin"/>
      </w:r>
      <w:r>
        <w:instrText xml:space="preserve"> HYPERLINK "https://scholar.google.com/citations" </w:instrText>
      </w:r>
      <w:r>
        <w:fldChar w:fldCharType="separate"/>
      </w:r>
      <w:r>
        <w:rPr>
          <w:rStyle w:val="5"/>
          <w:rFonts w:ascii="Times New Roman" w:hAnsi="Times New Roman" w:cs="Times New Roman"/>
          <w:color w:val="auto"/>
          <w:sz w:val="24"/>
          <w:szCs w:val="24"/>
          <w:u w:val="none"/>
          <w:shd w:val="clear" w:color="auto" w:fill="FFFFFF"/>
        </w:rPr>
        <w:t>https://scholar.google.com/citations</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30A3A94C">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Hidayah, H. (2021). Students' Writing Difficulties in Procedure Text: An Analysis Study. </w:t>
      </w:r>
      <w:r>
        <w:rPr>
          <w:rFonts w:ascii="Times New Roman" w:hAnsi="Times New Roman" w:cs="Times New Roman"/>
          <w:i/>
          <w:iCs/>
          <w:sz w:val="24"/>
          <w:szCs w:val="24"/>
          <w:shd w:val="clear" w:color="auto" w:fill="FFFFFF"/>
        </w:rPr>
        <w:t>Journal of Language, Literature, and English Teaching (JULIET)</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w:t>
      </w:r>
      <w:r>
        <w:rPr>
          <w:rFonts w:ascii="Times New Roman" w:hAnsi="Times New Roman" w:cs="Times New Roman"/>
          <w:sz w:val="24"/>
          <w:szCs w:val="24"/>
          <w:shd w:val="clear" w:color="auto" w:fill="FFFFFF"/>
        </w:rPr>
        <w:t>(1),16-22. https://garuda.kemdikbud.go.id/documents/detail/2088143</w:t>
      </w:r>
    </w:p>
    <w:p w14:paraId="11A294D1">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Hyland, K. (2019). Second language writing. Cambridge University Press.</w:t>
      </w:r>
    </w:p>
    <w:p w14:paraId="2533BEFD">
      <w:pPr>
        <w:tabs>
          <w:tab w:val="left" w:pos="1418"/>
        </w:tabs>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Knapp, P., &amp; Watkins, M. (2005). </w:t>
      </w:r>
      <w:r>
        <w:rPr>
          <w:rFonts w:ascii="Times New Roman" w:hAnsi="Times New Roman" w:cs="Times New Roman"/>
          <w:i/>
          <w:iCs/>
          <w:sz w:val="24"/>
          <w:szCs w:val="24"/>
          <w:shd w:val="clear" w:color="auto" w:fill="FFFFFF"/>
        </w:rPr>
        <w:t>Genre, text, grammar: Technologies for teaching and assessing writing</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unsw</w:t>
      </w:r>
      <w:r>
        <w:rPr>
          <w:rFonts w:ascii="Times New Roman" w:hAnsi="Times New Roman" w:cs="Times New Roman"/>
          <w:sz w:val="24"/>
          <w:szCs w:val="24"/>
          <w:shd w:val="clear" w:color="auto" w:fill="FFFFFF"/>
        </w:rPr>
        <w:t xml:space="preserve"> Press.</w:t>
      </w:r>
    </w:p>
    <w:p w14:paraId="4D32B811">
      <w:pPr>
        <w:tabs>
          <w:tab w:val="left" w:pos="1418"/>
        </w:tabs>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Linse, C. T. (2005). </w:t>
      </w:r>
      <w:r>
        <w:rPr>
          <w:rFonts w:ascii="Times New Roman" w:hAnsi="Times New Roman" w:cs="Times New Roman"/>
          <w:i/>
          <w:iCs/>
          <w:sz w:val="24"/>
          <w:szCs w:val="24"/>
          <w:shd w:val="clear" w:color="auto" w:fill="FFFFFF"/>
        </w:rPr>
        <w:t>Practical English language teaching: Young learners</w:t>
      </w:r>
      <w:r>
        <w:rPr>
          <w:rFonts w:ascii="Times New Roman" w:hAnsi="Times New Roman" w:cs="Times New Roman"/>
          <w:sz w:val="24"/>
          <w:szCs w:val="24"/>
          <w:shd w:val="clear" w:color="auto" w:fill="FFFFFF"/>
        </w:rPr>
        <w:t xml:space="preserve">. McGraw-Hill. </w:t>
      </w:r>
      <w:r>
        <w:fldChar w:fldCharType="begin"/>
      </w:r>
      <w:r>
        <w:instrText xml:space="preserve"> HYPERLINK "https://thuvienso.hoasen.edu.vn/handle/123456789/9802" </w:instrText>
      </w:r>
      <w:r>
        <w:fldChar w:fldCharType="separate"/>
      </w:r>
      <w:r>
        <w:rPr>
          <w:rStyle w:val="5"/>
          <w:rFonts w:ascii="Times New Roman" w:hAnsi="Times New Roman" w:cs="Times New Roman"/>
          <w:color w:val="auto"/>
          <w:sz w:val="24"/>
          <w:szCs w:val="24"/>
          <w:u w:val="none"/>
          <w:shd w:val="clear" w:color="auto" w:fill="FFFFFF"/>
        </w:rPr>
        <w:t>https://thuvienso.hoasen.edu.vn/handle/123456789/9802</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2DCC3AF2">
      <w:pPr>
        <w:tabs>
          <w:tab w:val="left" w:pos="1418"/>
        </w:tabs>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Miller, R. K. (2006). Motives for writing. (5</w:t>
      </w:r>
      <w:r>
        <w:rPr>
          <w:rFonts w:ascii="Times New Roman" w:hAnsi="Times New Roman" w:cs="Times New Roman"/>
          <w:sz w:val="24"/>
          <w:szCs w:val="24"/>
          <w:shd w:val="clear" w:color="auto" w:fill="FFFFFF"/>
          <w:vertAlign w:val="superscript"/>
        </w:rPr>
        <w:t>th</w:t>
      </w:r>
      <w:r>
        <w:rPr>
          <w:rFonts w:ascii="Times New Roman" w:hAnsi="Times New Roman" w:cs="Times New Roman"/>
          <w:sz w:val="24"/>
          <w:szCs w:val="24"/>
          <w:shd w:val="clear" w:color="auto" w:fill="FFFFFF"/>
        </w:rPr>
        <w:t xml:space="preserve"> Ed.) The </w:t>
      </w:r>
      <w:r>
        <w:rPr>
          <w:rFonts w:ascii="Times New Roman" w:hAnsi="Times New Roman" w:cs="Times New Roman"/>
          <w:sz w:val="24"/>
          <w:szCs w:val="24"/>
          <w:shd w:val="clear" w:color="auto" w:fill="FFFFFF"/>
        </w:rPr>
        <w:t>MCGraw-Hill</w:t>
      </w:r>
      <w:r>
        <w:rPr>
          <w:rFonts w:ascii="Times New Roman" w:hAnsi="Times New Roman" w:cs="Times New Roman"/>
          <w:sz w:val="24"/>
          <w:szCs w:val="24"/>
          <w:shd w:val="clear" w:color="auto" w:fill="FFFFFF"/>
        </w:rPr>
        <w:t xml:space="preserve"> Comp.</w:t>
      </w:r>
    </w:p>
    <w:p w14:paraId="0EFE166E">
      <w:pPr>
        <w:spacing w:line="240" w:lineRule="auto"/>
        <w:ind w:left="720" w:hanging="720"/>
        <w:jc w:val="both"/>
        <w:rPr>
          <w:rFonts w:ascii="Times New Roman" w:hAnsi="Times New Roman" w:cs="Times New Roman"/>
          <w:sz w:val="24"/>
          <w:szCs w:val="24"/>
          <w:shd w:val="clear" w:color="auto" w:fill="FFFFFF"/>
        </w:rPr>
      </w:pPr>
      <w:bookmarkStart w:id="1" w:name="_Hlk167875246"/>
      <w:r>
        <w:rPr>
          <w:rFonts w:ascii="Times New Roman" w:hAnsi="Times New Roman" w:cs="Times New Roman"/>
          <w:sz w:val="24"/>
          <w:szCs w:val="24"/>
          <w:shd w:val="clear" w:color="auto" w:fill="FFFFFF"/>
        </w:rPr>
        <w:t>Octaviana, D. W. (2016). The Causes of EFL Students’ Difficulties in Writing English. In </w:t>
      </w:r>
      <w:r>
        <w:rPr>
          <w:rFonts w:ascii="Times New Roman" w:hAnsi="Times New Roman" w:cs="Times New Roman"/>
          <w:i/>
          <w:iCs/>
          <w:sz w:val="24"/>
          <w:szCs w:val="24"/>
          <w:shd w:val="clear" w:color="auto" w:fill="FFFFFF"/>
        </w:rPr>
        <w:t>Eltic</w:t>
      </w:r>
      <w:r>
        <w:rPr>
          <w:rFonts w:ascii="Times New Roman" w:hAnsi="Times New Roman" w:cs="Times New Roman"/>
          <w:i/>
          <w:iCs/>
          <w:sz w:val="24"/>
          <w:szCs w:val="24"/>
          <w:shd w:val="clear" w:color="auto" w:fill="FFFFFF"/>
        </w:rPr>
        <w:t xml:space="preserve"> Conference</w:t>
      </w:r>
      <w:r>
        <w:rPr>
          <w:rFonts w:ascii="Times New Roman" w:hAnsi="Times New Roman" w:cs="Times New Roman"/>
          <w:sz w:val="24"/>
          <w:szCs w:val="24"/>
          <w:shd w:val="clear" w:color="auto" w:fill="FFFFFF"/>
        </w:rPr>
        <w:t xml:space="preserve"> (Vol. 1, No. 01). </w:t>
      </w:r>
      <w:r>
        <w:fldChar w:fldCharType="begin"/>
      </w:r>
      <w:r>
        <w:instrText xml:space="preserve"> HYPERLINK "https://scholar.google.com/scholar?hl=id&amp;as_sdt=0%2C5&amp;q=Octaviana%2C+D.+W.+%282016%29.+The+Causes+of+EFL+Students%25" </w:instrText>
      </w:r>
      <w:r>
        <w:fldChar w:fldCharType="separate"/>
      </w:r>
      <w:r>
        <w:rPr>
          <w:rStyle w:val="5"/>
          <w:rFonts w:ascii="Times New Roman" w:hAnsi="Times New Roman" w:cs="Times New Roman"/>
          <w:color w:val="auto"/>
          <w:sz w:val="24"/>
          <w:szCs w:val="24"/>
          <w:u w:val="none"/>
          <w:shd w:val="clear" w:color="auto" w:fill="FFFFFF"/>
        </w:rPr>
        <w:t>https://scholar.google.com/scholar?hl=id&amp;as_sdt=0%2C5&amp;q=Octaviana%2C+D.+W.+%282016%29.+The+Causes+of+EFL+Students%</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44AF3C7F">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Richard, J. C. &amp; </w:t>
      </w:r>
      <w:r>
        <w:rPr>
          <w:rFonts w:ascii="Times New Roman" w:hAnsi="Times New Roman" w:cs="Times New Roman"/>
          <w:sz w:val="24"/>
          <w:szCs w:val="24"/>
          <w:shd w:val="clear" w:color="auto" w:fill="FFFFFF"/>
        </w:rPr>
        <w:t>Renandya</w:t>
      </w:r>
      <w:r>
        <w:rPr>
          <w:rFonts w:ascii="Times New Roman" w:hAnsi="Times New Roman" w:cs="Times New Roman"/>
          <w:sz w:val="24"/>
          <w:szCs w:val="24"/>
          <w:shd w:val="clear" w:color="auto" w:fill="FFFFFF"/>
        </w:rPr>
        <w:t xml:space="preserve"> W. A (2002). </w:t>
      </w:r>
      <w:r>
        <w:rPr>
          <w:rFonts w:ascii="Times New Roman" w:hAnsi="Times New Roman" w:cs="Times New Roman"/>
          <w:i/>
          <w:iCs/>
          <w:sz w:val="24"/>
          <w:szCs w:val="24"/>
          <w:shd w:val="clear" w:color="auto" w:fill="FFFFFF"/>
        </w:rPr>
        <w:t xml:space="preserve">Methodology in language teaching. </w:t>
      </w:r>
      <w:r>
        <w:rPr>
          <w:rFonts w:ascii="Times New Roman" w:hAnsi="Times New Roman" w:cs="Times New Roman"/>
          <w:sz w:val="24"/>
          <w:szCs w:val="24"/>
          <w:shd w:val="clear" w:color="auto" w:fill="FFFFFF"/>
        </w:rPr>
        <w:t>Cambridge University Press.</w:t>
      </w:r>
    </w:p>
    <w:bookmarkEnd w:id="1"/>
    <w:p w14:paraId="11B0B95E">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Ruswinarsih</w:t>
      </w:r>
      <w:r>
        <w:rPr>
          <w:rFonts w:ascii="Times New Roman" w:hAnsi="Times New Roman" w:cs="Times New Roman"/>
          <w:sz w:val="24"/>
          <w:szCs w:val="24"/>
          <w:shd w:val="clear" w:color="auto" w:fill="FFFFFF"/>
        </w:rPr>
        <w:t xml:space="preserve">, R. (2015). The use of pictures in improving writing procedure text ability of the </w:t>
      </w:r>
      <w:r>
        <w:rPr>
          <w:rFonts w:ascii="Times New Roman" w:hAnsi="Times New Roman" w:cs="Times New Roman"/>
          <w:sz w:val="24"/>
          <w:szCs w:val="24"/>
          <w:shd w:val="clear" w:color="auto" w:fill="FFFFFF"/>
        </w:rPr>
        <w:t>first year</w:t>
      </w:r>
      <w:r>
        <w:rPr>
          <w:rFonts w:ascii="Times New Roman" w:hAnsi="Times New Roman" w:cs="Times New Roman"/>
          <w:sz w:val="24"/>
          <w:szCs w:val="24"/>
          <w:shd w:val="clear" w:color="auto" w:fill="FFFFFF"/>
        </w:rPr>
        <w:t xml:space="preserve"> students of SMPN 5 </w:t>
      </w:r>
      <w:r>
        <w:rPr>
          <w:rFonts w:ascii="Times New Roman" w:hAnsi="Times New Roman" w:cs="Times New Roman"/>
          <w:sz w:val="24"/>
          <w:szCs w:val="24"/>
          <w:shd w:val="clear" w:color="auto" w:fill="FFFFFF"/>
        </w:rPr>
        <w:t>Dumai</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Eltin</w:t>
      </w:r>
      <w:r>
        <w:rPr>
          <w:rFonts w:ascii="Times New Roman" w:hAnsi="Times New Roman" w:cs="Times New Roman"/>
          <w:i/>
          <w:iCs/>
          <w:sz w:val="24"/>
          <w:szCs w:val="24"/>
          <w:shd w:val="clear" w:color="auto" w:fill="FFFFFF"/>
        </w:rPr>
        <w:t xml:space="preserve"> Journal: Journal of English Language Teaching in Indonesia</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3</w:t>
      </w:r>
      <w:r>
        <w:rPr>
          <w:rFonts w:ascii="Times New Roman" w:hAnsi="Times New Roman" w:cs="Times New Roman"/>
          <w:sz w:val="24"/>
          <w:szCs w:val="24"/>
          <w:shd w:val="clear" w:color="auto" w:fill="FFFFFF"/>
        </w:rPr>
        <w:t xml:space="preserve">(1). </w:t>
      </w:r>
      <w:r>
        <w:fldChar w:fldCharType="begin"/>
      </w:r>
      <w:r>
        <w:instrText xml:space="preserve"> HYPERLINK "https://doi.org/10.22460/eltin.v3i1.p%25p" </w:instrText>
      </w:r>
      <w:r>
        <w:fldChar w:fldCharType="separate"/>
      </w:r>
      <w:r>
        <w:rPr>
          <w:rStyle w:val="5"/>
          <w:rFonts w:ascii="Times New Roman" w:hAnsi="Times New Roman" w:cs="Times New Roman"/>
          <w:color w:val="auto"/>
          <w:sz w:val="24"/>
          <w:szCs w:val="24"/>
          <w:u w:val="none"/>
          <w:shd w:val="clear" w:color="auto" w:fill="FFFFFF"/>
        </w:rPr>
        <w:t>https://doi.org/10.22460/eltin.v3i1.p%25p</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43C40DD6">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Sari, F. M. (2016). Internet-based materials in enhancing college students’ writing skill viewed from their creativity. </w:t>
      </w:r>
      <w:r>
        <w:rPr>
          <w:rFonts w:ascii="Times New Roman" w:hAnsi="Times New Roman" w:cs="Times New Roman"/>
          <w:i/>
          <w:iCs/>
          <w:sz w:val="24"/>
          <w:szCs w:val="24"/>
          <w:shd w:val="clear" w:color="auto" w:fill="FFFFFF"/>
        </w:rPr>
        <w:t>Teknosastik</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14</w:t>
      </w:r>
      <w:r>
        <w:rPr>
          <w:rFonts w:ascii="Times New Roman" w:hAnsi="Times New Roman" w:cs="Times New Roman"/>
          <w:sz w:val="24"/>
          <w:szCs w:val="24"/>
          <w:shd w:val="clear" w:color="auto" w:fill="FFFFFF"/>
        </w:rPr>
        <w:t xml:space="preserve">(1), 41-45. </w:t>
      </w:r>
      <w:r>
        <w:fldChar w:fldCharType="begin"/>
      </w:r>
      <w:r>
        <w:instrText xml:space="preserve"> HYPERLINK "https://doi.org/10.33365/ts.v14i1.85" </w:instrText>
      </w:r>
      <w:r>
        <w:fldChar w:fldCharType="separate"/>
      </w:r>
      <w:r>
        <w:rPr>
          <w:rStyle w:val="5"/>
          <w:rFonts w:ascii="Times New Roman" w:hAnsi="Times New Roman" w:cs="Times New Roman"/>
          <w:color w:val="auto"/>
          <w:sz w:val="24"/>
          <w:szCs w:val="24"/>
          <w:u w:val="none"/>
          <w:shd w:val="clear" w:color="auto" w:fill="FFFFFF"/>
        </w:rPr>
        <w:t>https://doi.org/10.33365/ts.v14i1.85</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5353978B">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rPr>
        <w:t>Sugiyono, (2017). Metode Penelitian Kuantitatif, Kualitatif, dan R&amp;D. Bandung: CV. Alfabeta.</w:t>
      </w:r>
    </w:p>
    <w:p w14:paraId="48E9904E">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Suryanto</w:t>
      </w:r>
      <w:r>
        <w:rPr>
          <w:rFonts w:ascii="Times New Roman" w:hAnsi="Times New Roman" w:cs="Times New Roman"/>
          <w:sz w:val="24"/>
          <w:szCs w:val="24"/>
          <w:shd w:val="clear" w:color="auto" w:fill="FFFFFF"/>
        </w:rPr>
        <w:t xml:space="preserve">, R. (2020). Difficulties in Writing Procedure Text Experienced by Second Graders of SMA Purnama 2 Kota Jambi (Doctoral dissertation, Universitas Jambi). </w:t>
      </w:r>
      <w:r>
        <w:fldChar w:fldCharType="begin"/>
      </w:r>
      <w:r>
        <w:instrText xml:space="preserve"> HYPERLINK "https://repository.unja.ac.id/id/eprint/14676" </w:instrText>
      </w:r>
      <w:r>
        <w:fldChar w:fldCharType="separate"/>
      </w:r>
      <w:r>
        <w:rPr>
          <w:rStyle w:val="5"/>
          <w:rFonts w:ascii="Times New Roman" w:hAnsi="Times New Roman" w:cs="Times New Roman"/>
          <w:color w:val="auto"/>
          <w:sz w:val="24"/>
          <w:szCs w:val="24"/>
          <w:u w:val="none"/>
          <w:shd w:val="clear" w:color="auto" w:fill="FFFFFF"/>
        </w:rPr>
        <w:t>https://repository.unja.ac.id/id/eprint/14676</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4351CDE3">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Susanti, E., Antoni, R., &amp; </w:t>
      </w:r>
      <w:r>
        <w:rPr>
          <w:rFonts w:ascii="Times New Roman" w:hAnsi="Times New Roman" w:cs="Times New Roman"/>
          <w:sz w:val="24"/>
          <w:szCs w:val="24"/>
          <w:shd w:val="clear" w:color="auto" w:fill="FFFFFF"/>
        </w:rPr>
        <w:t>Kasyulita</w:t>
      </w:r>
      <w:r>
        <w:rPr>
          <w:rFonts w:ascii="Times New Roman" w:hAnsi="Times New Roman" w:cs="Times New Roman"/>
          <w:sz w:val="24"/>
          <w:szCs w:val="24"/>
          <w:shd w:val="clear" w:color="auto" w:fill="FFFFFF"/>
        </w:rPr>
        <w:t xml:space="preserve">, E. (2015). A Study on the Students’ Writing Skill in Procedure Text at the Ninth Grade Students of SMPN 1 </w:t>
      </w:r>
      <w:r>
        <w:rPr>
          <w:rFonts w:ascii="Times New Roman" w:hAnsi="Times New Roman" w:cs="Times New Roman"/>
          <w:sz w:val="24"/>
          <w:szCs w:val="24"/>
          <w:shd w:val="clear" w:color="auto" w:fill="FFFFFF"/>
        </w:rPr>
        <w:t>Rambah</w:t>
      </w:r>
      <w:r>
        <w:rPr>
          <w:rFonts w:ascii="Times New Roman" w:hAnsi="Times New Roman" w:cs="Times New Roman"/>
          <w:sz w:val="24"/>
          <w:szCs w:val="24"/>
          <w:shd w:val="clear" w:color="auto" w:fill="FFFFFF"/>
        </w:rPr>
        <w:t xml:space="preserve"> Hilir. </w:t>
      </w:r>
      <w:r>
        <w:rPr>
          <w:rFonts w:ascii="Times New Roman" w:hAnsi="Times New Roman" w:cs="Times New Roman"/>
          <w:i/>
          <w:iCs/>
          <w:sz w:val="24"/>
          <w:szCs w:val="24"/>
          <w:shd w:val="clear" w:color="auto" w:fill="FFFFFF"/>
        </w:rPr>
        <w:t>Jurnal</w:t>
      </w:r>
      <w:r>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Ilmiah</w:t>
      </w:r>
      <w:r>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Mahasiswa</w:t>
      </w:r>
      <w:r>
        <w:rPr>
          <w:rFonts w:ascii="Times New Roman" w:hAnsi="Times New Roman" w:cs="Times New Roman"/>
          <w:i/>
          <w:iCs/>
          <w:sz w:val="24"/>
          <w:szCs w:val="24"/>
          <w:shd w:val="clear" w:color="auto" w:fill="FFFFFF"/>
        </w:rPr>
        <w:t xml:space="preserve"> FKIP Prodi Bahasa </w:t>
      </w:r>
      <w:r>
        <w:rPr>
          <w:rFonts w:ascii="Times New Roman" w:hAnsi="Times New Roman" w:cs="Times New Roman"/>
          <w:i/>
          <w:iCs/>
          <w:sz w:val="24"/>
          <w:szCs w:val="24"/>
          <w:shd w:val="clear" w:color="auto" w:fill="FFFFFF"/>
        </w:rPr>
        <w:t>Inggris</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1</w:t>
      </w:r>
      <w:r>
        <w:rPr>
          <w:rFonts w:ascii="Times New Roman" w:hAnsi="Times New Roman" w:cs="Times New Roman"/>
          <w:sz w:val="24"/>
          <w:szCs w:val="24"/>
          <w:shd w:val="clear" w:color="auto" w:fill="FFFFFF"/>
        </w:rPr>
        <w:t xml:space="preserve">(1). </w:t>
      </w:r>
      <w:r>
        <w:fldChar w:fldCharType="begin"/>
      </w:r>
      <w:r>
        <w:instrText xml:space="preserve"> HYPERLINK "http://download.garuda.kemdikbud.go.id/article.php?article=399622&amp;val=8753&amp;title=" </w:instrText>
      </w:r>
      <w:r>
        <w:fldChar w:fldCharType="separate"/>
      </w:r>
      <w:r>
        <w:rPr>
          <w:rStyle w:val="5"/>
          <w:rFonts w:ascii="Times New Roman" w:hAnsi="Times New Roman" w:cs="Times New Roman"/>
          <w:color w:val="auto"/>
          <w:sz w:val="24"/>
          <w:szCs w:val="24"/>
          <w:u w:val="none"/>
          <w:shd w:val="clear" w:color="auto" w:fill="FFFFFF"/>
        </w:rPr>
        <w:t>http://download.garuda.kemdikbud.go.id/article.php?article=399622&amp;val=8753&amp;title=</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3454573B">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Thomas, F. B. (2022). The role of purposive sampling technique as a tool for informal choices in a social Sciences in research methods. </w:t>
      </w:r>
      <w:r>
        <w:rPr>
          <w:rFonts w:ascii="Times New Roman" w:hAnsi="Times New Roman" w:cs="Times New Roman"/>
          <w:i/>
          <w:iCs/>
          <w:sz w:val="24"/>
          <w:szCs w:val="24"/>
          <w:shd w:val="clear" w:color="auto" w:fill="FFFFFF"/>
        </w:rPr>
        <w:t>Just Agriculture</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w:t>
      </w:r>
      <w:r>
        <w:rPr>
          <w:rFonts w:ascii="Times New Roman" w:hAnsi="Times New Roman" w:cs="Times New Roman"/>
          <w:sz w:val="24"/>
          <w:szCs w:val="24"/>
          <w:shd w:val="clear" w:color="auto" w:fill="FFFFFF"/>
        </w:rPr>
        <w:t xml:space="preserve">(5), 1-8. </w:t>
      </w:r>
      <w:r>
        <w:fldChar w:fldCharType="begin"/>
      </w:r>
      <w:r>
        <w:instrText xml:space="preserve"> HYPERLINK "https://justagriculture.in/files/newsletter/2022/january/47.%20The%20Role%20of%20Purposive%20Sampling%20Technique%25" </w:instrText>
      </w:r>
      <w:r>
        <w:fldChar w:fldCharType="separate"/>
      </w:r>
      <w:r>
        <w:rPr>
          <w:rStyle w:val="5"/>
          <w:rFonts w:ascii="Times New Roman" w:hAnsi="Times New Roman" w:cs="Times New Roman"/>
          <w:color w:val="auto"/>
          <w:sz w:val="24"/>
          <w:szCs w:val="24"/>
          <w:u w:val="none"/>
          <w:shd w:val="clear" w:color="auto" w:fill="FFFFFF"/>
        </w:rPr>
        <w:t>https://justagriculture.in/files/newsletter/2022/january/47.%20The%20Role%20of%20Purposive%20Sampling%20Technique%</w:t>
      </w:r>
      <w:r>
        <w:rPr>
          <w:rStyle w:val="5"/>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w:t>
      </w:r>
    </w:p>
    <w:p w14:paraId="22A33D24">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Wadirman</w:t>
      </w:r>
      <w:r>
        <w:rPr>
          <w:rFonts w:ascii="Times New Roman" w:hAnsi="Times New Roman" w:cs="Times New Roman"/>
          <w:sz w:val="24"/>
          <w:szCs w:val="24"/>
          <w:shd w:val="clear" w:color="auto" w:fill="FFFFFF"/>
        </w:rPr>
        <w:t xml:space="preserve">, A., M. B., </w:t>
      </w:r>
      <w:r>
        <w:rPr>
          <w:rFonts w:ascii="Times New Roman" w:hAnsi="Times New Roman" w:cs="Times New Roman"/>
          <w:sz w:val="24"/>
          <w:szCs w:val="24"/>
          <w:shd w:val="clear" w:color="auto" w:fill="FFFFFF"/>
        </w:rPr>
        <w:t>Jahur</w:t>
      </w:r>
      <w:r>
        <w:rPr>
          <w:rFonts w:ascii="Times New Roman" w:hAnsi="Times New Roman" w:cs="Times New Roman"/>
          <w:sz w:val="24"/>
          <w:szCs w:val="24"/>
          <w:shd w:val="clear" w:color="auto" w:fill="FFFFFF"/>
        </w:rPr>
        <w:t xml:space="preserve">, M., &amp; Sukirman D. (2008). </w:t>
      </w:r>
      <w:r>
        <w:rPr>
          <w:rFonts w:ascii="Times New Roman" w:hAnsi="Times New Roman" w:cs="Times New Roman"/>
          <w:i/>
          <w:iCs/>
          <w:sz w:val="24"/>
          <w:szCs w:val="24"/>
          <w:shd w:val="clear" w:color="auto" w:fill="FFFFFF"/>
        </w:rPr>
        <w:t xml:space="preserve">English in focus for grade VII Junior High School (SMP/MTS). </w:t>
      </w:r>
      <w:r>
        <w:rPr>
          <w:rFonts w:ascii="Times New Roman" w:hAnsi="Times New Roman" w:cs="Times New Roman"/>
          <w:sz w:val="24"/>
          <w:szCs w:val="24"/>
          <w:shd w:val="clear" w:color="auto" w:fill="FFFFFF"/>
        </w:rPr>
        <w:t xml:space="preserve">Pusat </w:t>
      </w:r>
      <w:r>
        <w:rPr>
          <w:rFonts w:ascii="Times New Roman" w:hAnsi="Times New Roman" w:cs="Times New Roman"/>
          <w:sz w:val="24"/>
          <w:szCs w:val="24"/>
          <w:shd w:val="clear" w:color="auto" w:fill="FFFFFF"/>
        </w:rPr>
        <w:t>Perbukuan</w:t>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Departemen</w:t>
      </w:r>
      <w:r>
        <w:rPr>
          <w:rFonts w:ascii="Times New Roman" w:hAnsi="Times New Roman" w:cs="Times New Roman"/>
          <w:sz w:val="24"/>
          <w:szCs w:val="24"/>
          <w:shd w:val="clear" w:color="auto" w:fill="FFFFFF"/>
        </w:rPr>
        <w:t xml:space="preserve"> Pendidikan Nasional. </w:t>
      </w:r>
    </w:p>
    <w:p w14:paraId="6B6D4539">
      <w:pPr>
        <w:spacing w:line="240" w:lineRule="auto"/>
        <w:ind w:left="720" w:hanging="72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Xiao, G., &amp; Chen, X. (2015). English academic writing difficulties of engineering students at the tertiary level in China. </w:t>
      </w:r>
      <w:r>
        <w:rPr>
          <w:rFonts w:ascii="Times New Roman" w:hAnsi="Times New Roman" w:cs="Times New Roman"/>
          <w:i/>
          <w:iCs/>
          <w:sz w:val="24"/>
          <w:szCs w:val="24"/>
          <w:shd w:val="clear" w:color="auto" w:fill="FFFFFF"/>
        </w:rPr>
        <w:t>World Transactions on Engineering and Technology Education, 13</w:t>
      </w:r>
      <w:r>
        <w:rPr>
          <w:rFonts w:ascii="Times New Roman" w:hAnsi="Times New Roman" w:cs="Times New Roman"/>
          <w:sz w:val="24"/>
          <w:szCs w:val="24"/>
          <w:shd w:val="clear" w:color="auto" w:fill="FFFFFF"/>
        </w:rPr>
        <w:t>(3), 259-263.</w:t>
      </w:r>
    </w:p>
    <w:p w14:paraId="6A3C4A0C">
      <w:pPr>
        <w:spacing w:line="240" w:lineRule="auto"/>
        <w:jc w:val="both"/>
        <w:rPr>
          <w:rFonts w:ascii="Times New Roman" w:hAnsi="Times New Roman" w:cs="Times New Roman"/>
          <w:b/>
          <w:bCs/>
          <w:sz w:val="24"/>
          <w:szCs w:val="24"/>
        </w:rPr>
      </w:pPr>
      <w:r>
        <w:rPr>
          <w:rFonts w:ascii="Times New Roman" w:hAnsi="Times New Roman" w:cs="Times New Roman"/>
          <w:sz w:val="24"/>
          <w:szCs w:val="24"/>
          <w:shd w:val="clear" w:color="auto" w:fill="FFFFFF"/>
        </w:rPr>
        <w:t>Zai, I. (2023). Students’ Difficulties in Writing Procedural Text at the Eleventh Grade Students of SMA N 1 O’O’U. </w:t>
      </w:r>
      <w:r>
        <w:rPr>
          <w:rFonts w:ascii="Times New Roman" w:hAnsi="Times New Roman" w:cs="Times New Roman"/>
          <w:i/>
          <w:iCs/>
          <w:sz w:val="24"/>
          <w:szCs w:val="24"/>
          <w:shd w:val="clear" w:color="auto" w:fill="FFFFFF"/>
        </w:rPr>
        <w:t xml:space="preserve">FAGURU: </w:t>
      </w:r>
      <w:r>
        <w:rPr>
          <w:rFonts w:ascii="Times New Roman" w:hAnsi="Times New Roman" w:cs="Times New Roman"/>
          <w:i/>
          <w:iCs/>
          <w:sz w:val="24"/>
          <w:szCs w:val="24"/>
          <w:shd w:val="clear" w:color="auto" w:fill="FFFFFF"/>
        </w:rPr>
        <w:t>Jurnal</w:t>
      </w:r>
      <w:r>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Ilmiah</w:t>
      </w:r>
      <w:r>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Mahasiswa</w:t>
      </w:r>
      <w:r>
        <w:rPr>
          <w:rFonts w:ascii="Times New Roman" w:hAnsi="Times New Roman" w:cs="Times New Roman"/>
          <w:i/>
          <w:iCs/>
          <w:sz w:val="24"/>
          <w:szCs w:val="24"/>
          <w:shd w:val="clear" w:color="auto" w:fill="FFFFFF"/>
        </w:rPr>
        <w:t xml:space="preserve"> </w:t>
      </w:r>
      <w:r>
        <w:rPr>
          <w:rFonts w:ascii="Times New Roman" w:hAnsi="Times New Roman" w:cs="Times New Roman"/>
          <w:i/>
          <w:iCs/>
          <w:sz w:val="24"/>
          <w:szCs w:val="24"/>
          <w:shd w:val="clear" w:color="auto" w:fill="FFFFFF"/>
        </w:rPr>
        <w:t>Keguruan</w:t>
      </w:r>
      <w:r>
        <w:rPr>
          <w:rFonts w:ascii="Times New Roman" w:hAnsi="Times New Roman" w:cs="Times New Roman"/>
          <w:sz w:val="24"/>
          <w:szCs w:val="24"/>
          <w:shd w:val="clear" w:color="auto" w:fill="FFFFFF"/>
        </w:rPr>
        <w:t>, </w:t>
      </w:r>
      <w:r>
        <w:rPr>
          <w:rFonts w:ascii="Times New Roman" w:hAnsi="Times New Roman" w:cs="Times New Roman"/>
          <w:i/>
          <w:iCs/>
          <w:sz w:val="24"/>
          <w:szCs w:val="24"/>
          <w:shd w:val="clear" w:color="auto" w:fill="FFFFFF"/>
        </w:rPr>
        <w:t>2</w:t>
      </w:r>
      <w:r>
        <w:rPr>
          <w:rFonts w:ascii="Times New Roman" w:hAnsi="Times New Roman" w:cs="Times New Roman"/>
          <w:sz w:val="24"/>
          <w:szCs w:val="24"/>
          <w:shd w:val="clear" w:color="auto" w:fill="FFFFFF"/>
        </w:rPr>
        <w:t>(1), 34-42.</w:t>
      </w:r>
      <w:r>
        <w:t xml:space="preserve"> </w:t>
      </w:r>
      <w:r>
        <w:fldChar w:fldCharType="begin"/>
      </w:r>
      <w:r>
        <w:instrText xml:space="preserve"> HYPERLINK "https://jurnal.uniraya.ac.id/index.php/faguru/article/view/629" </w:instrText>
      </w:r>
      <w:r>
        <w:fldChar w:fldCharType="separate"/>
      </w:r>
      <w:r>
        <w:rPr>
          <w:rStyle w:val="5"/>
          <w:rFonts w:ascii="Times New Roman" w:hAnsi="Times New Roman" w:cs="Times New Roman"/>
          <w:color w:val="auto"/>
          <w:sz w:val="24"/>
          <w:szCs w:val="24"/>
          <w:u w:val="none"/>
          <w:shd w:val="clear" w:color="auto" w:fill="FFFFFF"/>
        </w:rPr>
        <w:t>https://jurnal.uniraya.ac.id/index.php/faguru/article/view/629</w:t>
      </w:r>
      <w:r>
        <w:rPr>
          <w:rStyle w:val="5"/>
          <w:rFonts w:ascii="Times New Roman" w:hAnsi="Times New Roman" w:cs="Times New Roman"/>
          <w:color w:val="auto"/>
          <w:sz w:val="24"/>
          <w:szCs w:val="24"/>
          <w:u w:val="none"/>
          <w:shd w:val="clear" w:color="auto" w:fill="FFFFFF"/>
        </w:rPr>
        <w:fldChar w:fldCharType="end"/>
      </w:r>
    </w:p>
    <w:p w14:paraId="27D84E17">
      <w:pPr>
        <w:jc w:val="both"/>
        <w:rPr>
          <w:rFonts w:ascii="Times New Roman" w:hAnsi="Times New Roman" w:cs="Times New Roman"/>
          <w:b/>
          <w:bCs/>
          <w:sz w:val="24"/>
          <w:szCs w:val="24"/>
        </w:rPr>
      </w:pPr>
    </w:p>
    <w:sectPr>
      <w:pgSz w:w="11906" w:h="16838"/>
      <w:pgMar w:top="1701" w:right="1701" w:bottom="1701" w:left="1701" w:header="709" w:footer="709"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Pad" w:date="2026-01-01T09:19:25Z" w:initials="i">
    <w:p w14:paraId="616FD44C" w14:textId="77777777" w14:rsidR="009C144F" w14:rsidRDefault="009C144F">
      <w:pPr>
        <w:pStyle w:val="2"/>
        <w:rPr>
          <w:ins w:id="0" w:author="iPad" w:date="2026-01-01T09:20:21Z"/>
          <w:lang w:val="id-ID"/>
        </w:rPr>
      </w:pPr>
    </w:p>
    <w:p w14:paraId="78BCED47" w14:textId="77777777" w14:rsidR="009C144F" w14:rsidRDefault="009C144F">
      <w:pPr>
        <w:pStyle w:val="2"/>
        <w:rPr>
          <w:lang w:val="id-ID"/>
          <w:rPrChange w:id="1" w:author="iPad" w:date="2026-01-01T09:20:21Z">
            <w:rPr/>
          </w:rPrChange>
        </w:rPr>
      </w:pPr>
      <w:ins w:id="2" w:author="iPad" w:date="2026-01-01T09:20:21Z">
        <w:r>
          <w:rPr>
            <w:lang w:val="id-ID"/>
          </w:rPr>
          <w:t>Recommendation: refine the title to “Exploring Students’ Difficulties in Writing Procedure Texts: Insights from SMA ‘Aisyiyah 1 Palembang”</w:t>
        </w:r>
      </w:ins>
    </w:p>
  </w:comment>
  <w:comment w:id="2" w:author="iPad" w:date="2026-01-01T07:57:53Z" w:initials="i">
    <w:p w14:paraId="413EBDE4" w14:textId="77777777" w14:rsidR="009C144F" w14:rsidRDefault="009C144F">
      <w:pPr>
        <w:pStyle w:val="2"/>
        <w:rPr>
          <w:lang w:val="id-ID"/>
          <w:rPrChange w:id="3" w:author="iPad" w:date="2026-01-01T08:03:55Z">
            <w:rPr/>
          </w:rPrChange>
        </w:rPr>
      </w:pPr>
      <w:ins w:id="4" w:author="iPad" w:date="2026-01-01T08:03:55Z">
        <w:r>
          <w:rPr>
            <w:lang w:val="id-ID"/>
          </w:rPr>
          <w:t>Add more words. The abstract should be comprised by 200 to 250 words.</w:t>
        </w:r>
      </w:ins>
    </w:p>
  </w:comment>
  <w:comment w:id="3" w:author="iPad" w:date="2026-01-01T08:47:39Z" w:initials="i">
    <w:p w14:paraId="12C0BB2B" w14:textId="77777777" w14:rsidR="009C144F" w14:rsidRDefault="009C144F">
      <w:pPr>
        <w:pStyle w:val="2"/>
        <w:rPr>
          <w:ins w:id="5" w:author="iPad" w:date="2026-01-01T08:48:29Z"/>
          <w:lang w:val="id-ID"/>
        </w:rPr>
      </w:pPr>
    </w:p>
    <w:p w14:paraId="5D417DBB" w14:textId="77777777" w14:rsidR="009C144F" w14:rsidRDefault="009C144F">
      <w:pPr>
        <w:pStyle w:val="2"/>
        <w:rPr>
          <w:ins w:id="6" w:author="iPad" w:date="2026-01-01T08:48:29Z"/>
          <w:lang w:val="id-ID"/>
        </w:rPr>
      </w:pPr>
      <w:ins w:id="7" w:author="iPad" w:date="2026-01-01T08:48:29Z">
        <w:r>
          <w:rPr>
            <w:lang w:val="id-ID"/>
          </w:rPr>
          <w:t>• Rewrite to emphasize novelty (e.g., “This study highlights unique challenges faced by Indonesian tenth graders in mastering procedure text, a genre central to the national curriculum.”).</w:t>
        </w:r>
      </w:ins>
    </w:p>
    <w:p w14:paraId="4597093A" w14:textId="77777777" w14:rsidR="009C144F" w14:rsidRDefault="009C144F">
      <w:pPr>
        <w:pStyle w:val="2"/>
        <w:rPr>
          <w:lang w:val="id-ID"/>
          <w:rPrChange w:id="8" w:author="iPad" w:date="2026-01-01T08:48:29Z">
            <w:rPr/>
          </w:rPrChange>
        </w:rPr>
      </w:pPr>
      <w:ins w:id="9" w:author="iPad" w:date="2026-01-01T08:48:29Z">
        <w:r>
          <w:rPr>
            <w:lang w:val="id-ID"/>
          </w:rPr>
          <w:t>• Add pedagogical implications (how teachers can use findings).</w:t>
        </w:r>
      </w:ins>
    </w:p>
  </w:comment>
  <w:comment w:id="1" w:author="iPad" w:date="2026-01-01T08:22:27Z" w:initials="i">
    <w:p w14:paraId="4E273B91" w14:textId="77777777" w14:rsidR="009C144F" w14:rsidRDefault="009C144F">
      <w:pPr>
        <w:pStyle w:val="2"/>
        <w:rPr>
          <w:lang w:val="id-ID"/>
          <w:rPrChange w:id="10" w:author="iPad" w:date="2026-01-01T08:26:00Z">
            <w:rPr/>
          </w:rPrChange>
        </w:rPr>
      </w:pPr>
      <w:ins w:id="11" w:author="iPad" w:date="2026-01-01T08:50:08Z">
        <w:r>
          <w:rPr>
            <w:lang w:val="id-ID"/>
          </w:rPr>
          <w:t xml:space="preserve"> Highlight the importance of your research topics</w:t>
        </w:r>
      </w:ins>
    </w:p>
  </w:comment>
  <w:comment w:id="4" w:author="iPad" w:date="2026-01-01T08:40:38Z" w:initials="i">
    <w:p w14:paraId="79954458" w14:textId="77777777" w14:rsidR="009C144F" w14:rsidRDefault="009C144F">
      <w:pPr>
        <w:pStyle w:val="2"/>
        <w:rPr>
          <w:ins w:id="12" w:author="iPad" w:date="2026-01-01T08:43:05Z"/>
          <w:lang w:val="id-ID"/>
        </w:rPr>
      </w:pPr>
    </w:p>
    <w:p w14:paraId="37030076" w14:textId="77777777" w14:rsidR="009C144F" w14:rsidRDefault="009C144F">
      <w:pPr>
        <w:pStyle w:val="2"/>
        <w:rPr>
          <w:ins w:id="13" w:author="iPad" w:date="2026-01-01T08:43:05Z"/>
          <w:lang w:val="id-ID"/>
        </w:rPr>
      </w:pPr>
      <w:ins w:id="14" w:author="iPad" w:date="2026-01-01T08:43:05Z">
        <w:r>
          <w:rPr>
            <w:lang w:val="id-ID"/>
          </w:rPr>
          <w:t>Refine keywords (e.g., “Writing difficulties, Procedure text, Grammar, Writing anxiety, Indonesian EFL learners”).</w:t>
        </w:r>
      </w:ins>
    </w:p>
    <w:p w14:paraId="5C994A56" w14:textId="77777777" w14:rsidR="009C144F" w14:rsidRDefault="009C144F">
      <w:pPr>
        <w:pStyle w:val="2"/>
        <w:rPr>
          <w:lang w:val="id-ID"/>
          <w:rPrChange w:id="15" w:author="iPad" w:date="2026-01-01T08:43:05Z">
            <w:rPr/>
          </w:rPrChange>
        </w:rPr>
      </w:pPr>
      <w:ins w:id="16" w:author="iPad" w:date="2026-01-01T08:43:05Z">
        <w:r>
          <w:rPr>
            <w:lang w:val="id-ID"/>
          </w:rPr>
          <w:t>The keywords can be frashed to provide clear meanings.</w:t>
        </w:r>
      </w:ins>
    </w:p>
  </w:comment>
  <w:comment w:id="5" w:author="iPad" w:date="2026-01-01T08:39:13Z" w:initials="i">
    <w:p w14:paraId="175C6915" w14:textId="77777777" w14:rsidR="009C144F" w14:rsidRDefault="009C144F">
      <w:pPr>
        <w:pStyle w:val="2"/>
        <w:rPr>
          <w:ins w:id="17" w:author="iPad" w:date="2026-01-01T09:17:07Z"/>
          <w:lang w:val="id-ID"/>
        </w:rPr>
      </w:pPr>
    </w:p>
    <w:p w14:paraId="5267C17E" w14:textId="77777777" w14:rsidR="009C144F" w14:rsidRDefault="009C144F">
      <w:pPr>
        <w:pStyle w:val="2"/>
        <w:rPr>
          <w:ins w:id="18" w:author="iPad" w:date="2026-01-01T09:17:07Z"/>
          <w:lang w:val="id-ID"/>
        </w:rPr>
      </w:pPr>
      <w:ins w:id="19" w:author="iPad" w:date="2026-01-01T09:17:07Z">
        <w:r>
          <w:rPr>
            <w:lang w:val="id-ID"/>
          </w:rPr>
          <w:t>• Overly long and descriptive; repeats definitions of writing.</w:t>
        </w:r>
      </w:ins>
    </w:p>
    <w:p w14:paraId="2F3BEF32" w14:textId="77777777" w14:rsidR="009C144F" w14:rsidRDefault="009C144F">
      <w:pPr>
        <w:pStyle w:val="2"/>
        <w:rPr>
          <w:ins w:id="20" w:author="iPad" w:date="2026-01-01T09:17:07Z"/>
          <w:lang w:val="id-ID"/>
        </w:rPr>
      </w:pPr>
      <w:ins w:id="21" w:author="iPad" w:date="2026-01-01T09:17:07Z">
        <w:r>
          <w:rPr>
            <w:lang w:val="id-ID"/>
          </w:rPr>
          <w:t>• Lacks a clear research gap—why this study is needed beyond existing literature.</w:t>
        </w:r>
      </w:ins>
    </w:p>
    <w:p w14:paraId="00E3CC93" w14:textId="77777777" w14:rsidR="009C144F" w14:rsidRDefault="009C144F">
      <w:pPr>
        <w:pStyle w:val="2"/>
        <w:rPr>
          <w:ins w:id="22" w:author="iPad" w:date="2026-01-01T09:17:07Z"/>
          <w:lang w:val="id-ID"/>
        </w:rPr>
      </w:pPr>
      <w:ins w:id="23" w:author="iPad" w:date="2026-01-01T09:17:07Z">
        <w:r>
          <w:rPr>
            <w:lang w:val="id-ID"/>
          </w:rPr>
          <w:t>• Informal teacher interview is mentioned but not systematically integrated.</w:t>
        </w:r>
      </w:ins>
    </w:p>
    <w:p w14:paraId="410A776E" w14:textId="77777777" w14:rsidR="009C144F" w14:rsidRDefault="009C144F">
      <w:pPr>
        <w:pStyle w:val="2"/>
        <w:rPr>
          <w:ins w:id="24" w:author="iPad" w:date="2026-01-01T09:17:07Z"/>
          <w:lang w:val="id-ID"/>
        </w:rPr>
      </w:pPr>
      <w:ins w:id="25" w:author="iPad" w:date="2026-01-01T09:17:07Z">
        <w:r>
          <w:rPr>
            <w:lang w:val="id-ID"/>
          </w:rPr>
          <w:t>• Shorten background; focus on procedure text as the unique challenge.</w:t>
        </w:r>
      </w:ins>
    </w:p>
    <w:p w14:paraId="3C479D7D" w14:textId="77777777" w14:rsidR="009C144F" w14:rsidRDefault="009C144F">
      <w:pPr>
        <w:pStyle w:val="2"/>
        <w:rPr>
          <w:ins w:id="26" w:author="iPad" w:date="2026-01-01T09:17:07Z"/>
          <w:lang w:val="id-ID"/>
        </w:rPr>
      </w:pPr>
      <w:ins w:id="27" w:author="iPad" w:date="2026-01-01T09:17:07Z">
        <w:r>
          <w:rPr>
            <w:lang w:val="id-ID"/>
          </w:rPr>
          <w:t>• Explicitly state the gap: “While prior studies examined general writing difficulties, few have focused on procedure text within Indonesian high schools.”</w:t>
        </w:r>
      </w:ins>
    </w:p>
    <w:p w14:paraId="647ACA6B" w14:textId="77777777" w14:rsidR="009C144F" w14:rsidRDefault="009C144F">
      <w:pPr>
        <w:pStyle w:val="2"/>
        <w:rPr>
          <w:ins w:id="28" w:author="iPad" w:date="2026-01-01T09:17:07Z"/>
          <w:lang w:val="id-ID"/>
        </w:rPr>
      </w:pPr>
      <w:ins w:id="29" w:author="iPad" w:date="2026-01-01T09:17:07Z">
        <w:r>
          <w:rPr>
            <w:lang w:val="id-ID"/>
          </w:rPr>
          <w:t>• Strengthen rationale with curriculum references and local context.</w:t>
        </w:r>
      </w:ins>
    </w:p>
    <w:p w14:paraId="190FC0B4" w14:textId="77777777" w14:rsidR="009C144F" w14:rsidRDefault="009C144F">
      <w:pPr>
        <w:pStyle w:val="2"/>
        <w:rPr>
          <w:lang w:val="id-ID"/>
          <w:rPrChange w:id="30" w:author="iPad" w:date="2026-01-01T08:39:46Z">
            <w:rPr/>
          </w:rPrChange>
        </w:rPr>
      </w:pPr>
    </w:p>
  </w:comment>
  <w:comment w:id="6" w:author="iPad" w:date="2026-01-01T08:52:55Z" w:initials="i">
    <w:p w14:paraId="311E3F54" w14:textId="77777777" w14:rsidR="009C144F" w14:rsidRDefault="009C144F">
      <w:pPr>
        <w:pStyle w:val="2"/>
        <w:rPr>
          <w:ins w:id="31" w:author="iPad" w:date="2026-01-01T08:55:37Z"/>
          <w:lang w:val="id-ID"/>
        </w:rPr>
      </w:pPr>
    </w:p>
    <w:p w14:paraId="2B144A2B" w14:textId="77777777" w14:rsidR="009C144F" w14:rsidRDefault="009C144F">
      <w:pPr>
        <w:pStyle w:val="2"/>
        <w:rPr>
          <w:ins w:id="32" w:author="iPad" w:date="2026-01-01T08:55:37Z"/>
          <w:lang w:val="id-ID"/>
        </w:rPr>
      </w:pPr>
      <w:ins w:id="33" w:author="iPad" w:date="2026-01-01T08:55:37Z">
        <w:r>
          <w:rPr>
            <w:lang w:val="id-ID"/>
          </w:rPr>
          <w:t>• Overuse of Creswell and Sugiyono citations without clear application.</w:t>
        </w:r>
      </w:ins>
    </w:p>
    <w:p w14:paraId="02302089" w14:textId="77777777" w14:rsidR="009C144F" w14:rsidRDefault="009C144F">
      <w:pPr>
        <w:pStyle w:val="2"/>
        <w:rPr>
          <w:ins w:id="34" w:author="iPad" w:date="2026-01-01T08:55:37Z"/>
          <w:lang w:val="id-ID"/>
        </w:rPr>
      </w:pPr>
      <w:ins w:id="35" w:author="iPad" w:date="2026-01-01T08:55:37Z">
        <w:r>
          <w:rPr>
            <w:lang w:val="id-ID"/>
          </w:rPr>
          <w:t>• Sampling description is confusing (purposeful vs. homogeneous sampling).</w:t>
        </w:r>
      </w:ins>
    </w:p>
    <w:p w14:paraId="3081D404" w14:textId="77777777" w14:rsidR="009C144F" w14:rsidRDefault="009C144F">
      <w:pPr>
        <w:pStyle w:val="2"/>
        <w:rPr>
          <w:ins w:id="36" w:author="iPad" w:date="2026-01-01T08:55:37Z"/>
          <w:lang w:val="id-ID"/>
        </w:rPr>
      </w:pPr>
      <w:ins w:id="37" w:author="iPad" w:date="2026-01-01T08:55:37Z">
        <w:r>
          <w:rPr>
            <w:lang w:val="id-ID"/>
          </w:rPr>
          <w:t>• Only seven participants—needs justification for case study validity.</w:t>
        </w:r>
      </w:ins>
    </w:p>
    <w:p w14:paraId="0110C357" w14:textId="77777777" w14:rsidR="009C144F" w14:rsidRDefault="009C144F">
      <w:pPr>
        <w:pStyle w:val="2"/>
        <w:rPr>
          <w:ins w:id="38" w:author="iPad" w:date="2026-01-01T08:55:37Z"/>
          <w:lang w:val="id-ID"/>
        </w:rPr>
      </w:pPr>
      <w:ins w:id="39" w:author="iPad" w:date="2026-01-01T08:55:37Z">
        <w:r>
          <w:rPr>
            <w:lang w:val="id-ID"/>
          </w:rPr>
          <w:t>• Interview process lacks detail (e.g., sample questions, duration, language used).</w:t>
        </w:r>
      </w:ins>
    </w:p>
    <w:p w14:paraId="6E1A739C" w14:textId="77777777" w14:rsidR="009C144F" w14:rsidRDefault="009C144F">
      <w:pPr>
        <w:pStyle w:val="2"/>
        <w:rPr>
          <w:ins w:id="40" w:author="iPad" w:date="2026-01-01T08:55:37Z"/>
          <w:lang w:val="id-ID"/>
        </w:rPr>
      </w:pPr>
    </w:p>
    <w:p w14:paraId="0310CF8A" w14:textId="77777777" w14:rsidR="009C144F" w14:rsidRDefault="009C144F">
      <w:pPr>
        <w:pStyle w:val="2"/>
        <w:rPr>
          <w:ins w:id="41" w:author="iPad" w:date="2026-01-01T08:55:37Z"/>
          <w:lang w:val="id-ID"/>
        </w:rPr>
      </w:pPr>
      <w:ins w:id="42" w:author="iPad" w:date="2026-01-01T08:55:37Z">
        <w:r>
          <w:rPr>
            <w:lang w:val="id-ID"/>
          </w:rPr>
          <w:t>• Recommendations:</w:t>
        </w:r>
      </w:ins>
    </w:p>
    <w:p w14:paraId="2FCB3B46" w14:textId="77777777" w14:rsidR="009C144F" w14:rsidRDefault="009C144F">
      <w:pPr>
        <w:pStyle w:val="2"/>
        <w:rPr>
          <w:ins w:id="43" w:author="iPad" w:date="2026-01-01T08:55:37Z"/>
          <w:lang w:val="id-ID"/>
        </w:rPr>
      </w:pPr>
      <w:ins w:id="44" w:author="iPad" w:date="2026-01-01T08:55:37Z">
        <w:r>
          <w:rPr>
            <w:lang w:val="id-ID"/>
          </w:rPr>
          <w:t>• Clarify why seven students are sufficient (case study depth, not generalization).</w:t>
        </w:r>
      </w:ins>
    </w:p>
    <w:p w14:paraId="4B759F9C" w14:textId="77777777" w14:rsidR="009C144F" w14:rsidRDefault="009C144F">
      <w:pPr>
        <w:pStyle w:val="2"/>
        <w:rPr>
          <w:ins w:id="45" w:author="iPad" w:date="2026-01-01T08:55:37Z"/>
          <w:lang w:val="id-ID"/>
        </w:rPr>
      </w:pPr>
      <w:ins w:id="46" w:author="iPad" w:date="2026-01-01T08:55:37Z">
        <w:r>
          <w:rPr>
            <w:lang w:val="id-ID"/>
          </w:rPr>
          <w:t>• Provide interview protocol (themes/questions).</w:t>
        </w:r>
      </w:ins>
    </w:p>
    <w:p w14:paraId="32702B1E" w14:textId="77777777" w14:rsidR="009C144F" w14:rsidRDefault="009C144F">
      <w:pPr>
        <w:pStyle w:val="2"/>
        <w:rPr>
          <w:ins w:id="47" w:author="iPad" w:date="2026-01-01T08:55:37Z"/>
          <w:lang w:val="id-ID"/>
        </w:rPr>
      </w:pPr>
      <w:ins w:id="48" w:author="iPad" w:date="2026-01-01T08:55:37Z">
        <w:r>
          <w:rPr>
            <w:lang w:val="id-ID"/>
          </w:rPr>
          <w:t>• Explain data analysis steps more clearly (coding, thematic analysis process).</w:t>
        </w:r>
      </w:ins>
    </w:p>
    <w:p w14:paraId="74A54396" w14:textId="77777777" w14:rsidR="009C144F" w14:rsidRDefault="009C144F">
      <w:pPr>
        <w:pStyle w:val="2"/>
        <w:rPr>
          <w:lang w:val="id-ID"/>
          <w:rPrChange w:id="49" w:author="iPad" w:date="2026-01-01T08:52:58Z">
            <w:rPr/>
          </w:rPrChange>
        </w:rPr>
      </w:pPr>
      <w:ins w:id="50" w:author="iPad" w:date="2026-01-01T08:55:37Z">
        <w:r>
          <w:rPr>
            <w:lang w:val="id-ID"/>
          </w:rPr>
          <w:t>• Avoid redundant citations; focus on how methods were applied.</w:t>
        </w:r>
      </w:ins>
    </w:p>
  </w:comment>
  <w:comment w:id="7" w:author="iPad" w:date="2026-01-01T09:07:57Z" w:initials="i">
    <w:p w14:paraId="781521CA" w14:textId="77777777" w14:rsidR="009C144F" w14:rsidRDefault="009C144F">
      <w:pPr>
        <w:pStyle w:val="2"/>
        <w:rPr>
          <w:ins w:id="51" w:author="iPad" w:date="2026-01-01T09:09:21Z"/>
          <w:lang w:val="id-ID"/>
        </w:rPr>
      </w:pPr>
    </w:p>
    <w:p w14:paraId="5FE9BD75" w14:textId="77777777" w14:rsidR="009C144F" w14:rsidRDefault="009C144F">
      <w:pPr>
        <w:pStyle w:val="2"/>
        <w:rPr>
          <w:ins w:id="52" w:author="iPad" w:date="2026-01-01T09:09:21Z"/>
          <w:lang w:val="id-ID"/>
        </w:rPr>
      </w:pPr>
      <w:ins w:id="53" w:author="iPad" w:date="2026-01-01T09:09:21Z">
        <w:r>
          <w:rPr>
            <w:lang w:val="id-ID"/>
          </w:rPr>
          <w:t>• Table 4.1.1 is useful but inconsistent (e.g., “Lack of Motivation” listed but later dismissed).</w:t>
        </w:r>
      </w:ins>
    </w:p>
    <w:p w14:paraId="334C9A54" w14:textId="77777777" w14:rsidR="009C144F" w14:rsidRDefault="009C144F">
      <w:pPr>
        <w:pStyle w:val="2"/>
        <w:rPr>
          <w:ins w:id="54" w:author="iPad" w:date="2026-01-01T09:09:21Z"/>
          <w:lang w:val="id-ID"/>
        </w:rPr>
      </w:pPr>
      <w:ins w:id="55" w:author="iPad" w:date="2026-01-01T09:09:21Z">
        <w:r>
          <w:rPr>
            <w:lang w:val="id-ID"/>
          </w:rPr>
          <w:t>• Quotes from students are presented but not deeply analyzed.</w:t>
        </w:r>
      </w:ins>
    </w:p>
    <w:p w14:paraId="6F991F7A" w14:textId="77777777" w14:rsidR="009C144F" w14:rsidRDefault="009C144F">
      <w:pPr>
        <w:pStyle w:val="2"/>
        <w:rPr>
          <w:ins w:id="56" w:author="iPad" w:date="2026-01-01T09:09:21Z"/>
          <w:lang w:val="id-ID"/>
        </w:rPr>
      </w:pPr>
      <w:ins w:id="57" w:author="iPad" w:date="2026-01-01T09:09:21Z">
        <w:r>
          <w:rPr>
            <w:lang w:val="id-ID"/>
          </w:rPr>
          <w:t>• Findings overlap with existing literature without highlighting unique insights.</w:t>
        </w:r>
      </w:ins>
    </w:p>
    <w:p w14:paraId="54CD4D8D" w14:textId="77777777" w14:rsidR="009C144F" w14:rsidRDefault="009C144F">
      <w:pPr>
        <w:pStyle w:val="2"/>
        <w:rPr>
          <w:ins w:id="58" w:author="iPad" w:date="2026-01-01T09:09:21Z"/>
          <w:lang w:val="id-ID"/>
        </w:rPr>
      </w:pPr>
      <w:ins w:id="59" w:author="iPad" w:date="2026-01-01T09:09:21Z">
        <w:r>
          <w:rPr>
            <w:lang w:val="id-ID"/>
          </w:rPr>
          <w:t>• Revise table for clarity (remove “Lack of Motivation” if not supported).</w:t>
        </w:r>
      </w:ins>
    </w:p>
    <w:p w14:paraId="79F410C6" w14:textId="77777777" w14:rsidR="009C144F" w14:rsidRDefault="009C144F">
      <w:pPr>
        <w:pStyle w:val="2"/>
        <w:rPr>
          <w:ins w:id="60" w:author="iPad" w:date="2026-01-01T09:09:21Z"/>
          <w:lang w:val="id-ID"/>
        </w:rPr>
      </w:pPr>
      <w:ins w:id="61" w:author="iPad" w:date="2026-01-01T09:09:21Z">
        <w:r>
          <w:rPr>
            <w:lang w:val="id-ID"/>
          </w:rPr>
          <w:t>• Provide deeper thematic analysis—how grammar issues specifically affect procedure text writing (e.g., sequencing steps, imperative verbs).</w:t>
        </w:r>
      </w:ins>
    </w:p>
    <w:p w14:paraId="16E4A52D" w14:textId="77777777" w14:rsidR="009C144F" w14:rsidRDefault="009C144F">
      <w:pPr>
        <w:pStyle w:val="2"/>
        <w:rPr>
          <w:lang w:val="id-ID"/>
          <w:rPrChange w:id="62" w:author="iPad" w:date="2026-01-01T09:08:11Z">
            <w:rPr/>
          </w:rPrChange>
        </w:rPr>
      </w:pPr>
      <w:ins w:id="63" w:author="iPad" w:date="2026-01-01T09:09:21Z">
        <w:r>
          <w:rPr>
            <w:lang w:val="id-ID"/>
          </w:rPr>
          <w:t>• Connect findings to pedagogical strategies (e.g., scaffolding, vocabulary support, confidence-building activities).</w:t>
        </w:r>
      </w:ins>
    </w:p>
  </w:comment>
  <w:comment w:id="8" w:author="iPad" w:date="2026-01-01T09:03:31Z" w:initials="i">
    <w:p w14:paraId="29C1D1C3" w14:textId="77777777" w14:rsidR="009C144F" w14:rsidRDefault="009C144F">
      <w:pPr>
        <w:pStyle w:val="2"/>
        <w:rPr>
          <w:ins w:id="64" w:author="iPad" w:date="2026-01-01T09:05:10Z"/>
          <w:lang w:val="id-ID"/>
        </w:rPr>
      </w:pPr>
    </w:p>
    <w:p w14:paraId="09D4E5B3" w14:textId="77777777" w14:rsidR="009C144F" w14:rsidRDefault="009C144F">
      <w:pPr>
        <w:pStyle w:val="2"/>
        <w:rPr>
          <w:ins w:id="65" w:author="iPad" w:date="2026-01-01T09:05:10Z"/>
          <w:lang w:val="id-ID"/>
        </w:rPr>
      </w:pPr>
      <w:ins w:id="66" w:author="iPad" w:date="2026-01-01T09:05:10Z">
        <w:r>
          <w:rPr>
            <w:lang w:val="id-ID"/>
          </w:rPr>
          <w:t>• Mostly repeats findings and literature without synthesis.</w:t>
        </w:r>
      </w:ins>
    </w:p>
    <w:p w14:paraId="4F5AE2DE" w14:textId="77777777" w14:rsidR="009C144F" w14:rsidRDefault="009C144F">
      <w:pPr>
        <w:pStyle w:val="2"/>
        <w:rPr>
          <w:ins w:id="67" w:author="iPad" w:date="2026-01-01T09:05:10Z"/>
          <w:lang w:val="id-ID"/>
        </w:rPr>
      </w:pPr>
      <w:ins w:id="68" w:author="iPad" w:date="2026-01-01T09:05:10Z">
        <w:r>
          <w:rPr>
            <w:lang w:val="id-ID"/>
          </w:rPr>
          <w:t>• Limited critical engagement with theories (e.g., writing anxiety, sociocultural factors).</w:t>
        </w:r>
      </w:ins>
    </w:p>
    <w:p w14:paraId="515CAB1E" w14:textId="77777777" w14:rsidR="009C144F" w14:rsidRDefault="009C144F">
      <w:pPr>
        <w:pStyle w:val="2"/>
        <w:rPr>
          <w:ins w:id="69" w:author="iPad" w:date="2026-01-01T09:05:10Z"/>
          <w:lang w:val="id-ID"/>
        </w:rPr>
      </w:pPr>
      <w:ins w:id="70" w:author="iPad" w:date="2026-01-01T09:05:10Z">
        <w:r>
          <w:rPr>
            <w:lang w:val="id-ID"/>
          </w:rPr>
          <w:t>• No clear implications for teaching practice.</w:t>
        </w:r>
      </w:ins>
    </w:p>
    <w:p w14:paraId="5BC4A04F" w14:textId="77777777" w14:rsidR="009C144F" w14:rsidRDefault="009C144F">
      <w:pPr>
        <w:pStyle w:val="2"/>
        <w:rPr>
          <w:ins w:id="71" w:author="iPad" w:date="2026-01-01T09:05:10Z"/>
          <w:lang w:val="id-ID"/>
        </w:rPr>
      </w:pPr>
      <w:ins w:id="72" w:author="iPad" w:date="2026-01-01T09:05:10Z">
        <w:r>
          <w:rPr>
            <w:lang w:val="id-ID"/>
          </w:rPr>
          <w:t>• Strengthen link between findings and theory (e.g., how writing anxiety aligns with Krashen’s affective filter hypothesis).</w:t>
        </w:r>
      </w:ins>
    </w:p>
    <w:p w14:paraId="0012A504" w14:textId="77777777" w14:rsidR="009C144F" w14:rsidRDefault="009C144F">
      <w:pPr>
        <w:pStyle w:val="2"/>
        <w:rPr>
          <w:ins w:id="73" w:author="iPad" w:date="2026-01-01T09:05:10Z"/>
          <w:lang w:val="id-ID"/>
        </w:rPr>
      </w:pPr>
      <w:ins w:id="74" w:author="iPad" w:date="2026-01-01T09:05:10Z">
        <w:r>
          <w:rPr>
            <w:lang w:val="id-ID"/>
          </w:rPr>
          <w:t>• Discuss practical implications: how teachers can address grammar, mechanics, and confidence issues in classroom practice.</w:t>
        </w:r>
      </w:ins>
    </w:p>
    <w:p w14:paraId="7DAD3C63" w14:textId="77777777" w14:rsidR="009C144F" w14:rsidRDefault="009C144F">
      <w:pPr>
        <w:pStyle w:val="2"/>
        <w:rPr>
          <w:lang w:val="id-ID"/>
          <w:rPrChange w:id="75" w:author="iPad" w:date="2026-01-01T09:03:42Z">
            <w:rPr/>
          </w:rPrChange>
        </w:rPr>
      </w:pPr>
      <w:ins w:id="76" w:author="iPad" w:date="2026-01-01T09:05:10Z">
        <w:r>
          <w:rPr>
            <w:lang w:val="id-ID"/>
          </w:rPr>
          <w:t>• Highlight novel contribution: procedure text as a genre requiring sequencing and clarity, which intensifies grammar and structure challenges.</w:t>
        </w:r>
      </w:ins>
    </w:p>
  </w:comment>
  <w:comment w:id="9" w:author="iPad" w:date="2026-01-01T09:00:53Z" w:initials="i">
    <w:p w14:paraId="3AE0C755" w14:textId="77777777" w14:rsidR="009C144F" w14:rsidRDefault="009C144F">
      <w:pPr>
        <w:pStyle w:val="2"/>
        <w:rPr>
          <w:ins w:id="77" w:author="iPad" w:date="2026-01-01T09:02:25Z"/>
          <w:lang w:val="id-ID"/>
        </w:rPr>
      </w:pPr>
    </w:p>
    <w:p w14:paraId="287CEDB0" w14:textId="77777777" w14:rsidR="009C144F" w14:rsidRDefault="009C144F">
      <w:pPr>
        <w:pStyle w:val="2"/>
        <w:rPr>
          <w:ins w:id="78" w:author="iPad" w:date="2026-01-01T09:02:25Z"/>
          <w:lang w:val="id-ID"/>
        </w:rPr>
      </w:pPr>
      <w:ins w:id="79" w:author="iPad" w:date="2026-01-01T09:02:25Z">
        <w:r>
          <w:rPr>
            <w:lang w:val="id-ID"/>
          </w:rPr>
          <w:t>• Merely restates findings.</w:t>
        </w:r>
      </w:ins>
    </w:p>
    <w:p w14:paraId="56351C72" w14:textId="77777777" w14:rsidR="009C144F" w14:rsidRDefault="009C144F">
      <w:pPr>
        <w:pStyle w:val="2"/>
        <w:rPr>
          <w:ins w:id="80" w:author="iPad" w:date="2026-01-01T09:02:25Z"/>
          <w:lang w:val="id-ID"/>
        </w:rPr>
      </w:pPr>
      <w:ins w:id="81" w:author="iPad" w:date="2026-01-01T09:02:25Z">
        <w:r>
          <w:rPr>
            <w:lang w:val="id-ID"/>
          </w:rPr>
          <w:t>• No recommendations for teachers, curriculum designers, or future research.</w:t>
        </w:r>
      </w:ins>
    </w:p>
    <w:p w14:paraId="2DADD852" w14:textId="77777777" w14:rsidR="009C144F" w14:rsidRDefault="009C144F">
      <w:pPr>
        <w:pStyle w:val="2"/>
        <w:rPr>
          <w:ins w:id="82" w:author="iPad" w:date="2026-01-01T09:02:25Z"/>
          <w:lang w:val="id-ID"/>
        </w:rPr>
      </w:pPr>
      <w:ins w:id="83" w:author="iPad" w:date="2026-01-01T09:02:25Z">
        <w:r>
          <w:rPr>
            <w:lang w:val="id-ID"/>
          </w:rPr>
          <w:t>• Add pedagogical recommendations (e.g., use of visual aids, scaffolding, peer review).</w:t>
        </w:r>
      </w:ins>
    </w:p>
    <w:p w14:paraId="2E3204CE" w14:textId="77777777" w14:rsidR="009C144F" w14:rsidRDefault="009C144F">
      <w:pPr>
        <w:pStyle w:val="2"/>
        <w:rPr>
          <w:ins w:id="84" w:author="iPad" w:date="2026-01-01T09:02:25Z"/>
          <w:lang w:val="id-ID"/>
        </w:rPr>
      </w:pPr>
      <w:ins w:id="85" w:author="iPad" w:date="2026-01-01T09:02:25Z">
        <w:r>
          <w:rPr>
            <w:lang w:val="id-ID"/>
          </w:rPr>
          <w:t>• Suggest future research (larger sample, experimental design, integration of digital tools).</w:t>
        </w:r>
      </w:ins>
    </w:p>
    <w:p w14:paraId="16CD347B" w14:textId="77777777" w14:rsidR="009C144F" w14:rsidRDefault="009C144F">
      <w:pPr>
        <w:pStyle w:val="2"/>
        <w:rPr>
          <w:lang w:val="id-ID"/>
          <w:rPrChange w:id="86" w:author="iPad" w:date="2026-01-01T09:00:58Z">
            <w:rPr/>
          </w:rPrChange>
        </w:rPr>
      </w:pPr>
      <w:ins w:id="87" w:author="iPad" w:date="2026-01-01T09:02:25Z">
        <w:r>
          <w:rPr>
            <w:lang w:val="id-ID"/>
          </w:rPr>
          <w:t>• Emphasize contribution: “This study provides localized insights into EFL learners’ struggles with procedure text, informing targeted interventions.”</w:t>
        </w:r>
      </w:ins>
    </w:p>
  </w:comment>
  <w:comment w:id="10" w:author="iPad" w:date="2026-01-01T09:11:04Z" w:initials="i">
    <w:p w14:paraId="6B9BBACB" w14:textId="77777777" w14:rsidR="009C144F" w14:rsidRDefault="009C144F">
      <w:pPr>
        <w:pStyle w:val="2"/>
        <w:rPr>
          <w:ins w:id="88" w:author="iPad" w:date="2026-01-01T09:12:33Z"/>
          <w:lang w:val="id-ID"/>
        </w:rPr>
      </w:pPr>
    </w:p>
    <w:p w14:paraId="0C14664C" w14:textId="77777777" w14:rsidR="009C144F" w14:rsidRDefault="009C144F">
      <w:pPr>
        <w:pStyle w:val="2"/>
        <w:rPr>
          <w:ins w:id="89" w:author="iPad" w:date="2026-01-01T09:12:33Z"/>
          <w:lang w:val="id-ID"/>
        </w:rPr>
      </w:pPr>
      <w:ins w:id="90" w:author="iPad" w:date="2026-01-01T09:12:33Z">
        <w:r>
          <w:rPr>
            <w:lang w:val="id-ID"/>
          </w:rPr>
          <w:t>• Inconsistent formatting (APA style not fully followed).</w:t>
        </w:r>
      </w:ins>
    </w:p>
    <w:p w14:paraId="4464711C" w14:textId="77777777" w14:rsidR="009C144F" w14:rsidRDefault="009C144F">
      <w:pPr>
        <w:pStyle w:val="2"/>
        <w:rPr>
          <w:ins w:id="91" w:author="iPad" w:date="2026-01-01T09:12:33Z"/>
          <w:lang w:val="id-ID"/>
        </w:rPr>
      </w:pPr>
      <w:ins w:id="92" w:author="iPad" w:date="2026-01-01T09:12:33Z">
        <w:r>
          <w:rPr>
            <w:lang w:val="id-ID"/>
          </w:rPr>
          <w:t>• Some references incomplete (missing page numbers, broken links).</w:t>
        </w:r>
      </w:ins>
    </w:p>
    <w:p w14:paraId="67D59DDD" w14:textId="77777777" w14:rsidR="009C144F" w14:rsidRDefault="009C144F">
      <w:pPr>
        <w:pStyle w:val="2"/>
        <w:rPr>
          <w:ins w:id="93" w:author="iPad" w:date="2026-01-01T09:12:33Z"/>
          <w:lang w:val="id-ID"/>
        </w:rPr>
      </w:pPr>
      <w:ins w:id="94" w:author="iPad" w:date="2026-01-01T09:12:33Z">
        <w:r>
          <w:rPr>
            <w:lang w:val="id-ID"/>
          </w:rPr>
          <w:t>• Over-reliance on older sources (2003–2010); limited recent studies.</w:t>
        </w:r>
      </w:ins>
    </w:p>
    <w:p w14:paraId="27C28765" w14:textId="77777777" w14:rsidR="009C144F" w14:rsidRDefault="009C144F">
      <w:pPr>
        <w:pStyle w:val="2"/>
        <w:rPr>
          <w:ins w:id="95" w:author="iPad" w:date="2026-01-01T09:12:33Z"/>
          <w:lang w:val="id-ID"/>
        </w:rPr>
      </w:pPr>
      <w:ins w:id="96" w:author="iPad" w:date="2026-01-01T09:12:33Z">
        <w:r>
          <w:rPr>
            <w:lang w:val="id-ID"/>
          </w:rPr>
          <w:t>• Revise to APA 7th edition format.</w:t>
        </w:r>
      </w:ins>
    </w:p>
    <w:p w14:paraId="56061B10" w14:textId="77777777" w14:rsidR="009C144F" w14:rsidRDefault="009C144F">
      <w:pPr>
        <w:pStyle w:val="2"/>
        <w:rPr>
          <w:ins w:id="97" w:author="iPad" w:date="2026-01-01T09:12:33Z"/>
          <w:lang w:val="id-ID"/>
        </w:rPr>
      </w:pPr>
      <w:ins w:id="98" w:author="iPad" w:date="2026-01-01T09:12:33Z">
        <w:r>
          <w:rPr>
            <w:lang w:val="id-ID"/>
          </w:rPr>
          <w:t>• Update with recent literature (2018–2024) on writing difficulties and EFL pedagogy.</w:t>
        </w:r>
      </w:ins>
    </w:p>
    <w:p w14:paraId="31A663C1" w14:textId="77777777" w14:rsidR="009C144F" w14:rsidRDefault="009C144F">
      <w:pPr>
        <w:pStyle w:val="2"/>
        <w:rPr>
          <w:lang w:val="id-ID"/>
          <w:rPrChange w:id="99" w:author="iPad" w:date="2026-01-01T09:11:08Z">
            <w:rPr/>
          </w:rPrChange>
        </w:rPr>
      </w:pPr>
      <w:ins w:id="100" w:author="iPad" w:date="2026-01-01T09:12:33Z">
        <w:r>
          <w:rPr>
            <w:lang w:val="id-ID"/>
          </w:rPr>
          <w:t>• Ensure URLs are functional and properly cited.</w:t>
        </w:r>
      </w:ins>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8BCED47" w15:done="0"/>
  <w15:commentEx w15:paraId="413EBDE4" w15:done="0"/>
  <w15:commentEx w15:paraId="4597093A" w15:done="0"/>
  <w15:commentEx w15:paraId="4E273B91" w15:done="0"/>
  <w15:commentEx w15:paraId="5C994A56" w15:done="0"/>
  <w15:commentEx w15:paraId="190FC0B4" w15:done="0"/>
  <w15:commentEx w15:paraId="74A54396" w15:done="0"/>
  <w15:commentEx w15:paraId="16E4A52D" w15:done="0"/>
  <w15:commentEx w15:paraId="7DAD3C63" w15:done="0"/>
  <w15:commentEx w15:paraId="16CD347B" w15:done="0"/>
  <w15:commentEx w15:paraId="31A663C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Consolas">
    <w:panose1 w:val="020B0609020204030204"/>
    <w:charset w:val="00"/>
    <w:family w:val="modern"/>
    <w:pitch w:val="default"/>
    <w:sig w:usb0="00000000" w:usb1="00000000" w:usb2="00000001" w:usb3="00000000" w:csb0="0000019F" w:csb1="00000000"/>
  </w:font>
  <w:font w:name="Calibri Light">
    <w:panose1 w:val="020F0302020204030204"/>
    <w:charset w:val="00"/>
    <w:family w:val="swiss"/>
    <w:pitch w:val="default"/>
    <w:sig w:usb0="00000000" w:usb1="00000000" w:usb2="00000009" w:usb3="00000000" w:csb0="000001FF" w:csb1="00000000"/>
  </w:font>
  <w:font w:name="等线">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none"/>
    </w:rPr>
  </w:style>
  <w:style w:type="character" w:default="1" w:styleId="4">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annotation text"/>
    <w:basedOn w:val="1"/>
    <w:unhideWhenUsed/>
    <w:uiPriority w:val="99"/>
    <w:pPr>
      <w:jc w:val="left"/>
    </w:pPr>
  </w:style>
  <w:style w:type="paragraph" w:styleId="3">
    <w:name w:val="HTML Preformatted"/>
    <w:basedOn w:val="1"/>
    <w:link w:val="9"/>
    <w:unhideWhenUsed/>
    <w:uiPriority w:val="99"/>
    <w:pPr>
      <w:spacing w:after="0" w:line="240" w:lineRule="auto"/>
    </w:pPr>
    <w:rPr>
      <w:rFonts w:ascii="Consolas" w:hAnsi="Consolas"/>
      <w:sz w:val="20"/>
      <w:szCs w:val="20"/>
    </w:rPr>
  </w:style>
  <w:style w:type="character" w:styleId="5">
    <w:name w:val="Hyperlink"/>
    <w:basedOn w:val="4"/>
    <w:unhideWhenUsed/>
    <w:uiPriority w:val="99"/>
    <w:rPr>
      <w:color w:val="0563C1" w:themeColor="hyperlink"/>
      <w:u w:val="single"/>
      <w14:textFill>
        <w14:solidFill>
          <w14:schemeClr w14:val="hlink"/>
        </w14:solidFill>
      </w14:textFill>
    </w:rPr>
  </w:style>
  <w:style w:type="table" w:styleId="7">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Unresolved Mention"/>
    <w:basedOn w:val="4"/>
    <w:unhideWhenUsed/>
    <w:uiPriority w:val="99"/>
    <w:rPr>
      <w:color w:val="605E5C"/>
      <w:shd w:val="clear" w:color="auto" w:fill="E1DFDD"/>
    </w:rPr>
  </w:style>
  <w:style w:type="character" w:customStyle="1" w:styleId="9">
    <w:name w:val="HTML Preformatted Char"/>
    <w:basedOn w:val="4"/>
    <w:link w:val="3"/>
    <w:semiHidden/>
    <w:uiPriority w:val="99"/>
    <w:rPr>
      <w:rFonts w:ascii="Consolas" w:hAnsi="Consolas"/>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3469</Words>
  <Characters>19778</Characters>
  <Lines>164</Lines>
  <Paragraphs>46</Paragraphs>
  <ScaleCrop>false</ScaleCrop>
  <LinksUpToDate>false</LinksUpToDate>
  <CharactersWithSpaces>23201</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2024-10-29T04:35:00Z</dcterms:created>
  <dc:creator>HP 14s-cf2516TU</dc:creator>
  <cp:lastModifiedBy>iPad</cp:lastModifiedBy>
  <dcterms:modified xsi:type="dcterms:W3CDTF">2026-01-01T09:20:26Z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5E9C1071879687B27F204F69BC9098FA_33</vt:lpwstr>
  </property>
  <property fmtid="{D5CDD505-2E9C-101B-9397-08002B2CF9AE}" pid="3" name="KSOProductBuildVer">
    <vt:lpwstr>3081-11.37.20</vt:lpwstr>
  </property>
</Properties>
</file>