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CB1F64" w14:textId="5D2C3854" w:rsidR="00A100AE" w:rsidRPr="00DB7015" w:rsidRDefault="00A100AE" w:rsidP="0020125D">
      <w:pPr>
        <w:pStyle w:val="BodyText"/>
        <w:jc w:val="center"/>
        <w:rPr>
          <w:b/>
          <w:bCs/>
          <w:w w:val="95"/>
          <w:sz w:val="28"/>
          <w:szCs w:val="28"/>
        </w:rPr>
      </w:pPr>
      <w:r w:rsidRPr="00DB7015">
        <w:rPr>
          <w:b/>
          <w:bCs/>
          <w:w w:val="95"/>
          <w:sz w:val="28"/>
          <w:szCs w:val="28"/>
        </w:rPr>
        <w:t>SPEAKING ANXIETY OF THE ELEVENTH GRADE STUDENTS</w:t>
      </w:r>
    </w:p>
    <w:p w14:paraId="7F73F049" w14:textId="39880CFD" w:rsidR="0042060D" w:rsidRPr="00DB7015" w:rsidRDefault="00A100AE" w:rsidP="0020125D">
      <w:pPr>
        <w:pStyle w:val="BodyText"/>
        <w:jc w:val="center"/>
        <w:rPr>
          <w:b/>
          <w:sz w:val="30"/>
        </w:rPr>
      </w:pPr>
      <w:r w:rsidRPr="00DB7015">
        <w:rPr>
          <w:b/>
          <w:bCs/>
          <w:w w:val="95"/>
          <w:sz w:val="28"/>
          <w:szCs w:val="28"/>
        </w:rPr>
        <w:t>AT</w:t>
      </w:r>
      <w:r w:rsidR="008C65DE" w:rsidRPr="00DB7015">
        <w:rPr>
          <w:b/>
          <w:bCs/>
          <w:w w:val="95"/>
          <w:sz w:val="28"/>
          <w:szCs w:val="28"/>
        </w:rPr>
        <w:t xml:space="preserve"> A SENIOR HIGH SCHOOL</w:t>
      </w:r>
    </w:p>
    <w:p w14:paraId="1DD62A9D" w14:textId="77777777" w:rsidR="0042060D" w:rsidRPr="00DB7015" w:rsidRDefault="0042060D" w:rsidP="0020125D">
      <w:pPr>
        <w:pStyle w:val="BodyText"/>
        <w:spacing w:before="6"/>
        <w:rPr>
          <w:b/>
          <w:sz w:val="22"/>
          <w:szCs w:val="22"/>
        </w:rPr>
      </w:pPr>
    </w:p>
    <w:p w14:paraId="3237D512" w14:textId="77777777" w:rsidR="00930D2E" w:rsidRPr="00DB7015" w:rsidRDefault="00930D2E" w:rsidP="0020125D">
      <w:pPr>
        <w:pStyle w:val="BodyText"/>
        <w:spacing w:before="8"/>
        <w:ind w:right="-73"/>
        <w:jc w:val="center"/>
        <w:rPr>
          <w:b/>
          <w:sz w:val="20"/>
        </w:rPr>
      </w:pPr>
    </w:p>
    <w:p w14:paraId="184B9DE2" w14:textId="6BAAB0F3" w:rsidR="00315266" w:rsidRPr="00DB7015" w:rsidDel="00E36AD7" w:rsidRDefault="00930D2E" w:rsidP="0020125D">
      <w:pPr>
        <w:spacing w:after="240"/>
        <w:ind w:left="851" w:right="1486"/>
        <w:jc w:val="both"/>
        <w:rPr>
          <w:del w:id="0" w:author="User" w:date="2024-10-25T15:07:00Z"/>
          <w:spacing w:val="-9"/>
        </w:rPr>
      </w:pPr>
      <w:r w:rsidRPr="00DB7015">
        <w:rPr>
          <w:b/>
        </w:rPr>
        <w:t xml:space="preserve">ABSTRACT: </w:t>
      </w:r>
      <w:ins w:id="1" w:author="User" w:date="2024-10-24T11:21:00Z">
        <w:r w:rsidR="00B11E2D" w:rsidRPr="00B11E2D">
          <w:rPr>
            <w:lang w:eastAsia="en-ID"/>
            <w:rPrChange w:id="2" w:author="User" w:date="2024-10-24T11:21:00Z">
              <w:rPr>
                <w:sz w:val="24"/>
                <w:szCs w:val="24"/>
                <w:lang w:eastAsia="en-ID"/>
              </w:rPr>
            </w:rPrChange>
          </w:rPr>
          <w:t>Anxiety related to speaking can also impair students' communication skills; students who have poorly understood pronunciation feel ashamed and are unwilling to practice speaking. Anxiety related to speaking can also impair students' communication skills; pupils who have poorly understood pronunciation feel ashamed and are unwilling to practice speaking.</w:t>
        </w:r>
      </w:ins>
      <w:commentRangeStart w:id="3"/>
      <w:del w:id="4" w:author="User" w:date="2024-10-24T11:21:00Z">
        <w:r w:rsidR="0038600B" w:rsidRPr="00DB7015" w:rsidDel="00B11E2D">
          <w:rPr>
            <w:sz w:val="24"/>
            <w:szCs w:val="24"/>
            <w:lang w:eastAsia="en-ID"/>
          </w:rPr>
          <w:delText>Speaking is a means of creating and building information as well as expressing thoughts and feelings to other people. It is difficult for foreign language learners to practice speaking English, though. Anxiety is one of the elements that can occasionally surface in reaction to a specific circumstance or incident that is deemed to have a significant character</w:delText>
        </w:r>
        <w:commentRangeEnd w:id="3"/>
        <w:r w:rsidR="00556A42" w:rsidRPr="00DB7015" w:rsidDel="00B11E2D">
          <w:rPr>
            <w:rStyle w:val="CommentReference"/>
          </w:rPr>
          <w:commentReference w:id="3"/>
        </w:r>
      </w:del>
      <w:r w:rsidR="0038600B" w:rsidRPr="00DB7015">
        <w:rPr>
          <w:sz w:val="24"/>
          <w:szCs w:val="24"/>
          <w:lang w:eastAsia="en-ID"/>
        </w:rPr>
        <w:t xml:space="preserve">. </w:t>
      </w:r>
      <w:r w:rsidRPr="00DB7015">
        <w:t>This research was conducted to know the categories of anxiety of the</w:t>
      </w:r>
      <w:r w:rsidRPr="00DB7015">
        <w:rPr>
          <w:spacing w:val="1"/>
        </w:rPr>
        <w:t xml:space="preserve"> </w:t>
      </w:r>
      <w:r w:rsidRPr="00DB7015">
        <w:t>speaking anxiety level by the eleventh-grade students in English classroom of SMAN</w:t>
      </w:r>
      <w:r w:rsidRPr="00DB7015">
        <w:rPr>
          <w:spacing w:val="-52"/>
        </w:rPr>
        <w:t xml:space="preserve"> </w:t>
      </w:r>
      <w:r w:rsidRPr="00DB7015">
        <w:t>19 Palembang. This descriptive research used a quantitative descriptive method. The</w:t>
      </w:r>
      <w:r w:rsidRPr="00DB7015">
        <w:rPr>
          <w:spacing w:val="1"/>
        </w:rPr>
        <w:t xml:space="preserve"> </w:t>
      </w:r>
      <w:r w:rsidRPr="00DB7015">
        <w:t>research</w:t>
      </w:r>
      <w:r w:rsidRPr="00DB7015">
        <w:rPr>
          <w:spacing w:val="1"/>
        </w:rPr>
        <w:t xml:space="preserve"> </w:t>
      </w:r>
      <w:r w:rsidRPr="00DB7015">
        <w:t>instrument</w:t>
      </w:r>
      <w:r w:rsidRPr="00DB7015">
        <w:rPr>
          <w:spacing w:val="1"/>
        </w:rPr>
        <w:t xml:space="preserve"> </w:t>
      </w:r>
      <w:r w:rsidRPr="00DB7015">
        <w:t>was</w:t>
      </w:r>
      <w:r w:rsidRPr="00DB7015">
        <w:rPr>
          <w:spacing w:val="1"/>
        </w:rPr>
        <w:t xml:space="preserve"> </w:t>
      </w:r>
      <w:r w:rsidRPr="00DB7015">
        <w:t>questionnaire. The</w:t>
      </w:r>
      <w:r w:rsidRPr="00DB7015">
        <w:rPr>
          <w:spacing w:val="1"/>
        </w:rPr>
        <w:t xml:space="preserve"> </w:t>
      </w:r>
      <w:r w:rsidRPr="00DB7015">
        <w:t>questionnaire</w:t>
      </w:r>
      <w:r w:rsidRPr="00DB7015">
        <w:rPr>
          <w:spacing w:val="1"/>
        </w:rPr>
        <w:t xml:space="preserve"> </w:t>
      </w:r>
      <w:r w:rsidRPr="00DB7015">
        <w:t>was</w:t>
      </w:r>
      <w:r w:rsidRPr="00DB7015">
        <w:rPr>
          <w:spacing w:val="1"/>
        </w:rPr>
        <w:t xml:space="preserve"> </w:t>
      </w:r>
      <w:r w:rsidRPr="00DB7015">
        <w:t>adapted</w:t>
      </w:r>
      <w:r w:rsidRPr="00DB7015">
        <w:rPr>
          <w:spacing w:val="1"/>
        </w:rPr>
        <w:t xml:space="preserve"> </w:t>
      </w:r>
      <w:r w:rsidRPr="00DB7015">
        <w:t>from</w:t>
      </w:r>
      <w:r w:rsidRPr="00DB7015">
        <w:rPr>
          <w:spacing w:val="1"/>
        </w:rPr>
        <w:t xml:space="preserve"> </w:t>
      </w:r>
      <w:r w:rsidRPr="00DB7015">
        <w:t>the</w:t>
      </w:r>
      <w:r w:rsidRPr="00DB7015">
        <w:rPr>
          <w:spacing w:val="1"/>
        </w:rPr>
        <w:t xml:space="preserve"> </w:t>
      </w:r>
      <w:r w:rsidRPr="00DB7015">
        <w:t>Foreign</w:t>
      </w:r>
      <w:r w:rsidRPr="00DB7015">
        <w:rPr>
          <w:spacing w:val="1"/>
        </w:rPr>
        <w:t xml:space="preserve"> </w:t>
      </w:r>
      <w:r w:rsidRPr="00DB7015">
        <w:t>Language</w:t>
      </w:r>
      <w:r w:rsidRPr="00DB7015">
        <w:rPr>
          <w:spacing w:val="1"/>
        </w:rPr>
        <w:t xml:space="preserve"> </w:t>
      </w:r>
      <w:r w:rsidRPr="00DB7015">
        <w:t>Speaking</w:t>
      </w:r>
      <w:r w:rsidRPr="00DB7015">
        <w:rPr>
          <w:spacing w:val="1"/>
        </w:rPr>
        <w:t xml:space="preserve"> </w:t>
      </w:r>
      <w:r w:rsidRPr="00DB7015">
        <w:t>Anxiety</w:t>
      </w:r>
      <w:r w:rsidRPr="00DB7015">
        <w:rPr>
          <w:spacing w:val="1"/>
        </w:rPr>
        <w:t xml:space="preserve"> </w:t>
      </w:r>
      <w:r w:rsidRPr="00DB7015">
        <w:t>Questionnaire</w:t>
      </w:r>
      <w:r w:rsidRPr="00DB7015">
        <w:rPr>
          <w:spacing w:val="1"/>
        </w:rPr>
        <w:t xml:space="preserve"> </w:t>
      </w:r>
      <w:r w:rsidRPr="00DB7015">
        <w:t>(FLSAQ)</w:t>
      </w:r>
      <w:r w:rsidRPr="00DB7015">
        <w:rPr>
          <w:spacing w:val="1"/>
        </w:rPr>
        <w:t xml:space="preserve"> </w:t>
      </w:r>
      <w:r w:rsidRPr="00DB7015">
        <w:t>from</w:t>
      </w:r>
      <w:r w:rsidRPr="00DB7015">
        <w:rPr>
          <w:spacing w:val="1"/>
        </w:rPr>
        <w:t xml:space="preserve"> </w:t>
      </w:r>
      <w:commentRangeStart w:id="5"/>
      <w:proofErr w:type="spellStart"/>
      <w:r w:rsidRPr="00DB7015">
        <w:t>Öztürk</w:t>
      </w:r>
      <w:proofErr w:type="spellEnd"/>
      <w:r w:rsidRPr="00DB7015">
        <w:rPr>
          <w:spacing w:val="1"/>
        </w:rPr>
        <w:t xml:space="preserve"> </w:t>
      </w:r>
      <w:r w:rsidRPr="00DB7015">
        <w:t>and</w:t>
      </w:r>
      <w:r w:rsidRPr="00DB7015">
        <w:rPr>
          <w:spacing w:val="1"/>
        </w:rPr>
        <w:t xml:space="preserve"> </w:t>
      </w:r>
      <w:proofErr w:type="spellStart"/>
      <w:r w:rsidRPr="00DB7015">
        <w:t>Gürbüz</w:t>
      </w:r>
      <w:proofErr w:type="spellEnd"/>
      <w:ins w:id="6" w:author="User" w:date="2024-10-24T11:22:00Z">
        <w:r w:rsidR="00B11E2D">
          <w:t xml:space="preserve"> (2014)</w:t>
        </w:r>
      </w:ins>
      <w:r w:rsidRPr="00DB7015">
        <w:t>.</w:t>
      </w:r>
      <w:r w:rsidRPr="00DB7015">
        <w:rPr>
          <w:spacing w:val="-3"/>
        </w:rPr>
        <w:t xml:space="preserve"> </w:t>
      </w:r>
      <w:commentRangeEnd w:id="5"/>
      <w:r w:rsidR="00BF2260" w:rsidRPr="00DB7015">
        <w:rPr>
          <w:rStyle w:val="CommentReference"/>
        </w:rPr>
        <w:commentReference w:id="5"/>
      </w:r>
      <w:r w:rsidRPr="00DB7015">
        <w:t>This</w:t>
      </w:r>
      <w:r w:rsidRPr="00DB7015">
        <w:rPr>
          <w:spacing w:val="-1"/>
        </w:rPr>
        <w:t xml:space="preserve"> </w:t>
      </w:r>
      <w:r w:rsidRPr="00DB7015">
        <w:t>research</w:t>
      </w:r>
      <w:r w:rsidRPr="00DB7015">
        <w:rPr>
          <w:spacing w:val="-4"/>
        </w:rPr>
        <w:t xml:space="preserve"> </w:t>
      </w:r>
      <w:r w:rsidRPr="00DB7015">
        <w:t>involved</w:t>
      </w:r>
      <w:r w:rsidRPr="00DB7015">
        <w:rPr>
          <w:spacing w:val="-1"/>
        </w:rPr>
        <w:t xml:space="preserve"> </w:t>
      </w:r>
      <w:r w:rsidRPr="00DB7015">
        <w:t>76</w:t>
      </w:r>
      <w:r w:rsidRPr="00DB7015">
        <w:rPr>
          <w:spacing w:val="-2"/>
        </w:rPr>
        <w:t xml:space="preserve"> </w:t>
      </w:r>
      <w:r w:rsidRPr="00DB7015">
        <w:t>students</w:t>
      </w:r>
      <w:r w:rsidRPr="00DB7015">
        <w:rPr>
          <w:spacing w:val="-3"/>
        </w:rPr>
        <w:t xml:space="preserve"> </w:t>
      </w:r>
      <w:r w:rsidRPr="00DB7015">
        <w:t>of</w:t>
      </w:r>
      <w:r w:rsidRPr="00DB7015">
        <w:rPr>
          <w:spacing w:val="-3"/>
        </w:rPr>
        <w:t xml:space="preserve"> </w:t>
      </w:r>
      <w:r w:rsidRPr="00DB7015">
        <w:t>eleventh</w:t>
      </w:r>
      <w:r w:rsidRPr="00DB7015">
        <w:rPr>
          <w:spacing w:val="-4"/>
        </w:rPr>
        <w:t xml:space="preserve"> </w:t>
      </w:r>
      <w:r w:rsidRPr="00DB7015">
        <w:t>grade</w:t>
      </w:r>
      <w:r w:rsidRPr="00DB7015">
        <w:rPr>
          <w:spacing w:val="-3"/>
        </w:rPr>
        <w:t xml:space="preserve"> </w:t>
      </w:r>
      <w:r w:rsidRPr="00DB7015">
        <w:t>in English</w:t>
      </w:r>
      <w:r w:rsidRPr="00DB7015">
        <w:rPr>
          <w:spacing w:val="-3"/>
        </w:rPr>
        <w:t xml:space="preserve"> </w:t>
      </w:r>
      <w:r w:rsidRPr="00DB7015">
        <w:t>classroom</w:t>
      </w:r>
      <w:r w:rsidRPr="00DB7015">
        <w:rPr>
          <w:spacing w:val="-3"/>
        </w:rPr>
        <w:t xml:space="preserve"> </w:t>
      </w:r>
      <w:r w:rsidR="00BF2260" w:rsidRPr="00DB7015">
        <w:t>of</w:t>
      </w:r>
      <w:r w:rsidR="00BF2260" w:rsidRPr="00DB7015">
        <w:rPr>
          <w:spacing w:val="-53"/>
        </w:rPr>
        <w:t xml:space="preserve"> SMAN</w:t>
      </w:r>
      <w:r w:rsidRPr="00DB7015">
        <w:t xml:space="preserve"> 19 Palembang. It consisted of 17 statements which have </w:t>
      </w:r>
      <w:commentRangeStart w:id="7"/>
      <w:r w:rsidRPr="00DB7015">
        <w:t xml:space="preserve">three categories </w:t>
      </w:r>
      <w:commentRangeEnd w:id="7"/>
      <w:r w:rsidR="00315266" w:rsidRPr="00DB7015">
        <w:rPr>
          <w:rStyle w:val="CommentReference"/>
        </w:rPr>
        <w:commentReference w:id="7"/>
      </w:r>
      <w:del w:id="8" w:author="User" w:date="2024-10-24T11:23:00Z">
        <w:r w:rsidRPr="00DB7015" w:rsidDel="00B11E2D">
          <w:delText>as</w:delText>
        </w:r>
        <w:r w:rsidRPr="00DB7015" w:rsidDel="00B11E2D">
          <w:rPr>
            <w:spacing w:val="1"/>
          </w:rPr>
          <w:delText xml:space="preserve"> </w:delText>
        </w:r>
        <w:r w:rsidRPr="00DB7015" w:rsidDel="00B11E2D">
          <w:delText>well</w:delText>
        </w:r>
        <w:r w:rsidRPr="00DB7015" w:rsidDel="00B11E2D">
          <w:rPr>
            <w:spacing w:val="-6"/>
          </w:rPr>
          <w:delText xml:space="preserve"> </w:delText>
        </w:r>
        <w:r w:rsidRPr="00DB7015" w:rsidDel="00B11E2D">
          <w:delText>as</w:delText>
        </w:r>
        <w:r w:rsidRPr="00DB7015" w:rsidDel="00B11E2D">
          <w:rPr>
            <w:spacing w:val="-5"/>
          </w:rPr>
          <w:delText xml:space="preserve"> </w:delText>
        </w:r>
        <w:r w:rsidRPr="00DB7015" w:rsidDel="00B11E2D">
          <w:delText>communication</w:delText>
        </w:r>
      </w:del>
      <w:ins w:id="9" w:author="User" w:date="2024-10-24T11:23:00Z">
        <w:r w:rsidR="00B11E2D">
          <w:t xml:space="preserve">, </w:t>
        </w:r>
      </w:ins>
      <w:ins w:id="10" w:author="User" w:date="2024-10-24T11:24:00Z">
        <w:r w:rsidR="00B11E2D">
          <w:rPr>
            <w:color w:val="000000"/>
          </w:rPr>
          <w:t xml:space="preserve">which is high </w:t>
        </w:r>
        <w:proofErr w:type="gramStart"/>
        <w:r w:rsidR="00B11E2D">
          <w:rPr>
            <w:color w:val="000000"/>
          </w:rPr>
          <w:t>level,  medium</w:t>
        </w:r>
        <w:proofErr w:type="gramEnd"/>
        <w:r w:rsidR="00B11E2D">
          <w:rPr>
            <w:color w:val="000000"/>
          </w:rPr>
          <w:t xml:space="preserve"> level, and low level.</w:t>
        </w:r>
      </w:ins>
      <w:r w:rsidR="00315266" w:rsidRPr="00DB7015">
        <w:t>.</w:t>
      </w:r>
      <w:r w:rsidR="00315266" w:rsidRPr="00DB7015">
        <w:rPr>
          <w:spacing w:val="-9"/>
        </w:rPr>
        <w:t xml:space="preserve"> </w:t>
      </w:r>
      <w:ins w:id="11" w:author="User" w:date="2024-10-24T11:25:00Z">
        <w:r w:rsidR="00B11E2D">
          <w:rPr>
            <w:color w:val="000000"/>
          </w:rPr>
          <w:t xml:space="preserve">A questionnaire used to collect the data for this study is calculated </w:t>
        </w:r>
        <w:proofErr w:type="gramStart"/>
        <w:r w:rsidR="00B11E2D">
          <w:rPr>
            <w:color w:val="000000"/>
          </w:rPr>
          <w:t>using  the</w:t>
        </w:r>
        <w:proofErr w:type="gramEnd"/>
        <w:r w:rsidR="00B11E2D">
          <w:rPr>
            <w:color w:val="000000"/>
          </w:rPr>
          <w:t xml:space="preserve"> calculated using descriptive analysis with Excel from </w:t>
        </w:r>
        <w:proofErr w:type="spellStart"/>
        <w:r w:rsidR="00B11E2D">
          <w:rPr>
            <w:color w:val="000000"/>
          </w:rPr>
          <w:t>Öztürk</w:t>
        </w:r>
        <w:proofErr w:type="spellEnd"/>
        <w:r w:rsidR="00B11E2D">
          <w:rPr>
            <w:color w:val="000000"/>
          </w:rPr>
          <w:t xml:space="preserve"> and </w:t>
        </w:r>
        <w:proofErr w:type="spellStart"/>
        <w:r w:rsidR="00B11E2D">
          <w:rPr>
            <w:color w:val="000000"/>
          </w:rPr>
          <w:t>Gürbüz</w:t>
        </w:r>
      </w:ins>
      <w:proofErr w:type="spellEnd"/>
      <w:ins w:id="12" w:author="User" w:date="2024-10-24T11:26:00Z">
        <w:r w:rsidR="00B11E2D">
          <w:rPr>
            <w:color w:val="000000"/>
          </w:rPr>
          <w:t xml:space="preserve"> (2014)</w:t>
        </w:r>
      </w:ins>
      <w:ins w:id="13" w:author="User" w:date="2024-10-25T15:07:00Z">
        <w:r w:rsidR="00E36AD7">
          <w:rPr>
            <w:color w:val="000000"/>
          </w:rPr>
          <w:t>.</w:t>
        </w:r>
      </w:ins>
    </w:p>
    <w:p w14:paraId="225DD6FE" w14:textId="7E9C0EB6" w:rsidR="00B11E2D" w:rsidRDefault="00B11E2D" w:rsidP="00E36AD7">
      <w:pPr>
        <w:spacing w:after="240"/>
        <w:ind w:left="851" w:right="1486"/>
        <w:jc w:val="both"/>
        <w:rPr>
          <w:ins w:id="14" w:author="User" w:date="2024-10-24T11:24:00Z"/>
        </w:rPr>
        <w:pPrChange w:id="15" w:author="User" w:date="2024-10-25T15:07:00Z">
          <w:pPr>
            <w:pStyle w:val="NormalWeb"/>
            <w:spacing w:before="6" w:beforeAutospacing="0" w:after="0" w:afterAutospacing="0"/>
          </w:pPr>
        </w:pPrChange>
      </w:pPr>
      <w:ins w:id="16" w:author="User" w:date="2024-10-24T11:26:00Z">
        <w:r>
          <w:t>B</w:t>
        </w:r>
      </w:ins>
      <w:commentRangeStart w:id="17"/>
      <w:del w:id="18" w:author="User" w:date="2024-10-24T11:26:00Z">
        <w:r w:rsidR="00930D2E" w:rsidRPr="00DB7015" w:rsidDel="00B11E2D">
          <w:delText>b</w:delText>
        </w:r>
      </w:del>
      <w:r w:rsidR="00930D2E" w:rsidRPr="00DB7015">
        <w:t>ased</w:t>
      </w:r>
      <w:r w:rsidR="00930D2E" w:rsidRPr="00DB7015">
        <w:rPr>
          <w:spacing w:val="-6"/>
        </w:rPr>
        <w:t xml:space="preserve"> </w:t>
      </w:r>
      <w:r w:rsidR="00930D2E" w:rsidRPr="00DB7015">
        <w:t>on</w:t>
      </w:r>
      <w:r w:rsidR="00930D2E" w:rsidRPr="00DB7015">
        <w:rPr>
          <w:spacing w:val="-6"/>
        </w:rPr>
        <w:t xml:space="preserve"> </w:t>
      </w:r>
      <w:r w:rsidR="00930D2E" w:rsidRPr="00DB7015">
        <w:t>the</w:t>
      </w:r>
      <w:r w:rsidR="00930D2E" w:rsidRPr="00DB7015">
        <w:rPr>
          <w:spacing w:val="-7"/>
        </w:rPr>
        <w:t xml:space="preserve"> </w:t>
      </w:r>
      <w:r w:rsidR="00930D2E" w:rsidRPr="00DB7015">
        <w:t>research</w:t>
      </w:r>
      <w:r w:rsidR="00930D2E" w:rsidRPr="00DB7015">
        <w:rPr>
          <w:spacing w:val="-5"/>
        </w:rPr>
        <w:t xml:space="preserve"> </w:t>
      </w:r>
      <w:r w:rsidR="00930D2E" w:rsidRPr="00DB7015">
        <w:t>analysis,</w:t>
      </w:r>
      <w:r w:rsidR="00930D2E" w:rsidRPr="00DB7015">
        <w:rPr>
          <w:spacing w:val="-8"/>
        </w:rPr>
        <w:t xml:space="preserve"> </w:t>
      </w:r>
      <w:r w:rsidR="00930D2E" w:rsidRPr="00DB7015">
        <w:t>it</w:t>
      </w:r>
      <w:r w:rsidR="00930D2E" w:rsidRPr="00DB7015">
        <w:rPr>
          <w:spacing w:val="-5"/>
        </w:rPr>
        <w:t xml:space="preserve"> </w:t>
      </w:r>
      <w:r w:rsidR="00930D2E" w:rsidRPr="00DB7015">
        <w:t>was</w:t>
      </w:r>
      <w:r w:rsidR="00930D2E" w:rsidRPr="00DB7015">
        <w:rPr>
          <w:spacing w:val="-8"/>
        </w:rPr>
        <w:t xml:space="preserve"> </w:t>
      </w:r>
      <w:r w:rsidR="00930D2E" w:rsidRPr="00DB7015">
        <w:t>found</w:t>
      </w:r>
      <w:r w:rsidR="00930D2E" w:rsidRPr="00DB7015">
        <w:rPr>
          <w:spacing w:val="-7"/>
        </w:rPr>
        <w:t xml:space="preserve"> </w:t>
      </w:r>
      <w:r w:rsidR="00930D2E" w:rsidRPr="00DB7015">
        <w:t>that</w:t>
      </w:r>
      <w:r w:rsidR="00930D2E" w:rsidRPr="00DB7015">
        <w:rPr>
          <w:spacing w:val="-5"/>
        </w:rPr>
        <w:t xml:space="preserve"> </w:t>
      </w:r>
      <w:r w:rsidR="00930D2E" w:rsidRPr="00DB7015">
        <w:t>the</w:t>
      </w:r>
      <w:r w:rsidR="00930D2E" w:rsidRPr="00DB7015">
        <w:rPr>
          <w:spacing w:val="-6"/>
        </w:rPr>
        <w:t xml:space="preserve"> </w:t>
      </w:r>
      <w:r w:rsidR="00315266" w:rsidRPr="00DB7015">
        <w:t>dominant</w:t>
      </w:r>
      <w:r w:rsidR="00315266" w:rsidRPr="00DB7015">
        <w:rPr>
          <w:spacing w:val="-53"/>
        </w:rPr>
        <w:t xml:space="preserve"> type</w:t>
      </w:r>
      <w:r w:rsidR="00930D2E" w:rsidRPr="00DB7015">
        <w:t xml:space="preserve"> of speaking anxiety was test anxiety. The types faced by the respondents were in</w:t>
      </w:r>
      <w:r w:rsidR="00930D2E" w:rsidRPr="00DB7015">
        <w:rPr>
          <w:spacing w:val="-52"/>
        </w:rPr>
        <w:t xml:space="preserve"> </w:t>
      </w:r>
      <w:r w:rsidR="00930D2E" w:rsidRPr="00DB7015">
        <w:t>the fear of test anxiety (75,62%), communication apprehension (73%), and fear of</w:t>
      </w:r>
      <w:r w:rsidR="00930D2E" w:rsidRPr="00DB7015">
        <w:rPr>
          <w:spacing w:val="1"/>
        </w:rPr>
        <w:t xml:space="preserve"> </w:t>
      </w:r>
      <w:r w:rsidR="00930D2E" w:rsidRPr="00DB7015">
        <w:t>negative evaluation (70,04%). Furthermore, from the result of the questionnaire, the</w:t>
      </w:r>
      <w:r w:rsidR="00930D2E" w:rsidRPr="00DB7015">
        <w:rPr>
          <w:spacing w:val="1"/>
        </w:rPr>
        <w:t xml:space="preserve"> </w:t>
      </w:r>
      <w:r w:rsidR="00930D2E" w:rsidRPr="00DB7015">
        <w:t>anxiety</w:t>
      </w:r>
      <w:r w:rsidR="00930D2E" w:rsidRPr="00DB7015">
        <w:rPr>
          <w:spacing w:val="-9"/>
        </w:rPr>
        <w:t xml:space="preserve"> </w:t>
      </w:r>
      <w:r w:rsidR="00930D2E" w:rsidRPr="00DB7015">
        <w:t>level</w:t>
      </w:r>
      <w:r w:rsidR="00930D2E" w:rsidRPr="00DB7015">
        <w:rPr>
          <w:spacing w:val="-5"/>
        </w:rPr>
        <w:t xml:space="preserve"> </w:t>
      </w:r>
      <w:r w:rsidR="00930D2E" w:rsidRPr="00DB7015">
        <w:t>category</w:t>
      </w:r>
      <w:r w:rsidR="00930D2E" w:rsidRPr="00DB7015">
        <w:rPr>
          <w:spacing w:val="-4"/>
        </w:rPr>
        <w:t xml:space="preserve"> </w:t>
      </w:r>
      <w:r w:rsidR="00930D2E" w:rsidRPr="00DB7015">
        <w:t>was</w:t>
      </w:r>
      <w:r w:rsidR="00930D2E" w:rsidRPr="00DB7015">
        <w:rPr>
          <w:spacing w:val="-8"/>
        </w:rPr>
        <w:t xml:space="preserve"> </w:t>
      </w:r>
      <w:r w:rsidR="00930D2E" w:rsidRPr="00DB7015">
        <w:t>determined</w:t>
      </w:r>
      <w:r w:rsidR="00930D2E" w:rsidRPr="00DB7015">
        <w:rPr>
          <w:spacing w:val="-6"/>
        </w:rPr>
        <w:t xml:space="preserve"> </w:t>
      </w:r>
      <w:r w:rsidR="00930D2E" w:rsidRPr="00DB7015">
        <w:t>to</w:t>
      </w:r>
      <w:r w:rsidR="00930D2E" w:rsidRPr="00DB7015">
        <w:rPr>
          <w:spacing w:val="-6"/>
        </w:rPr>
        <w:t xml:space="preserve"> </w:t>
      </w:r>
      <w:r w:rsidR="00930D2E" w:rsidRPr="00DB7015">
        <w:t>be</w:t>
      </w:r>
      <w:r w:rsidR="00930D2E" w:rsidRPr="00DB7015">
        <w:rPr>
          <w:spacing w:val="-6"/>
        </w:rPr>
        <w:t xml:space="preserve"> </w:t>
      </w:r>
      <w:r w:rsidR="00930D2E" w:rsidRPr="00DB7015">
        <w:t>3</w:t>
      </w:r>
      <w:r w:rsidR="00930D2E" w:rsidRPr="00DB7015">
        <w:rPr>
          <w:spacing w:val="-6"/>
        </w:rPr>
        <w:t xml:space="preserve"> </w:t>
      </w:r>
      <w:r w:rsidR="00930D2E" w:rsidRPr="00DB7015">
        <w:t>categories,</w:t>
      </w:r>
      <w:r w:rsidR="00930D2E" w:rsidRPr="00DB7015">
        <w:rPr>
          <w:spacing w:val="-6"/>
        </w:rPr>
        <w:t xml:space="preserve"> </w:t>
      </w:r>
      <w:r w:rsidR="00930D2E" w:rsidRPr="00DB7015">
        <w:t>which</w:t>
      </w:r>
      <w:r w:rsidR="00930D2E" w:rsidRPr="00DB7015">
        <w:rPr>
          <w:spacing w:val="-6"/>
        </w:rPr>
        <w:t xml:space="preserve"> </w:t>
      </w:r>
      <w:r w:rsidR="00930D2E" w:rsidRPr="00DB7015">
        <w:t>is</w:t>
      </w:r>
      <w:r w:rsidR="00930D2E" w:rsidRPr="00DB7015">
        <w:rPr>
          <w:spacing w:val="-5"/>
        </w:rPr>
        <w:t xml:space="preserve"> </w:t>
      </w:r>
      <w:r w:rsidR="00930D2E" w:rsidRPr="00DB7015">
        <w:t>high</w:t>
      </w:r>
      <w:r w:rsidR="00930D2E" w:rsidRPr="00DB7015">
        <w:rPr>
          <w:spacing w:val="-9"/>
        </w:rPr>
        <w:t xml:space="preserve"> </w:t>
      </w:r>
      <w:r w:rsidR="00930D2E" w:rsidRPr="00DB7015">
        <w:t>level,</w:t>
      </w:r>
      <w:r w:rsidR="00930D2E" w:rsidRPr="00DB7015">
        <w:rPr>
          <w:spacing w:val="-9"/>
        </w:rPr>
        <w:t xml:space="preserve"> </w:t>
      </w:r>
      <w:r w:rsidR="00930D2E" w:rsidRPr="00DB7015">
        <w:t>medium</w:t>
      </w:r>
      <w:r w:rsidR="00930D2E" w:rsidRPr="00DB7015">
        <w:rPr>
          <w:spacing w:val="-53"/>
        </w:rPr>
        <w:t xml:space="preserve"> </w:t>
      </w:r>
      <w:r w:rsidR="00930D2E" w:rsidRPr="00DB7015">
        <w:rPr>
          <w:spacing w:val="-1"/>
        </w:rPr>
        <w:t>level,</w:t>
      </w:r>
      <w:r w:rsidR="00930D2E" w:rsidRPr="00DB7015">
        <w:rPr>
          <w:spacing w:val="-12"/>
        </w:rPr>
        <w:t xml:space="preserve"> </w:t>
      </w:r>
      <w:r w:rsidR="00930D2E" w:rsidRPr="00DB7015">
        <w:rPr>
          <w:spacing w:val="-1"/>
        </w:rPr>
        <w:t>and</w:t>
      </w:r>
      <w:r w:rsidR="00930D2E" w:rsidRPr="00DB7015">
        <w:rPr>
          <w:spacing w:val="-12"/>
        </w:rPr>
        <w:t xml:space="preserve"> </w:t>
      </w:r>
      <w:r w:rsidR="00930D2E" w:rsidRPr="00DB7015">
        <w:rPr>
          <w:spacing w:val="-1"/>
        </w:rPr>
        <w:t>low</w:t>
      </w:r>
      <w:r w:rsidR="00930D2E" w:rsidRPr="00DB7015">
        <w:rPr>
          <w:spacing w:val="-16"/>
        </w:rPr>
        <w:t xml:space="preserve"> </w:t>
      </w:r>
      <w:r w:rsidR="00930D2E" w:rsidRPr="00DB7015">
        <w:rPr>
          <w:spacing w:val="-1"/>
        </w:rPr>
        <w:t>level.</w:t>
      </w:r>
      <w:r w:rsidR="00930D2E" w:rsidRPr="00DB7015">
        <w:rPr>
          <w:spacing w:val="-11"/>
        </w:rPr>
        <w:t xml:space="preserve"> </w:t>
      </w:r>
      <w:r w:rsidR="00930D2E" w:rsidRPr="00DB7015">
        <w:rPr>
          <w:spacing w:val="-1"/>
        </w:rPr>
        <w:t>The</w:t>
      </w:r>
      <w:r w:rsidR="00930D2E" w:rsidRPr="00DB7015">
        <w:rPr>
          <w:spacing w:val="-12"/>
        </w:rPr>
        <w:t xml:space="preserve"> </w:t>
      </w:r>
      <w:r w:rsidR="00930D2E" w:rsidRPr="00DB7015">
        <w:rPr>
          <w:spacing w:val="-1"/>
        </w:rPr>
        <w:t>level</w:t>
      </w:r>
      <w:r w:rsidR="00930D2E" w:rsidRPr="00DB7015">
        <w:rPr>
          <w:spacing w:val="-11"/>
        </w:rPr>
        <w:t xml:space="preserve"> </w:t>
      </w:r>
      <w:r w:rsidR="00930D2E" w:rsidRPr="00DB7015">
        <w:t>of</w:t>
      </w:r>
      <w:r w:rsidR="00930D2E" w:rsidRPr="00DB7015">
        <w:rPr>
          <w:spacing w:val="-12"/>
        </w:rPr>
        <w:t xml:space="preserve"> </w:t>
      </w:r>
      <w:r w:rsidR="00930D2E" w:rsidRPr="00DB7015">
        <w:t>students’</w:t>
      </w:r>
      <w:r w:rsidR="00930D2E" w:rsidRPr="00DB7015">
        <w:rPr>
          <w:spacing w:val="-11"/>
        </w:rPr>
        <w:t xml:space="preserve"> </w:t>
      </w:r>
      <w:r w:rsidR="00930D2E" w:rsidRPr="00DB7015">
        <w:t>speaking</w:t>
      </w:r>
      <w:r w:rsidR="00930D2E" w:rsidRPr="00DB7015">
        <w:rPr>
          <w:spacing w:val="-12"/>
        </w:rPr>
        <w:t xml:space="preserve"> </w:t>
      </w:r>
      <w:r w:rsidR="00930D2E" w:rsidRPr="00DB7015">
        <w:t>anxiety</w:t>
      </w:r>
      <w:r w:rsidR="00930D2E" w:rsidRPr="00DB7015">
        <w:rPr>
          <w:spacing w:val="-12"/>
        </w:rPr>
        <w:t xml:space="preserve"> </w:t>
      </w:r>
      <w:r w:rsidR="00930D2E" w:rsidRPr="00DB7015">
        <w:t>is</w:t>
      </w:r>
      <w:r w:rsidR="00930D2E" w:rsidRPr="00DB7015">
        <w:rPr>
          <w:spacing w:val="-14"/>
        </w:rPr>
        <w:t xml:space="preserve"> </w:t>
      </w:r>
      <w:r w:rsidR="00930D2E" w:rsidRPr="00DB7015">
        <w:t>in</w:t>
      </w:r>
      <w:r w:rsidR="00930D2E" w:rsidRPr="00DB7015">
        <w:rPr>
          <w:spacing w:val="-10"/>
        </w:rPr>
        <w:t xml:space="preserve"> </w:t>
      </w:r>
      <w:r w:rsidR="00930D2E" w:rsidRPr="00DB7015">
        <w:t>the</w:t>
      </w:r>
      <w:r w:rsidR="00930D2E" w:rsidRPr="00DB7015">
        <w:rPr>
          <w:spacing w:val="-14"/>
        </w:rPr>
        <w:t xml:space="preserve"> </w:t>
      </w:r>
      <w:r w:rsidR="00930D2E" w:rsidRPr="00DB7015">
        <w:t>middle</w:t>
      </w:r>
      <w:r w:rsidR="00930D2E" w:rsidRPr="00DB7015">
        <w:rPr>
          <w:spacing w:val="-14"/>
        </w:rPr>
        <w:t xml:space="preserve"> </w:t>
      </w:r>
      <w:r w:rsidR="00930D2E" w:rsidRPr="00DB7015">
        <w:t>level</w:t>
      </w:r>
      <w:r w:rsidR="00930D2E" w:rsidRPr="00DB7015">
        <w:rPr>
          <w:spacing w:val="20"/>
        </w:rPr>
        <w:t xml:space="preserve"> </w:t>
      </w:r>
      <w:r w:rsidR="00930D2E" w:rsidRPr="00DB7015">
        <w:t>with</w:t>
      </w:r>
      <w:r w:rsidR="00930D2E" w:rsidRPr="00DB7015">
        <w:rPr>
          <w:spacing w:val="-53"/>
        </w:rPr>
        <w:t xml:space="preserve"> </w:t>
      </w:r>
      <w:r w:rsidR="00930D2E" w:rsidRPr="00DB7015">
        <w:t>the</w:t>
      </w:r>
      <w:r w:rsidR="00930D2E" w:rsidRPr="00DB7015">
        <w:rPr>
          <w:spacing w:val="56"/>
        </w:rPr>
        <w:t xml:space="preserve"> </w:t>
      </w:r>
      <w:r w:rsidR="00930D2E" w:rsidRPr="00DB7015">
        <w:t>percentage</w:t>
      </w:r>
      <w:r w:rsidR="00930D2E" w:rsidRPr="00DB7015">
        <w:rPr>
          <w:spacing w:val="56"/>
        </w:rPr>
        <w:t xml:space="preserve"> </w:t>
      </w:r>
      <w:r w:rsidR="00930D2E" w:rsidRPr="00DB7015">
        <w:t>was</w:t>
      </w:r>
      <w:r w:rsidR="00930D2E" w:rsidRPr="00DB7015">
        <w:rPr>
          <w:spacing w:val="56"/>
        </w:rPr>
        <w:t xml:space="preserve"> </w:t>
      </w:r>
      <w:r w:rsidR="00930D2E" w:rsidRPr="00DB7015">
        <w:t>56,6%.</w:t>
      </w:r>
      <w:r w:rsidR="00930D2E" w:rsidRPr="00DB7015">
        <w:rPr>
          <w:spacing w:val="56"/>
        </w:rPr>
        <w:t xml:space="preserve"> </w:t>
      </w:r>
      <w:r w:rsidR="00930D2E" w:rsidRPr="00DB7015">
        <w:t>It was significantly different with other levels which</w:t>
      </w:r>
      <w:r w:rsidR="00930D2E" w:rsidRPr="00DB7015">
        <w:rPr>
          <w:spacing w:val="1"/>
        </w:rPr>
        <w:t xml:space="preserve"> </w:t>
      </w:r>
      <w:r w:rsidR="00930D2E" w:rsidRPr="00DB7015">
        <w:t>had</w:t>
      </w:r>
      <w:r w:rsidR="00930D2E" w:rsidRPr="00DB7015">
        <w:rPr>
          <w:spacing w:val="-1"/>
        </w:rPr>
        <w:t xml:space="preserve"> </w:t>
      </w:r>
      <w:r w:rsidR="00FE12E4" w:rsidRPr="00DB7015">
        <w:rPr>
          <w:spacing w:val="-1"/>
        </w:rPr>
        <w:t xml:space="preserve">  </w:t>
      </w:r>
      <w:r w:rsidR="00930D2E" w:rsidRPr="00DB7015">
        <w:t>32,9% for</w:t>
      </w:r>
      <w:r w:rsidR="00930D2E" w:rsidRPr="00DB7015">
        <w:rPr>
          <w:spacing w:val="-2"/>
        </w:rPr>
        <w:t xml:space="preserve"> </w:t>
      </w:r>
      <w:r w:rsidR="00930D2E" w:rsidRPr="00DB7015">
        <w:t>low level</w:t>
      </w:r>
      <w:r w:rsidR="00930D2E" w:rsidRPr="00DB7015">
        <w:rPr>
          <w:spacing w:val="1"/>
        </w:rPr>
        <w:t xml:space="preserve"> </w:t>
      </w:r>
      <w:r w:rsidR="00930D2E" w:rsidRPr="00DB7015">
        <w:t>and also 10,5% for high</w:t>
      </w:r>
      <w:r w:rsidR="00930D2E" w:rsidRPr="00DB7015">
        <w:rPr>
          <w:spacing w:val="-3"/>
        </w:rPr>
        <w:t xml:space="preserve"> </w:t>
      </w:r>
      <w:r w:rsidR="00930D2E" w:rsidRPr="00DB7015">
        <w:t>level.</w:t>
      </w:r>
      <w:commentRangeEnd w:id="17"/>
      <w:r w:rsidR="00315266" w:rsidRPr="00DB7015">
        <w:rPr>
          <w:rStyle w:val="CommentReference"/>
        </w:rPr>
        <w:commentReference w:id="17"/>
      </w:r>
      <w:ins w:id="19" w:author="User" w:date="2024-10-24T11:24:00Z">
        <w:r w:rsidRPr="00B11E2D">
          <w:rPr>
            <w:color w:val="000000"/>
          </w:rPr>
          <w:t xml:space="preserve"> </w:t>
        </w:r>
        <w:r>
          <w:rPr>
            <w:color w:val="000000"/>
          </w:rPr>
          <w:t xml:space="preserve">This finding </w:t>
        </w:r>
        <w:proofErr w:type="gramStart"/>
        <w:r>
          <w:rPr>
            <w:color w:val="000000"/>
          </w:rPr>
          <w:t>indicate  that</w:t>
        </w:r>
        <w:proofErr w:type="gramEnd"/>
        <w:r>
          <w:rPr>
            <w:color w:val="000000"/>
          </w:rPr>
          <w:t xml:space="preserve"> teachers need to be more aware of students’ anxiety to arouse students’ motivation to speak confidently and fluently in English speaking classes. </w:t>
        </w:r>
        <w:proofErr w:type="gramStart"/>
        <w:r>
          <w:rPr>
            <w:color w:val="000000"/>
          </w:rPr>
          <w:t>Therefore,  teachers</w:t>
        </w:r>
        <w:proofErr w:type="gramEnd"/>
        <w:r>
          <w:rPr>
            <w:color w:val="000000"/>
          </w:rPr>
          <w:t xml:space="preserve"> must be quite creative in designing better techniques that can encourage  students to talk more. </w:t>
        </w:r>
      </w:ins>
    </w:p>
    <w:p w14:paraId="4EB9734B" w14:textId="050D8354" w:rsidR="0042060D" w:rsidRPr="00DB7015" w:rsidRDefault="0042060D" w:rsidP="00800A00">
      <w:pPr>
        <w:spacing w:after="240"/>
        <w:ind w:left="851" w:right="1486"/>
        <w:jc w:val="both"/>
      </w:pPr>
    </w:p>
    <w:p w14:paraId="0D43DD97" w14:textId="7F56CE2E" w:rsidR="0042060D" w:rsidRPr="00DB7015" w:rsidRDefault="00930D2E" w:rsidP="00800A00">
      <w:pPr>
        <w:ind w:left="801"/>
        <w:jc w:val="both"/>
        <w:rPr>
          <w:i/>
        </w:rPr>
      </w:pPr>
      <w:r w:rsidRPr="00DB7015">
        <w:rPr>
          <w:b/>
        </w:rPr>
        <w:t>Keywords</w:t>
      </w:r>
      <w:r w:rsidRPr="00DB7015">
        <w:t>:</w:t>
      </w:r>
      <w:r w:rsidRPr="00DB7015">
        <w:rPr>
          <w:spacing w:val="52"/>
        </w:rPr>
        <w:t xml:space="preserve"> </w:t>
      </w:r>
      <w:r w:rsidRPr="00DB7015">
        <w:rPr>
          <w:i/>
        </w:rPr>
        <w:t>Anxiety,</w:t>
      </w:r>
      <w:r w:rsidRPr="00DB7015">
        <w:rPr>
          <w:i/>
          <w:spacing w:val="-1"/>
        </w:rPr>
        <w:t xml:space="preserve"> </w:t>
      </w:r>
      <w:r w:rsidRPr="00DB7015">
        <w:rPr>
          <w:i/>
        </w:rPr>
        <w:t>Speaking</w:t>
      </w:r>
      <w:r w:rsidRPr="00DB7015">
        <w:rPr>
          <w:i/>
          <w:spacing w:val="-1"/>
        </w:rPr>
        <w:t xml:space="preserve"> </w:t>
      </w:r>
      <w:r w:rsidRPr="00DB7015">
        <w:rPr>
          <w:i/>
        </w:rPr>
        <w:t>Anxiety,</w:t>
      </w:r>
      <w:r w:rsidRPr="00DB7015">
        <w:rPr>
          <w:i/>
          <w:spacing w:val="-2"/>
        </w:rPr>
        <w:t xml:space="preserve"> </w:t>
      </w:r>
      <w:r w:rsidRPr="00DB7015">
        <w:rPr>
          <w:i/>
        </w:rPr>
        <w:t>Speaking</w:t>
      </w:r>
      <w:r w:rsidRPr="00DB7015">
        <w:rPr>
          <w:i/>
          <w:spacing w:val="-2"/>
        </w:rPr>
        <w:t xml:space="preserve"> </w:t>
      </w:r>
      <w:r w:rsidRPr="00DB7015">
        <w:rPr>
          <w:i/>
        </w:rPr>
        <w:t>Anxiety</w:t>
      </w:r>
      <w:r w:rsidRPr="00DB7015">
        <w:rPr>
          <w:i/>
          <w:spacing w:val="-1"/>
        </w:rPr>
        <w:t xml:space="preserve"> </w:t>
      </w:r>
      <w:r w:rsidRPr="00DB7015">
        <w:rPr>
          <w:i/>
        </w:rPr>
        <w:t>Level</w:t>
      </w:r>
    </w:p>
    <w:p w14:paraId="7F989B01" w14:textId="77777777" w:rsidR="0042060D" w:rsidRPr="00DB7015" w:rsidRDefault="005526EF" w:rsidP="0020125D">
      <w:pPr>
        <w:pStyle w:val="BodyText"/>
        <w:rPr>
          <w:i/>
          <w:sz w:val="12"/>
        </w:rPr>
      </w:pPr>
      <w:r>
        <w:pict w14:anchorId="493B3FE1">
          <v:group id="_x0000_s1037" style="position:absolute;margin-left:85.05pt;margin-top:8.85pt;width:430.5pt;height:2.65pt;z-index:-15728640;mso-wrap-distance-left:0;mso-wrap-distance-right:0;mso-position-horizontal-relative:page" coordorigin="1701,177" coordsize="8610,53">
            <v:line id="_x0000_s1039" style="position:absolute" from="1701,192" to="10311,192" strokeweight="1.5pt"/>
            <v:line id="_x0000_s1038" style="position:absolute" from="1701,222" to="10311,222"/>
            <w10:wrap type="topAndBottom" anchorx="page"/>
          </v:group>
        </w:pict>
      </w:r>
    </w:p>
    <w:p w14:paraId="1C7F7B90" w14:textId="77777777" w:rsidR="0042060D" w:rsidRPr="00DB7015" w:rsidRDefault="0042060D" w:rsidP="0020125D">
      <w:pPr>
        <w:pStyle w:val="BodyText"/>
        <w:spacing w:before="5"/>
        <w:rPr>
          <w:i/>
          <w:sz w:val="25"/>
        </w:rPr>
      </w:pPr>
    </w:p>
    <w:p w14:paraId="6F891CD7" w14:textId="27BBFE69" w:rsidR="00793747" w:rsidRPr="00DB7015" w:rsidRDefault="00A100AE" w:rsidP="0020125D">
      <w:pPr>
        <w:ind w:left="651" w:right="1465"/>
        <w:jc w:val="center"/>
        <w:rPr>
          <w:b/>
        </w:rPr>
      </w:pPr>
      <w:r w:rsidRPr="00DB7015">
        <w:rPr>
          <w:b/>
        </w:rPr>
        <w:t xml:space="preserve">KECEMASAN BERBICARA PADA SISWA KELAS 10 </w:t>
      </w:r>
      <w:r w:rsidR="008C65DE" w:rsidRPr="00DB7015">
        <w:rPr>
          <w:b/>
        </w:rPr>
        <w:t>SMA</w:t>
      </w:r>
    </w:p>
    <w:p w14:paraId="54E03ECC" w14:textId="0FC9B2ED" w:rsidR="0042060D" w:rsidRPr="00DB7015" w:rsidRDefault="00930D2E" w:rsidP="0020125D">
      <w:pPr>
        <w:ind w:left="851" w:right="1537"/>
        <w:jc w:val="both"/>
      </w:pPr>
      <w:r w:rsidRPr="00DB7015">
        <w:rPr>
          <w:b/>
        </w:rPr>
        <w:t xml:space="preserve">ABSTRAK: </w:t>
      </w:r>
      <w:proofErr w:type="spellStart"/>
      <w:r w:rsidR="00F31A87" w:rsidRPr="00DB7015">
        <w:rPr>
          <w:sz w:val="24"/>
          <w:szCs w:val="24"/>
          <w:lang w:eastAsia="en-ID"/>
        </w:rPr>
        <w:t>Berbicara</w:t>
      </w:r>
      <w:proofErr w:type="spellEnd"/>
      <w:r w:rsidR="00F31A87" w:rsidRPr="00DB7015">
        <w:rPr>
          <w:sz w:val="24"/>
          <w:szCs w:val="24"/>
          <w:lang w:eastAsia="en-ID"/>
        </w:rPr>
        <w:t xml:space="preserve"> </w:t>
      </w:r>
      <w:proofErr w:type="spellStart"/>
      <w:r w:rsidR="00F31A87" w:rsidRPr="00DB7015">
        <w:rPr>
          <w:sz w:val="24"/>
          <w:szCs w:val="24"/>
          <w:lang w:eastAsia="en-ID"/>
        </w:rPr>
        <w:t>adalah</w:t>
      </w:r>
      <w:proofErr w:type="spellEnd"/>
      <w:r w:rsidR="00F31A87" w:rsidRPr="00DB7015">
        <w:rPr>
          <w:sz w:val="24"/>
          <w:szCs w:val="24"/>
          <w:lang w:eastAsia="en-ID"/>
        </w:rPr>
        <w:t xml:space="preserve"> </w:t>
      </w:r>
      <w:proofErr w:type="spellStart"/>
      <w:r w:rsidR="00F31A87" w:rsidRPr="00DB7015">
        <w:rPr>
          <w:sz w:val="24"/>
          <w:szCs w:val="24"/>
          <w:lang w:eastAsia="en-ID"/>
        </w:rPr>
        <w:t>sarana</w:t>
      </w:r>
      <w:proofErr w:type="spellEnd"/>
      <w:r w:rsidR="00F31A87" w:rsidRPr="00DB7015">
        <w:rPr>
          <w:sz w:val="24"/>
          <w:szCs w:val="24"/>
          <w:lang w:eastAsia="en-ID"/>
        </w:rPr>
        <w:t xml:space="preserve"> </w:t>
      </w:r>
      <w:proofErr w:type="spellStart"/>
      <w:r w:rsidR="00F31A87" w:rsidRPr="00DB7015">
        <w:rPr>
          <w:sz w:val="24"/>
          <w:szCs w:val="24"/>
          <w:lang w:eastAsia="en-ID"/>
        </w:rPr>
        <w:t>untuk</w:t>
      </w:r>
      <w:proofErr w:type="spellEnd"/>
      <w:r w:rsidR="00F31A87" w:rsidRPr="00DB7015">
        <w:rPr>
          <w:sz w:val="24"/>
          <w:szCs w:val="24"/>
          <w:lang w:eastAsia="en-ID"/>
        </w:rPr>
        <w:t xml:space="preserve"> </w:t>
      </w:r>
      <w:proofErr w:type="spellStart"/>
      <w:r w:rsidR="00F31A87" w:rsidRPr="00DB7015">
        <w:rPr>
          <w:sz w:val="24"/>
          <w:szCs w:val="24"/>
          <w:lang w:eastAsia="en-ID"/>
        </w:rPr>
        <w:t>menciptakan</w:t>
      </w:r>
      <w:proofErr w:type="spellEnd"/>
      <w:r w:rsidR="00F31A87" w:rsidRPr="00DB7015">
        <w:rPr>
          <w:sz w:val="24"/>
          <w:szCs w:val="24"/>
          <w:lang w:eastAsia="en-ID"/>
        </w:rPr>
        <w:t xml:space="preserve"> dan </w:t>
      </w:r>
      <w:proofErr w:type="spellStart"/>
      <w:r w:rsidR="00F31A87" w:rsidRPr="00DB7015">
        <w:rPr>
          <w:sz w:val="24"/>
          <w:szCs w:val="24"/>
          <w:lang w:eastAsia="en-ID"/>
        </w:rPr>
        <w:t>membangun</w:t>
      </w:r>
      <w:proofErr w:type="spellEnd"/>
      <w:r w:rsidR="00F31A87" w:rsidRPr="00DB7015">
        <w:rPr>
          <w:sz w:val="24"/>
          <w:szCs w:val="24"/>
          <w:lang w:eastAsia="en-ID"/>
        </w:rPr>
        <w:t xml:space="preserve"> </w:t>
      </w:r>
      <w:proofErr w:type="spellStart"/>
      <w:r w:rsidR="00F31A87" w:rsidRPr="00DB7015">
        <w:rPr>
          <w:sz w:val="24"/>
          <w:szCs w:val="24"/>
          <w:lang w:eastAsia="en-ID"/>
        </w:rPr>
        <w:t>informasi</w:t>
      </w:r>
      <w:proofErr w:type="spellEnd"/>
      <w:r w:rsidR="00F31A87" w:rsidRPr="00DB7015">
        <w:rPr>
          <w:sz w:val="24"/>
          <w:szCs w:val="24"/>
          <w:lang w:eastAsia="en-ID"/>
        </w:rPr>
        <w:t xml:space="preserve"> </w:t>
      </w:r>
      <w:proofErr w:type="spellStart"/>
      <w:r w:rsidR="00F31A87" w:rsidRPr="00DB7015">
        <w:rPr>
          <w:sz w:val="24"/>
          <w:szCs w:val="24"/>
          <w:lang w:eastAsia="en-ID"/>
        </w:rPr>
        <w:t>serta</w:t>
      </w:r>
      <w:proofErr w:type="spellEnd"/>
      <w:r w:rsidR="00F31A87" w:rsidRPr="00DB7015">
        <w:rPr>
          <w:sz w:val="24"/>
          <w:szCs w:val="24"/>
          <w:lang w:eastAsia="en-ID"/>
        </w:rPr>
        <w:t xml:space="preserve"> </w:t>
      </w:r>
      <w:proofErr w:type="spellStart"/>
      <w:r w:rsidR="00F31A87" w:rsidRPr="00DB7015">
        <w:rPr>
          <w:sz w:val="24"/>
          <w:szCs w:val="24"/>
          <w:lang w:eastAsia="en-ID"/>
        </w:rPr>
        <w:t>mengekspresikan</w:t>
      </w:r>
      <w:proofErr w:type="spellEnd"/>
      <w:r w:rsidR="00F31A87" w:rsidRPr="00DB7015">
        <w:rPr>
          <w:sz w:val="24"/>
          <w:szCs w:val="24"/>
          <w:lang w:eastAsia="en-ID"/>
        </w:rPr>
        <w:t xml:space="preserve"> </w:t>
      </w:r>
      <w:proofErr w:type="spellStart"/>
      <w:r w:rsidR="00F31A87" w:rsidRPr="00DB7015">
        <w:rPr>
          <w:sz w:val="24"/>
          <w:szCs w:val="24"/>
          <w:lang w:eastAsia="en-ID"/>
        </w:rPr>
        <w:t>pikiran</w:t>
      </w:r>
      <w:proofErr w:type="spellEnd"/>
      <w:r w:rsidR="00F31A87" w:rsidRPr="00DB7015">
        <w:rPr>
          <w:sz w:val="24"/>
          <w:szCs w:val="24"/>
          <w:lang w:eastAsia="en-ID"/>
        </w:rPr>
        <w:t xml:space="preserve"> dan </w:t>
      </w:r>
      <w:proofErr w:type="spellStart"/>
      <w:r w:rsidR="00F31A87" w:rsidRPr="00DB7015">
        <w:rPr>
          <w:sz w:val="24"/>
          <w:szCs w:val="24"/>
          <w:lang w:eastAsia="en-ID"/>
        </w:rPr>
        <w:t>perasaan</w:t>
      </w:r>
      <w:proofErr w:type="spellEnd"/>
      <w:r w:rsidR="00F31A87" w:rsidRPr="00DB7015">
        <w:rPr>
          <w:sz w:val="24"/>
          <w:szCs w:val="24"/>
          <w:lang w:eastAsia="en-ID"/>
        </w:rPr>
        <w:t xml:space="preserve"> </w:t>
      </w:r>
      <w:proofErr w:type="spellStart"/>
      <w:r w:rsidR="00F31A87" w:rsidRPr="00DB7015">
        <w:rPr>
          <w:sz w:val="24"/>
          <w:szCs w:val="24"/>
          <w:lang w:eastAsia="en-ID"/>
        </w:rPr>
        <w:t>kepada</w:t>
      </w:r>
      <w:proofErr w:type="spellEnd"/>
      <w:r w:rsidR="00F31A87" w:rsidRPr="00DB7015">
        <w:rPr>
          <w:sz w:val="24"/>
          <w:szCs w:val="24"/>
          <w:lang w:eastAsia="en-ID"/>
        </w:rPr>
        <w:t xml:space="preserve"> orang lain. </w:t>
      </w:r>
      <w:proofErr w:type="spellStart"/>
      <w:r w:rsidR="00F31A87" w:rsidRPr="00DB7015">
        <w:rPr>
          <w:sz w:val="24"/>
          <w:szCs w:val="24"/>
          <w:lang w:eastAsia="en-ID"/>
        </w:rPr>
        <w:t>Namun</w:t>
      </w:r>
      <w:proofErr w:type="spellEnd"/>
      <w:r w:rsidR="00F31A87" w:rsidRPr="00DB7015">
        <w:rPr>
          <w:sz w:val="24"/>
          <w:szCs w:val="24"/>
          <w:lang w:eastAsia="en-ID"/>
        </w:rPr>
        <w:t xml:space="preserve">, </w:t>
      </w:r>
      <w:proofErr w:type="spellStart"/>
      <w:r w:rsidR="00F31A87" w:rsidRPr="00DB7015">
        <w:rPr>
          <w:sz w:val="24"/>
          <w:szCs w:val="24"/>
          <w:lang w:eastAsia="en-ID"/>
        </w:rPr>
        <w:t>sulit</w:t>
      </w:r>
      <w:proofErr w:type="spellEnd"/>
      <w:r w:rsidR="00F31A87" w:rsidRPr="00DB7015">
        <w:rPr>
          <w:sz w:val="24"/>
          <w:szCs w:val="24"/>
          <w:lang w:eastAsia="en-ID"/>
        </w:rPr>
        <w:t xml:space="preserve"> </w:t>
      </w:r>
      <w:proofErr w:type="spellStart"/>
      <w:r w:rsidR="00F31A87" w:rsidRPr="00DB7015">
        <w:rPr>
          <w:sz w:val="24"/>
          <w:szCs w:val="24"/>
          <w:lang w:eastAsia="en-ID"/>
        </w:rPr>
        <w:t>bagi</w:t>
      </w:r>
      <w:proofErr w:type="spellEnd"/>
      <w:r w:rsidR="00F31A87" w:rsidRPr="00DB7015">
        <w:rPr>
          <w:sz w:val="24"/>
          <w:szCs w:val="24"/>
          <w:lang w:eastAsia="en-ID"/>
        </w:rPr>
        <w:t xml:space="preserve"> para </w:t>
      </w:r>
      <w:proofErr w:type="spellStart"/>
      <w:r w:rsidR="00F31A87" w:rsidRPr="00DB7015">
        <w:rPr>
          <w:sz w:val="24"/>
          <w:szCs w:val="24"/>
          <w:lang w:eastAsia="en-ID"/>
        </w:rPr>
        <w:t>pelajar</w:t>
      </w:r>
      <w:proofErr w:type="spellEnd"/>
      <w:r w:rsidR="00F31A87" w:rsidRPr="00DB7015">
        <w:rPr>
          <w:sz w:val="24"/>
          <w:szCs w:val="24"/>
          <w:lang w:eastAsia="en-ID"/>
        </w:rPr>
        <w:t xml:space="preserve"> </w:t>
      </w:r>
      <w:proofErr w:type="spellStart"/>
      <w:r w:rsidR="00F31A87" w:rsidRPr="00DB7015">
        <w:rPr>
          <w:sz w:val="24"/>
          <w:szCs w:val="24"/>
          <w:lang w:eastAsia="en-ID"/>
        </w:rPr>
        <w:t>bahasa</w:t>
      </w:r>
      <w:proofErr w:type="spellEnd"/>
      <w:r w:rsidR="00F31A87" w:rsidRPr="00DB7015">
        <w:rPr>
          <w:sz w:val="24"/>
          <w:szCs w:val="24"/>
          <w:lang w:eastAsia="en-ID"/>
        </w:rPr>
        <w:t xml:space="preserve"> </w:t>
      </w:r>
      <w:proofErr w:type="spellStart"/>
      <w:r w:rsidR="00F31A87" w:rsidRPr="00DB7015">
        <w:rPr>
          <w:sz w:val="24"/>
          <w:szCs w:val="24"/>
          <w:lang w:eastAsia="en-ID"/>
        </w:rPr>
        <w:t>asing</w:t>
      </w:r>
      <w:proofErr w:type="spellEnd"/>
      <w:r w:rsidR="00F31A87" w:rsidRPr="00DB7015">
        <w:rPr>
          <w:sz w:val="24"/>
          <w:szCs w:val="24"/>
          <w:lang w:eastAsia="en-ID"/>
        </w:rPr>
        <w:t xml:space="preserve"> </w:t>
      </w:r>
      <w:proofErr w:type="spellStart"/>
      <w:r w:rsidR="00F31A87" w:rsidRPr="00DB7015">
        <w:rPr>
          <w:sz w:val="24"/>
          <w:szCs w:val="24"/>
          <w:lang w:eastAsia="en-ID"/>
        </w:rPr>
        <w:t>untuk</w:t>
      </w:r>
      <w:proofErr w:type="spellEnd"/>
      <w:r w:rsidR="00F31A87" w:rsidRPr="00DB7015">
        <w:rPr>
          <w:sz w:val="24"/>
          <w:szCs w:val="24"/>
          <w:lang w:eastAsia="en-ID"/>
        </w:rPr>
        <w:t xml:space="preserve"> </w:t>
      </w:r>
      <w:proofErr w:type="spellStart"/>
      <w:r w:rsidR="00F31A87" w:rsidRPr="00DB7015">
        <w:rPr>
          <w:sz w:val="24"/>
          <w:szCs w:val="24"/>
          <w:lang w:eastAsia="en-ID"/>
        </w:rPr>
        <w:t>berlatih</w:t>
      </w:r>
      <w:proofErr w:type="spellEnd"/>
      <w:r w:rsidR="00F31A87" w:rsidRPr="00DB7015">
        <w:rPr>
          <w:sz w:val="24"/>
          <w:szCs w:val="24"/>
          <w:lang w:eastAsia="en-ID"/>
        </w:rPr>
        <w:t xml:space="preserve"> </w:t>
      </w:r>
      <w:proofErr w:type="spellStart"/>
      <w:r w:rsidR="00F31A87" w:rsidRPr="00DB7015">
        <w:rPr>
          <w:sz w:val="24"/>
          <w:szCs w:val="24"/>
          <w:lang w:eastAsia="en-ID"/>
        </w:rPr>
        <w:t>berbicara</w:t>
      </w:r>
      <w:proofErr w:type="spellEnd"/>
      <w:r w:rsidR="00F31A87" w:rsidRPr="00DB7015">
        <w:rPr>
          <w:sz w:val="24"/>
          <w:szCs w:val="24"/>
          <w:lang w:eastAsia="en-ID"/>
        </w:rPr>
        <w:t xml:space="preserve"> </w:t>
      </w:r>
      <w:proofErr w:type="spellStart"/>
      <w:r w:rsidR="00F31A87" w:rsidRPr="00DB7015">
        <w:rPr>
          <w:sz w:val="24"/>
          <w:szCs w:val="24"/>
          <w:lang w:eastAsia="en-ID"/>
        </w:rPr>
        <w:t>dalam</w:t>
      </w:r>
      <w:proofErr w:type="spellEnd"/>
      <w:r w:rsidR="00F31A87" w:rsidRPr="00DB7015">
        <w:rPr>
          <w:sz w:val="24"/>
          <w:szCs w:val="24"/>
          <w:lang w:eastAsia="en-ID"/>
        </w:rPr>
        <w:t xml:space="preserve"> </w:t>
      </w:r>
      <w:proofErr w:type="spellStart"/>
      <w:r w:rsidR="00F31A87" w:rsidRPr="00DB7015">
        <w:rPr>
          <w:sz w:val="24"/>
          <w:szCs w:val="24"/>
          <w:lang w:eastAsia="en-ID"/>
        </w:rPr>
        <w:t>bahasa</w:t>
      </w:r>
      <w:proofErr w:type="spellEnd"/>
      <w:r w:rsidR="00F31A87" w:rsidRPr="00DB7015">
        <w:rPr>
          <w:sz w:val="24"/>
          <w:szCs w:val="24"/>
          <w:lang w:eastAsia="en-ID"/>
        </w:rPr>
        <w:t xml:space="preserve"> </w:t>
      </w:r>
      <w:proofErr w:type="spellStart"/>
      <w:r w:rsidR="00F31A87" w:rsidRPr="00DB7015">
        <w:rPr>
          <w:sz w:val="24"/>
          <w:szCs w:val="24"/>
          <w:lang w:eastAsia="en-ID"/>
        </w:rPr>
        <w:t>Inggris</w:t>
      </w:r>
      <w:proofErr w:type="spellEnd"/>
      <w:r w:rsidR="00F31A87" w:rsidRPr="00DB7015">
        <w:rPr>
          <w:sz w:val="24"/>
          <w:szCs w:val="24"/>
          <w:lang w:eastAsia="en-ID"/>
        </w:rPr>
        <w:t xml:space="preserve">. </w:t>
      </w:r>
      <w:proofErr w:type="spellStart"/>
      <w:r w:rsidR="00F31A87" w:rsidRPr="00DB7015">
        <w:rPr>
          <w:sz w:val="24"/>
          <w:szCs w:val="24"/>
          <w:lang w:eastAsia="en-ID"/>
        </w:rPr>
        <w:t>Kecemasan</w:t>
      </w:r>
      <w:proofErr w:type="spellEnd"/>
      <w:r w:rsidR="00F31A87" w:rsidRPr="00DB7015">
        <w:rPr>
          <w:sz w:val="24"/>
          <w:szCs w:val="24"/>
          <w:lang w:eastAsia="en-ID"/>
        </w:rPr>
        <w:t xml:space="preserve"> </w:t>
      </w:r>
      <w:proofErr w:type="spellStart"/>
      <w:r w:rsidR="00F31A87" w:rsidRPr="00DB7015">
        <w:rPr>
          <w:sz w:val="24"/>
          <w:szCs w:val="24"/>
          <w:lang w:eastAsia="en-ID"/>
        </w:rPr>
        <w:t>adalah</w:t>
      </w:r>
      <w:proofErr w:type="spellEnd"/>
      <w:r w:rsidR="00F31A87" w:rsidRPr="00DB7015">
        <w:rPr>
          <w:sz w:val="24"/>
          <w:szCs w:val="24"/>
          <w:lang w:eastAsia="en-ID"/>
        </w:rPr>
        <w:t xml:space="preserve"> salah </w:t>
      </w:r>
      <w:proofErr w:type="spellStart"/>
      <w:r w:rsidR="00F31A87" w:rsidRPr="00DB7015">
        <w:rPr>
          <w:sz w:val="24"/>
          <w:szCs w:val="24"/>
          <w:lang w:eastAsia="en-ID"/>
        </w:rPr>
        <w:t>satu</w:t>
      </w:r>
      <w:proofErr w:type="spellEnd"/>
      <w:r w:rsidR="00F31A87" w:rsidRPr="00DB7015">
        <w:rPr>
          <w:sz w:val="24"/>
          <w:szCs w:val="24"/>
          <w:lang w:eastAsia="en-ID"/>
        </w:rPr>
        <w:t xml:space="preserve"> </w:t>
      </w:r>
      <w:proofErr w:type="spellStart"/>
      <w:r w:rsidR="00F31A87" w:rsidRPr="00DB7015">
        <w:rPr>
          <w:sz w:val="24"/>
          <w:szCs w:val="24"/>
          <w:lang w:eastAsia="en-ID"/>
        </w:rPr>
        <w:t>elemen</w:t>
      </w:r>
      <w:proofErr w:type="spellEnd"/>
      <w:r w:rsidR="00F31A87" w:rsidRPr="00DB7015">
        <w:rPr>
          <w:sz w:val="24"/>
          <w:szCs w:val="24"/>
          <w:lang w:eastAsia="en-ID"/>
        </w:rPr>
        <w:t xml:space="preserve"> yang </w:t>
      </w:r>
      <w:proofErr w:type="spellStart"/>
      <w:r w:rsidR="00F31A87" w:rsidRPr="00DB7015">
        <w:rPr>
          <w:sz w:val="24"/>
          <w:szCs w:val="24"/>
          <w:lang w:eastAsia="en-ID"/>
        </w:rPr>
        <w:t>kadang-kadang</w:t>
      </w:r>
      <w:proofErr w:type="spellEnd"/>
      <w:r w:rsidR="00F31A87" w:rsidRPr="00DB7015">
        <w:rPr>
          <w:sz w:val="24"/>
          <w:szCs w:val="24"/>
          <w:lang w:eastAsia="en-ID"/>
        </w:rPr>
        <w:t xml:space="preserve"> </w:t>
      </w:r>
      <w:proofErr w:type="spellStart"/>
      <w:r w:rsidR="00F31A87" w:rsidRPr="00DB7015">
        <w:rPr>
          <w:sz w:val="24"/>
          <w:szCs w:val="24"/>
          <w:lang w:eastAsia="en-ID"/>
        </w:rPr>
        <w:t>dapat</w:t>
      </w:r>
      <w:proofErr w:type="spellEnd"/>
      <w:r w:rsidR="00F31A87" w:rsidRPr="00DB7015">
        <w:rPr>
          <w:sz w:val="24"/>
          <w:szCs w:val="24"/>
          <w:lang w:eastAsia="en-ID"/>
        </w:rPr>
        <w:t xml:space="preserve"> </w:t>
      </w:r>
      <w:proofErr w:type="spellStart"/>
      <w:r w:rsidR="00F31A87" w:rsidRPr="00DB7015">
        <w:rPr>
          <w:sz w:val="24"/>
          <w:szCs w:val="24"/>
          <w:lang w:eastAsia="en-ID"/>
        </w:rPr>
        <w:t>muncul</w:t>
      </w:r>
      <w:proofErr w:type="spellEnd"/>
      <w:r w:rsidR="00F31A87" w:rsidRPr="00DB7015">
        <w:rPr>
          <w:sz w:val="24"/>
          <w:szCs w:val="24"/>
          <w:lang w:eastAsia="en-ID"/>
        </w:rPr>
        <w:t xml:space="preserve"> </w:t>
      </w:r>
      <w:proofErr w:type="spellStart"/>
      <w:r w:rsidR="00F31A87" w:rsidRPr="00DB7015">
        <w:rPr>
          <w:sz w:val="24"/>
          <w:szCs w:val="24"/>
          <w:lang w:eastAsia="en-ID"/>
        </w:rPr>
        <w:t>sebagai</w:t>
      </w:r>
      <w:proofErr w:type="spellEnd"/>
      <w:r w:rsidR="00F31A87" w:rsidRPr="00DB7015">
        <w:rPr>
          <w:sz w:val="24"/>
          <w:szCs w:val="24"/>
          <w:lang w:eastAsia="en-ID"/>
        </w:rPr>
        <w:t xml:space="preserve"> </w:t>
      </w:r>
      <w:proofErr w:type="spellStart"/>
      <w:r w:rsidR="00F31A87" w:rsidRPr="00DB7015">
        <w:rPr>
          <w:sz w:val="24"/>
          <w:szCs w:val="24"/>
          <w:lang w:eastAsia="en-ID"/>
        </w:rPr>
        <w:t>reaksi</w:t>
      </w:r>
      <w:proofErr w:type="spellEnd"/>
      <w:r w:rsidR="00F31A87" w:rsidRPr="00DB7015">
        <w:rPr>
          <w:sz w:val="24"/>
          <w:szCs w:val="24"/>
          <w:lang w:eastAsia="en-ID"/>
        </w:rPr>
        <w:t xml:space="preserve"> </w:t>
      </w:r>
      <w:proofErr w:type="spellStart"/>
      <w:r w:rsidR="00F31A87" w:rsidRPr="00DB7015">
        <w:rPr>
          <w:sz w:val="24"/>
          <w:szCs w:val="24"/>
          <w:lang w:eastAsia="en-ID"/>
        </w:rPr>
        <w:t>terhadap</w:t>
      </w:r>
      <w:proofErr w:type="spellEnd"/>
      <w:r w:rsidR="00F31A87" w:rsidRPr="00DB7015">
        <w:rPr>
          <w:sz w:val="24"/>
          <w:szCs w:val="24"/>
          <w:lang w:eastAsia="en-ID"/>
        </w:rPr>
        <w:t xml:space="preserve"> </w:t>
      </w:r>
      <w:proofErr w:type="spellStart"/>
      <w:r w:rsidR="00F31A87" w:rsidRPr="00DB7015">
        <w:rPr>
          <w:sz w:val="24"/>
          <w:szCs w:val="24"/>
          <w:lang w:eastAsia="en-ID"/>
        </w:rPr>
        <w:t>suatu</w:t>
      </w:r>
      <w:proofErr w:type="spellEnd"/>
      <w:r w:rsidR="00F31A87" w:rsidRPr="00DB7015">
        <w:rPr>
          <w:sz w:val="24"/>
          <w:szCs w:val="24"/>
          <w:lang w:eastAsia="en-ID"/>
        </w:rPr>
        <w:t xml:space="preserve"> </w:t>
      </w:r>
      <w:proofErr w:type="spellStart"/>
      <w:r w:rsidR="00F31A87" w:rsidRPr="00DB7015">
        <w:rPr>
          <w:sz w:val="24"/>
          <w:szCs w:val="24"/>
          <w:lang w:eastAsia="en-ID"/>
        </w:rPr>
        <w:t>keadaan</w:t>
      </w:r>
      <w:proofErr w:type="spellEnd"/>
      <w:r w:rsidR="00F31A87" w:rsidRPr="00DB7015">
        <w:rPr>
          <w:sz w:val="24"/>
          <w:szCs w:val="24"/>
          <w:lang w:eastAsia="en-ID"/>
        </w:rPr>
        <w:t xml:space="preserve"> </w:t>
      </w:r>
      <w:proofErr w:type="spellStart"/>
      <w:r w:rsidR="00F31A87" w:rsidRPr="00DB7015">
        <w:rPr>
          <w:sz w:val="24"/>
          <w:szCs w:val="24"/>
          <w:lang w:eastAsia="en-ID"/>
        </w:rPr>
        <w:t>atau</w:t>
      </w:r>
      <w:proofErr w:type="spellEnd"/>
      <w:r w:rsidR="00F31A87" w:rsidRPr="00DB7015">
        <w:rPr>
          <w:sz w:val="24"/>
          <w:szCs w:val="24"/>
          <w:lang w:eastAsia="en-ID"/>
        </w:rPr>
        <w:t xml:space="preserve"> </w:t>
      </w:r>
      <w:proofErr w:type="spellStart"/>
      <w:r w:rsidR="00F31A87" w:rsidRPr="00DB7015">
        <w:rPr>
          <w:sz w:val="24"/>
          <w:szCs w:val="24"/>
          <w:lang w:eastAsia="en-ID"/>
        </w:rPr>
        <w:t>peristiwa</w:t>
      </w:r>
      <w:proofErr w:type="spellEnd"/>
      <w:r w:rsidR="00F31A87" w:rsidRPr="00DB7015">
        <w:rPr>
          <w:sz w:val="24"/>
          <w:szCs w:val="24"/>
          <w:lang w:eastAsia="en-ID"/>
        </w:rPr>
        <w:t xml:space="preserve"> yang </w:t>
      </w:r>
      <w:proofErr w:type="spellStart"/>
      <w:r w:rsidR="00F31A87" w:rsidRPr="00DB7015">
        <w:rPr>
          <w:sz w:val="24"/>
          <w:szCs w:val="24"/>
          <w:lang w:eastAsia="en-ID"/>
        </w:rPr>
        <w:t>dianggap</w:t>
      </w:r>
      <w:proofErr w:type="spellEnd"/>
      <w:r w:rsidR="00F31A87" w:rsidRPr="00DB7015">
        <w:rPr>
          <w:sz w:val="24"/>
          <w:szCs w:val="24"/>
          <w:lang w:eastAsia="en-ID"/>
        </w:rPr>
        <w:t xml:space="preserve"> </w:t>
      </w:r>
      <w:proofErr w:type="spellStart"/>
      <w:r w:rsidR="00F31A87" w:rsidRPr="00DB7015">
        <w:rPr>
          <w:sz w:val="24"/>
          <w:szCs w:val="24"/>
          <w:lang w:eastAsia="en-ID"/>
        </w:rPr>
        <w:t>memiliki</w:t>
      </w:r>
      <w:proofErr w:type="spellEnd"/>
      <w:r w:rsidR="00F31A87" w:rsidRPr="00DB7015">
        <w:rPr>
          <w:sz w:val="24"/>
          <w:szCs w:val="24"/>
          <w:lang w:eastAsia="en-ID"/>
        </w:rPr>
        <w:t xml:space="preserve"> </w:t>
      </w:r>
      <w:proofErr w:type="spellStart"/>
      <w:r w:rsidR="00F31A87" w:rsidRPr="00DB7015">
        <w:rPr>
          <w:sz w:val="24"/>
          <w:szCs w:val="24"/>
          <w:lang w:eastAsia="en-ID"/>
        </w:rPr>
        <w:t>karakter</w:t>
      </w:r>
      <w:proofErr w:type="spellEnd"/>
      <w:r w:rsidR="00F31A87" w:rsidRPr="00DB7015">
        <w:rPr>
          <w:sz w:val="24"/>
          <w:szCs w:val="24"/>
          <w:lang w:eastAsia="en-ID"/>
        </w:rPr>
        <w:t xml:space="preserve"> yang </w:t>
      </w:r>
      <w:proofErr w:type="spellStart"/>
      <w:r w:rsidR="00F31A87" w:rsidRPr="00DB7015">
        <w:rPr>
          <w:sz w:val="24"/>
          <w:szCs w:val="24"/>
          <w:lang w:eastAsia="en-ID"/>
        </w:rPr>
        <w:t>signifikan</w:t>
      </w:r>
      <w:proofErr w:type="spellEnd"/>
      <w:r w:rsidR="00F31A87" w:rsidRPr="00DB7015">
        <w:rPr>
          <w:sz w:val="24"/>
          <w:szCs w:val="24"/>
          <w:lang w:eastAsia="en-ID"/>
        </w:rPr>
        <w:t xml:space="preserve">. </w:t>
      </w:r>
      <w:proofErr w:type="spellStart"/>
      <w:r w:rsidRPr="00DB7015">
        <w:t>Penelitian</w:t>
      </w:r>
      <w:proofErr w:type="spellEnd"/>
      <w:r w:rsidRPr="00DB7015">
        <w:t xml:space="preserve"> </w:t>
      </w:r>
      <w:proofErr w:type="spellStart"/>
      <w:r w:rsidRPr="00DB7015">
        <w:t>ini</w:t>
      </w:r>
      <w:proofErr w:type="spellEnd"/>
      <w:r w:rsidRPr="00DB7015">
        <w:t xml:space="preserve"> </w:t>
      </w:r>
      <w:proofErr w:type="spellStart"/>
      <w:r w:rsidRPr="00DB7015">
        <w:t>dilakukan</w:t>
      </w:r>
      <w:proofErr w:type="spellEnd"/>
      <w:r w:rsidRPr="00DB7015">
        <w:t xml:space="preserve"> </w:t>
      </w:r>
      <w:proofErr w:type="spellStart"/>
      <w:r w:rsidRPr="00DB7015">
        <w:t>untuk</w:t>
      </w:r>
      <w:proofErr w:type="spellEnd"/>
      <w:r w:rsidRPr="00DB7015">
        <w:t xml:space="preserve"> </w:t>
      </w:r>
      <w:proofErr w:type="spellStart"/>
      <w:r w:rsidRPr="00DB7015">
        <w:t>mengetahui</w:t>
      </w:r>
      <w:proofErr w:type="spellEnd"/>
      <w:r w:rsidRPr="00DB7015">
        <w:t xml:space="preserve"> </w:t>
      </w:r>
      <w:proofErr w:type="spellStart"/>
      <w:r w:rsidRPr="00DB7015">
        <w:t>kategori</w:t>
      </w:r>
      <w:proofErr w:type="spellEnd"/>
      <w:r w:rsidRPr="00DB7015">
        <w:t xml:space="preserve"> </w:t>
      </w:r>
      <w:proofErr w:type="spellStart"/>
      <w:r w:rsidRPr="00DB7015">
        <w:t>kecemasan</w:t>
      </w:r>
      <w:proofErr w:type="spellEnd"/>
      <w:r w:rsidRPr="00DB7015">
        <w:t xml:space="preserve"> </w:t>
      </w:r>
      <w:proofErr w:type="spellStart"/>
      <w:r w:rsidRPr="00DB7015">
        <w:t>berbicara</w:t>
      </w:r>
      <w:proofErr w:type="spellEnd"/>
      <w:r w:rsidRPr="00DB7015">
        <w:rPr>
          <w:spacing w:val="-57"/>
        </w:rPr>
        <w:t xml:space="preserve"> </w:t>
      </w:r>
      <w:r w:rsidRPr="00DB7015">
        <w:t>pada</w:t>
      </w:r>
      <w:r w:rsidRPr="00DB7015">
        <w:rPr>
          <w:spacing w:val="-2"/>
        </w:rPr>
        <w:t xml:space="preserve"> </w:t>
      </w:r>
      <w:proofErr w:type="spellStart"/>
      <w:r w:rsidRPr="00DB7015">
        <w:t>siswa</w:t>
      </w:r>
      <w:proofErr w:type="spellEnd"/>
      <w:r w:rsidRPr="00DB7015">
        <w:rPr>
          <w:spacing w:val="-2"/>
        </w:rPr>
        <w:t xml:space="preserve"> </w:t>
      </w:r>
      <w:proofErr w:type="spellStart"/>
      <w:r w:rsidRPr="00DB7015">
        <w:t>kelas</w:t>
      </w:r>
      <w:proofErr w:type="spellEnd"/>
      <w:r w:rsidRPr="00DB7015">
        <w:t xml:space="preserve"> XI</w:t>
      </w:r>
      <w:r w:rsidRPr="00DB7015">
        <w:rPr>
          <w:spacing w:val="-4"/>
        </w:rPr>
        <w:t xml:space="preserve"> </w:t>
      </w:r>
      <w:proofErr w:type="spellStart"/>
      <w:r w:rsidRPr="00DB7015">
        <w:t>dalam</w:t>
      </w:r>
      <w:proofErr w:type="spellEnd"/>
      <w:r w:rsidRPr="00DB7015">
        <w:t xml:space="preserve"> </w:t>
      </w:r>
      <w:proofErr w:type="spellStart"/>
      <w:r w:rsidRPr="00DB7015">
        <w:t>pembelajaran</w:t>
      </w:r>
      <w:proofErr w:type="spellEnd"/>
      <w:r w:rsidRPr="00DB7015">
        <w:t xml:space="preserve"> Bahasa </w:t>
      </w:r>
      <w:proofErr w:type="spellStart"/>
      <w:r w:rsidRPr="00DB7015">
        <w:t>Inggris</w:t>
      </w:r>
      <w:proofErr w:type="spellEnd"/>
      <w:r w:rsidRPr="00DB7015">
        <w:t xml:space="preserve"> di SMAN</w:t>
      </w:r>
      <w:r w:rsidRPr="00DB7015">
        <w:rPr>
          <w:spacing w:val="-1"/>
        </w:rPr>
        <w:t xml:space="preserve"> </w:t>
      </w:r>
      <w:r w:rsidRPr="00DB7015">
        <w:t xml:space="preserve">19 Palembang. </w:t>
      </w:r>
      <w:proofErr w:type="spellStart"/>
      <w:r w:rsidRPr="00DB7015">
        <w:t>Penelitian</w:t>
      </w:r>
      <w:proofErr w:type="spellEnd"/>
      <w:r w:rsidRPr="00DB7015">
        <w:t xml:space="preserve"> </w:t>
      </w:r>
      <w:proofErr w:type="spellStart"/>
      <w:r w:rsidRPr="00DB7015">
        <w:t>deskriptif</w:t>
      </w:r>
      <w:proofErr w:type="spellEnd"/>
      <w:r w:rsidRPr="00DB7015">
        <w:t xml:space="preserve"> </w:t>
      </w:r>
      <w:proofErr w:type="spellStart"/>
      <w:r w:rsidRPr="00DB7015">
        <w:t>ini</w:t>
      </w:r>
      <w:proofErr w:type="spellEnd"/>
      <w:r w:rsidRPr="00DB7015">
        <w:t xml:space="preserve"> </w:t>
      </w:r>
      <w:proofErr w:type="spellStart"/>
      <w:r w:rsidRPr="00DB7015">
        <w:t>menggunakan</w:t>
      </w:r>
      <w:proofErr w:type="spellEnd"/>
      <w:r w:rsidRPr="00DB7015">
        <w:t xml:space="preserve"> </w:t>
      </w:r>
      <w:proofErr w:type="spellStart"/>
      <w:r w:rsidRPr="00DB7015">
        <w:t>metode</w:t>
      </w:r>
      <w:proofErr w:type="spellEnd"/>
      <w:r w:rsidRPr="00DB7015">
        <w:t xml:space="preserve"> </w:t>
      </w:r>
      <w:proofErr w:type="spellStart"/>
      <w:r w:rsidRPr="00DB7015">
        <w:t>deskriptif</w:t>
      </w:r>
      <w:proofErr w:type="spellEnd"/>
      <w:r w:rsidRPr="00DB7015">
        <w:t xml:space="preserve"> </w:t>
      </w:r>
      <w:proofErr w:type="spellStart"/>
      <w:r w:rsidRPr="00DB7015">
        <w:t>kuantitatif</w:t>
      </w:r>
      <w:proofErr w:type="spellEnd"/>
      <w:r w:rsidRPr="00DB7015">
        <w:t xml:space="preserve">. </w:t>
      </w:r>
      <w:proofErr w:type="spellStart"/>
      <w:r w:rsidRPr="00DB7015">
        <w:t>Instrumen</w:t>
      </w:r>
      <w:proofErr w:type="spellEnd"/>
      <w:r w:rsidRPr="00DB7015">
        <w:rPr>
          <w:spacing w:val="1"/>
        </w:rPr>
        <w:t xml:space="preserve"> </w:t>
      </w:r>
      <w:proofErr w:type="spellStart"/>
      <w:r w:rsidRPr="00DB7015">
        <w:t>penelitian</w:t>
      </w:r>
      <w:proofErr w:type="spellEnd"/>
      <w:r w:rsidRPr="00DB7015">
        <w:t xml:space="preserve"> yang </w:t>
      </w:r>
      <w:proofErr w:type="spellStart"/>
      <w:r w:rsidRPr="00DB7015">
        <w:t>digunakan</w:t>
      </w:r>
      <w:proofErr w:type="spellEnd"/>
      <w:r w:rsidRPr="00DB7015">
        <w:t xml:space="preserve"> </w:t>
      </w:r>
      <w:proofErr w:type="spellStart"/>
      <w:r w:rsidRPr="00DB7015">
        <w:t>adalah</w:t>
      </w:r>
      <w:proofErr w:type="spellEnd"/>
      <w:r w:rsidRPr="00DB7015">
        <w:t xml:space="preserve"> </w:t>
      </w:r>
      <w:proofErr w:type="spellStart"/>
      <w:r w:rsidRPr="00DB7015">
        <w:t>kuesioner</w:t>
      </w:r>
      <w:proofErr w:type="spellEnd"/>
      <w:r w:rsidRPr="00DB7015">
        <w:t xml:space="preserve">. </w:t>
      </w:r>
      <w:proofErr w:type="spellStart"/>
      <w:r w:rsidRPr="00DB7015">
        <w:t>Kuesioner</w:t>
      </w:r>
      <w:proofErr w:type="spellEnd"/>
      <w:r w:rsidRPr="00DB7015">
        <w:t xml:space="preserve"> </w:t>
      </w:r>
      <w:proofErr w:type="spellStart"/>
      <w:r w:rsidRPr="00DB7015">
        <w:t>tersebut</w:t>
      </w:r>
      <w:proofErr w:type="spellEnd"/>
      <w:r w:rsidRPr="00DB7015">
        <w:t xml:space="preserve"> </w:t>
      </w:r>
      <w:proofErr w:type="spellStart"/>
      <w:r w:rsidRPr="00DB7015">
        <w:t>diadaptasi</w:t>
      </w:r>
      <w:proofErr w:type="spellEnd"/>
      <w:r w:rsidRPr="00DB7015">
        <w:t xml:space="preserve"> </w:t>
      </w:r>
      <w:proofErr w:type="spellStart"/>
      <w:r w:rsidRPr="00DB7015">
        <w:t>dari</w:t>
      </w:r>
      <w:proofErr w:type="spellEnd"/>
      <w:r w:rsidRPr="00DB7015">
        <w:t xml:space="preserve"> Foreign</w:t>
      </w:r>
      <w:r w:rsidRPr="00DB7015">
        <w:rPr>
          <w:spacing w:val="-57"/>
        </w:rPr>
        <w:t xml:space="preserve"> </w:t>
      </w:r>
      <w:r w:rsidRPr="00DB7015">
        <w:t>Language</w:t>
      </w:r>
      <w:r w:rsidRPr="00DB7015">
        <w:rPr>
          <w:spacing w:val="-2"/>
        </w:rPr>
        <w:t xml:space="preserve"> </w:t>
      </w:r>
      <w:r w:rsidRPr="00DB7015">
        <w:t>Speaking Anxiety</w:t>
      </w:r>
      <w:r w:rsidRPr="00DB7015">
        <w:rPr>
          <w:spacing w:val="-1"/>
        </w:rPr>
        <w:t xml:space="preserve"> </w:t>
      </w:r>
      <w:r w:rsidRPr="00DB7015">
        <w:t>Questionnaire</w:t>
      </w:r>
      <w:r w:rsidRPr="00DB7015">
        <w:rPr>
          <w:spacing w:val="-2"/>
        </w:rPr>
        <w:t xml:space="preserve"> </w:t>
      </w:r>
      <w:r w:rsidRPr="00DB7015">
        <w:t>(FLSAQ)</w:t>
      </w:r>
      <w:r w:rsidRPr="00DB7015">
        <w:rPr>
          <w:spacing w:val="-2"/>
        </w:rPr>
        <w:t xml:space="preserve"> </w:t>
      </w:r>
      <w:proofErr w:type="spellStart"/>
      <w:r w:rsidRPr="00DB7015">
        <w:t>dari</w:t>
      </w:r>
      <w:proofErr w:type="spellEnd"/>
      <w:r w:rsidRPr="00DB7015">
        <w:rPr>
          <w:spacing w:val="-1"/>
        </w:rPr>
        <w:t xml:space="preserve"> </w:t>
      </w:r>
      <w:proofErr w:type="spellStart"/>
      <w:r w:rsidRPr="00DB7015">
        <w:t>Öztürk</w:t>
      </w:r>
      <w:proofErr w:type="spellEnd"/>
      <w:r w:rsidRPr="00DB7015">
        <w:t xml:space="preserve"> dan </w:t>
      </w:r>
      <w:proofErr w:type="spellStart"/>
      <w:r w:rsidRPr="00DB7015">
        <w:t>Gürbüz</w:t>
      </w:r>
      <w:proofErr w:type="spellEnd"/>
      <w:r w:rsidRPr="00DB7015">
        <w:t xml:space="preserve">. </w:t>
      </w:r>
      <w:proofErr w:type="spellStart"/>
      <w:r w:rsidRPr="00DB7015">
        <w:t>Penelitian</w:t>
      </w:r>
      <w:proofErr w:type="spellEnd"/>
      <w:r w:rsidRPr="00DB7015">
        <w:t xml:space="preserve"> </w:t>
      </w:r>
      <w:proofErr w:type="spellStart"/>
      <w:r w:rsidRPr="00DB7015">
        <w:t>ini</w:t>
      </w:r>
      <w:proofErr w:type="spellEnd"/>
      <w:r w:rsidRPr="00DB7015">
        <w:t xml:space="preserve"> </w:t>
      </w:r>
      <w:proofErr w:type="spellStart"/>
      <w:r w:rsidRPr="00DB7015">
        <w:t>melibatkan</w:t>
      </w:r>
      <w:proofErr w:type="spellEnd"/>
      <w:r w:rsidRPr="00DB7015">
        <w:t xml:space="preserve"> 76 </w:t>
      </w:r>
      <w:proofErr w:type="spellStart"/>
      <w:r w:rsidRPr="00DB7015">
        <w:t>siswa</w:t>
      </w:r>
      <w:proofErr w:type="spellEnd"/>
      <w:r w:rsidRPr="00DB7015">
        <w:t xml:space="preserve"> </w:t>
      </w:r>
      <w:proofErr w:type="spellStart"/>
      <w:r w:rsidRPr="00DB7015">
        <w:t>kelas</w:t>
      </w:r>
      <w:proofErr w:type="spellEnd"/>
      <w:r w:rsidRPr="00DB7015">
        <w:t xml:space="preserve"> XI </w:t>
      </w:r>
      <w:proofErr w:type="spellStart"/>
      <w:r w:rsidRPr="00DB7015">
        <w:t>dalam</w:t>
      </w:r>
      <w:proofErr w:type="spellEnd"/>
      <w:r w:rsidRPr="00DB7015">
        <w:t xml:space="preserve"> </w:t>
      </w:r>
      <w:proofErr w:type="spellStart"/>
      <w:r w:rsidRPr="00DB7015">
        <w:t>pembelajaran</w:t>
      </w:r>
      <w:proofErr w:type="spellEnd"/>
      <w:r w:rsidRPr="00DB7015">
        <w:t xml:space="preserve"> Bahasa </w:t>
      </w:r>
      <w:proofErr w:type="spellStart"/>
      <w:r w:rsidRPr="00DB7015">
        <w:t>Inggris</w:t>
      </w:r>
      <w:proofErr w:type="spellEnd"/>
      <w:r w:rsidRPr="00DB7015">
        <w:t xml:space="preserve"> di</w:t>
      </w:r>
      <w:r w:rsidRPr="00DB7015">
        <w:rPr>
          <w:spacing w:val="1"/>
        </w:rPr>
        <w:t xml:space="preserve"> </w:t>
      </w:r>
      <w:r w:rsidRPr="00DB7015">
        <w:t xml:space="preserve">SMAN 19 Palembang. </w:t>
      </w:r>
      <w:proofErr w:type="spellStart"/>
      <w:r w:rsidRPr="00DB7015">
        <w:t>Kuesioner</w:t>
      </w:r>
      <w:proofErr w:type="spellEnd"/>
      <w:r w:rsidRPr="00DB7015">
        <w:t xml:space="preserve"> </w:t>
      </w:r>
      <w:proofErr w:type="spellStart"/>
      <w:r w:rsidRPr="00DB7015">
        <w:t>terdiri</w:t>
      </w:r>
      <w:proofErr w:type="spellEnd"/>
      <w:r w:rsidRPr="00DB7015">
        <w:t xml:space="preserve"> </w:t>
      </w:r>
      <w:proofErr w:type="spellStart"/>
      <w:r w:rsidRPr="00DB7015">
        <w:t>dari</w:t>
      </w:r>
      <w:proofErr w:type="spellEnd"/>
      <w:r w:rsidRPr="00DB7015">
        <w:t xml:space="preserve"> 17 </w:t>
      </w:r>
      <w:proofErr w:type="spellStart"/>
      <w:r w:rsidRPr="00DB7015">
        <w:t>pernyataan</w:t>
      </w:r>
      <w:proofErr w:type="spellEnd"/>
      <w:r w:rsidRPr="00DB7015">
        <w:t xml:space="preserve"> yang </w:t>
      </w:r>
      <w:proofErr w:type="spellStart"/>
      <w:r w:rsidRPr="00DB7015">
        <w:t>terbagi</w:t>
      </w:r>
      <w:proofErr w:type="spellEnd"/>
      <w:r w:rsidRPr="00DB7015">
        <w:t xml:space="preserve"> </w:t>
      </w:r>
      <w:proofErr w:type="spellStart"/>
      <w:r w:rsidRPr="00DB7015">
        <w:t>dalam</w:t>
      </w:r>
      <w:proofErr w:type="spellEnd"/>
      <w:r w:rsidRPr="00DB7015">
        <w:t xml:space="preserve"> </w:t>
      </w:r>
      <w:proofErr w:type="spellStart"/>
      <w:r w:rsidRPr="00DB7015">
        <w:t>tiga</w:t>
      </w:r>
      <w:proofErr w:type="spellEnd"/>
      <w:r w:rsidRPr="00DB7015">
        <w:rPr>
          <w:spacing w:val="1"/>
        </w:rPr>
        <w:t xml:space="preserve"> </w:t>
      </w:r>
      <w:proofErr w:type="spellStart"/>
      <w:r w:rsidRPr="00DB7015">
        <w:t>kategori</w:t>
      </w:r>
      <w:proofErr w:type="spellEnd"/>
      <w:r w:rsidRPr="00DB7015">
        <w:t xml:space="preserve">, </w:t>
      </w:r>
      <w:proofErr w:type="spellStart"/>
      <w:r w:rsidRPr="00DB7015">
        <w:t>yaitu</w:t>
      </w:r>
      <w:proofErr w:type="spellEnd"/>
      <w:r w:rsidRPr="00DB7015">
        <w:t xml:space="preserve"> </w:t>
      </w:r>
      <w:proofErr w:type="spellStart"/>
      <w:r w:rsidRPr="00DB7015">
        <w:t>kecemasan</w:t>
      </w:r>
      <w:proofErr w:type="spellEnd"/>
      <w:r w:rsidRPr="00DB7015">
        <w:t xml:space="preserve"> </w:t>
      </w:r>
      <w:proofErr w:type="spellStart"/>
      <w:r w:rsidRPr="00DB7015">
        <w:lastRenderedPageBreak/>
        <w:t>berbicara</w:t>
      </w:r>
      <w:proofErr w:type="spellEnd"/>
      <w:r w:rsidRPr="00DB7015">
        <w:t xml:space="preserve"> </w:t>
      </w:r>
      <w:proofErr w:type="spellStart"/>
      <w:r w:rsidRPr="00DB7015">
        <w:t>dalam</w:t>
      </w:r>
      <w:proofErr w:type="spellEnd"/>
      <w:r w:rsidRPr="00DB7015">
        <w:t xml:space="preserve"> </w:t>
      </w:r>
      <w:proofErr w:type="spellStart"/>
      <w:r w:rsidRPr="00DB7015">
        <w:t>komunikasi</w:t>
      </w:r>
      <w:proofErr w:type="spellEnd"/>
      <w:r w:rsidRPr="00DB7015">
        <w:t xml:space="preserve">, </w:t>
      </w:r>
      <w:proofErr w:type="spellStart"/>
      <w:r w:rsidRPr="00DB7015">
        <w:t>berdasarkan</w:t>
      </w:r>
      <w:proofErr w:type="spellEnd"/>
      <w:r w:rsidRPr="00DB7015">
        <w:t xml:space="preserve"> </w:t>
      </w:r>
      <w:proofErr w:type="spellStart"/>
      <w:r w:rsidRPr="00DB7015">
        <w:t>analisis</w:t>
      </w:r>
      <w:proofErr w:type="spellEnd"/>
      <w:r w:rsidRPr="00DB7015">
        <w:t xml:space="preserve"> </w:t>
      </w:r>
      <w:proofErr w:type="spellStart"/>
      <w:r w:rsidRPr="00DB7015">
        <w:t>penelitian</w:t>
      </w:r>
      <w:proofErr w:type="spellEnd"/>
      <w:r w:rsidRPr="00DB7015">
        <w:t>,</w:t>
      </w:r>
      <w:r w:rsidRPr="00DB7015">
        <w:rPr>
          <w:spacing w:val="-57"/>
        </w:rPr>
        <w:t xml:space="preserve"> </w:t>
      </w:r>
      <w:proofErr w:type="spellStart"/>
      <w:r w:rsidRPr="00DB7015">
        <w:t>ditemukan</w:t>
      </w:r>
      <w:proofErr w:type="spellEnd"/>
      <w:r w:rsidRPr="00DB7015">
        <w:t xml:space="preserve"> </w:t>
      </w:r>
      <w:proofErr w:type="spellStart"/>
      <w:r w:rsidRPr="00DB7015">
        <w:t>bahwa</w:t>
      </w:r>
      <w:proofErr w:type="spellEnd"/>
      <w:r w:rsidRPr="00DB7015">
        <w:t xml:space="preserve"> </w:t>
      </w:r>
      <w:proofErr w:type="spellStart"/>
      <w:r w:rsidRPr="00DB7015">
        <w:t>jenis</w:t>
      </w:r>
      <w:proofErr w:type="spellEnd"/>
      <w:r w:rsidRPr="00DB7015">
        <w:t xml:space="preserve"> </w:t>
      </w:r>
      <w:proofErr w:type="spellStart"/>
      <w:r w:rsidRPr="00DB7015">
        <w:t>kecemasan</w:t>
      </w:r>
      <w:proofErr w:type="spellEnd"/>
      <w:r w:rsidRPr="00DB7015">
        <w:t xml:space="preserve"> </w:t>
      </w:r>
      <w:proofErr w:type="spellStart"/>
      <w:r w:rsidRPr="00DB7015">
        <w:t>berbicara</w:t>
      </w:r>
      <w:proofErr w:type="spellEnd"/>
      <w:r w:rsidRPr="00DB7015">
        <w:t xml:space="preserve"> yang </w:t>
      </w:r>
      <w:proofErr w:type="spellStart"/>
      <w:r w:rsidRPr="00DB7015">
        <w:t>dominan</w:t>
      </w:r>
      <w:proofErr w:type="spellEnd"/>
      <w:r w:rsidRPr="00DB7015">
        <w:t xml:space="preserve"> </w:t>
      </w:r>
      <w:proofErr w:type="spellStart"/>
      <w:r w:rsidRPr="00DB7015">
        <w:t>adalah</w:t>
      </w:r>
      <w:proofErr w:type="spellEnd"/>
      <w:r w:rsidRPr="00DB7015">
        <w:t xml:space="preserve"> </w:t>
      </w:r>
      <w:proofErr w:type="spellStart"/>
      <w:r w:rsidRPr="00DB7015">
        <w:t>kecemasan</w:t>
      </w:r>
      <w:proofErr w:type="spellEnd"/>
      <w:r w:rsidRPr="00DB7015">
        <w:rPr>
          <w:spacing w:val="1"/>
        </w:rPr>
        <w:t xml:space="preserve"> </w:t>
      </w:r>
      <w:proofErr w:type="spellStart"/>
      <w:r w:rsidRPr="00DB7015">
        <w:t>menghadapi</w:t>
      </w:r>
      <w:proofErr w:type="spellEnd"/>
      <w:r w:rsidRPr="00DB7015">
        <w:t xml:space="preserve"> </w:t>
      </w:r>
      <w:proofErr w:type="spellStart"/>
      <w:r w:rsidRPr="00DB7015">
        <w:t>ujian</w:t>
      </w:r>
      <w:proofErr w:type="spellEnd"/>
      <w:r w:rsidRPr="00DB7015">
        <w:t xml:space="preserve">. </w:t>
      </w:r>
      <w:proofErr w:type="spellStart"/>
      <w:r w:rsidRPr="00DB7015">
        <w:t>Jenis</w:t>
      </w:r>
      <w:proofErr w:type="spellEnd"/>
      <w:r w:rsidRPr="00DB7015">
        <w:t xml:space="preserve"> </w:t>
      </w:r>
      <w:proofErr w:type="spellStart"/>
      <w:r w:rsidRPr="00DB7015">
        <w:t>kecemasan</w:t>
      </w:r>
      <w:proofErr w:type="spellEnd"/>
      <w:r w:rsidRPr="00DB7015">
        <w:t xml:space="preserve"> yang </w:t>
      </w:r>
      <w:proofErr w:type="spellStart"/>
      <w:r w:rsidRPr="00DB7015">
        <w:t>dialami</w:t>
      </w:r>
      <w:proofErr w:type="spellEnd"/>
      <w:r w:rsidRPr="00DB7015">
        <w:t xml:space="preserve"> oleh </w:t>
      </w:r>
      <w:proofErr w:type="spellStart"/>
      <w:r w:rsidRPr="00DB7015">
        <w:t>responden</w:t>
      </w:r>
      <w:proofErr w:type="spellEnd"/>
      <w:r w:rsidRPr="00DB7015">
        <w:t xml:space="preserve"> </w:t>
      </w:r>
      <w:proofErr w:type="spellStart"/>
      <w:r w:rsidRPr="00DB7015">
        <w:t>adalah</w:t>
      </w:r>
      <w:proofErr w:type="spellEnd"/>
      <w:r w:rsidRPr="00DB7015">
        <w:t xml:space="preserve"> </w:t>
      </w:r>
      <w:proofErr w:type="spellStart"/>
      <w:r w:rsidRPr="00DB7015">
        <w:t>kecemasan</w:t>
      </w:r>
      <w:proofErr w:type="spellEnd"/>
      <w:r w:rsidRPr="00DB7015">
        <w:rPr>
          <w:spacing w:val="1"/>
        </w:rPr>
        <w:t xml:space="preserve"> </w:t>
      </w:r>
      <w:proofErr w:type="spellStart"/>
      <w:r w:rsidRPr="00DB7015">
        <w:t>menghadapi</w:t>
      </w:r>
      <w:proofErr w:type="spellEnd"/>
      <w:r w:rsidRPr="00DB7015">
        <w:t xml:space="preserve"> </w:t>
      </w:r>
      <w:proofErr w:type="spellStart"/>
      <w:r w:rsidRPr="00DB7015">
        <w:t>ujian</w:t>
      </w:r>
      <w:proofErr w:type="spellEnd"/>
      <w:r w:rsidRPr="00DB7015">
        <w:t xml:space="preserve"> (75,62%), </w:t>
      </w:r>
      <w:proofErr w:type="spellStart"/>
      <w:r w:rsidRPr="00DB7015">
        <w:t>kecemasan</w:t>
      </w:r>
      <w:proofErr w:type="spellEnd"/>
      <w:r w:rsidRPr="00DB7015">
        <w:t xml:space="preserve"> </w:t>
      </w:r>
      <w:proofErr w:type="spellStart"/>
      <w:r w:rsidRPr="00DB7015">
        <w:t>dalam</w:t>
      </w:r>
      <w:proofErr w:type="spellEnd"/>
      <w:r w:rsidRPr="00DB7015">
        <w:t xml:space="preserve"> </w:t>
      </w:r>
      <w:proofErr w:type="spellStart"/>
      <w:r w:rsidRPr="00DB7015">
        <w:t>komunikasi</w:t>
      </w:r>
      <w:proofErr w:type="spellEnd"/>
      <w:r w:rsidRPr="00DB7015">
        <w:t xml:space="preserve"> (73%), dan </w:t>
      </w:r>
      <w:proofErr w:type="spellStart"/>
      <w:r w:rsidRPr="00DB7015">
        <w:t>ketakutan</w:t>
      </w:r>
      <w:proofErr w:type="spellEnd"/>
      <w:r w:rsidRPr="00DB7015">
        <w:rPr>
          <w:spacing w:val="1"/>
        </w:rPr>
        <w:t xml:space="preserve"> </w:t>
      </w:r>
      <w:proofErr w:type="spellStart"/>
      <w:r w:rsidRPr="00DB7015">
        <w:t>terhadap</w:t>
      </w:r>
      <w:proofErr w:type="spellEnd"/>
      <w:r w:rsidRPr="00DB7015">
        <w:t xml:space="preserve"> </w:t>
      </w:r>
      <w:proofErr w:type="spellStart"/>
      <w:r w:rsidRPr="00DB7015">
        <w:t>penilaian</w:t>
      </w:r>
      <w:proofErr w:type="spellEnd"/>
      <w:r w:rsidRPr="00DB7015">
        <w:t xml:space="preserve"> </w:t>
      </w:r>
      <w:proofErr w:type="spellStart"/>
      <w:r w:rsidRPr="00DB7015">
        <w:t>negatif</w:t>
      </w:r>
      <w:proofErr w:type="spellEnd"/>
      <w:r w:rsidRPr="00DB7015">
        <w:t xml:space="preserve"> (70,04%). </w:t>
      </w:r>
      <w:proofErr w:type="spellStart"/>
      <w:r w:rsidRPr="00DB7015">
        <w:t>Selain</w:t>
      </w:r>
      <w:proofErr w:type="spellEnd"/>
      <w:r w:rsidRPr="00DB7015">
        <w:t xml:space="preserve"> </w:t>
      </w:r>
      <w:proofErr w:type="spellStart"/>
      <w:r w:rsidRPr="00DB7015">
        <w:t>itu</w:t>
      </w:r>
      <w:proofErr w:type="spellEnd"/>
      <w:r w:rsidRPr="00DB7015">
        <w:t xml:space="preserve">, </w:t>
      </w:r>
      <w:proofErr w:type="spellStart"/>
      <w:r w:rsidRPr="00DB7015">
        <w:t>dari</w:t>
      </w:r>
      <w:proofErr w:type="spellEnd"/>
      <w:r w:rsidRPr="00DB7015">
        <w:t xml:space="preserve"> </w:t>
      </w:r>
      <w:proofErr w:type="spellStart"/>
      <w:r w:rsidRPr="00DB7015">
        <w:t>hasil</w:t>
      </w:r>
      <w:proofErr w:type="spellEnd"/>
      <w:r w:rsidRPr="00DB7015">
        <w:t xml:space="preserve"> </w:t>
      </w:r>
      <w:proofErr w:type="spellStart"/>
      <w:r w:rsidRPr="00DB7015">
        <w:t>kuesioner</w:t>
      </w:r>
      <w:proofErr w:type="spellEnd"/>
      <w:r w:rsidRPr="00DB7015">
        <w:t xml:space="preserve">, </w:t>
      </w:r>
      <w:proofErr w:type="spellStart"/>
      <w:r w:rsidRPr="00DB7015">
        <w:t>kategori</w:t>
      </w:r>
      <w:proofErr w:type="spellEnd"/>
      <w:r w:rsidRPr="00DB7015">
        <w:t xml:space="preserve"> </w:t>
      </w:r>
      <w:proofErr w:type="spellStart"/>
      <w:r w:rsidRPr="00DB7015">
        <w:t>tingkat</w:t>
      </w:r>
      <w:proofErr w:type="spellEnd"/>
      <w:r w:rsidRPr="00DB7015">
        <w:rPr>
          <w:spacing w:val="1"/>
        </w:rPr>
        <w:t xml:space="preserve"> </w:t>
      </w:r>
      <w:proofErr w:type="spellStart"/>
      <w:r w:rsidRPr="00DB7015">
        <w:t>kecemasan</w:t>
      </w:r>
      <w:proofErr w:type="spellEnd"/>
      <w:r w:rsidRPr="00DB7015">
        <w:t xml:space="preserve"> </w:t>
      </w:r>
      <w:proofErr w:type="spellStart"/>
      <w:r w:rsidRPr="00DB7015">
        <w:t>dibagi</w:t>
      </w:r>
      <w:proofErr w:type="spellEnd"/>
      <w:r w:rsidRPr="00DB7015">
        <w:t xml:space="preserve"> </w:t>
      </w:r>
      <w:proofErr w:type="spellStart"/>
      <w:r w:rsidRPr="00DB7015">
        <w:t>menjadi</w:t>
      </w:r>
      <w:proofErr w:type="spellEnd"/>
      <w:r w:rsidRPr="00DB7015">
        <w:t xml:space="preserve"> 3 </w:t>
      </w:r>
      <w:proofErr w:type="spellStart"/>
      <w:r w:rsidRPr="00DB7015">
        <w:t>kategori</w:t>
      </w:r>
      <w:proofErr w:type="spellEnd"/>
      <w:r w:rsidRPr="00DB7015">
        <w:t xml:space="preserve">, </w:t>
      </w:r>
      <w:proofErr w:type="spellStart"/>
      <w:r w:rsidRPr="00DB7015">
        <w:t>yaitu</w:t>
      </w:r>
      <w:proofErr w:type="spellEnd"/>
      <w:r w:rsidRPr="00DB7015">
        <w:t xml:space="preserve"> </w:t>
      </w:r>
      <w:proofErr w:type="spellStart"/>
      <w:r w:rsidRPr="00DB7015">
        <w:t>tingkat</w:t>
      </w:r>
      <w:proofErr w:type="spellEnd"/>
      <w:r w:rsidRPr="00DB7015">
        <w:t xml:space="preserve"> </w:t>
      </w:r>
      <w:proofErr w:type="spellStart"/>
      <w:r w:rsidRPr="00DB7015">
        <w:t>kecemasan</w:t>
      </w:r>
      <w:proofErr w:type="spellEnd"/>
      <w:r w:rsidRPr="00DB7015">
        <w:t xml:space="preserve"> </w:t>
      </w:r>
      <w:proofErr w:type="spellStart"/>
      <w:r w:rsidRPr="00DB7015">
        <w:t>tinggi</w:t>
      </w:r>
      <w:proofErr w:type="spellEnd"/>
      <w:r w:rsidRPr="00DB7015">
        <w:t xml:space="preserve">, </w:t>
      </w:r>
      <w:proofErr w:type="spellStart"/>
      <w:r w:rsidRPr="00DB7015">
        <w:t>sedang</w:t>
      </w:r>
      <w:proofErr w:type="spellEnd"/>
      <w:r w:rsidRPr="00DB7015">
        <w:t>, dan</w:t>
      </w:r>
      <w:r w:rsidRPr="00DB7015">
        <w:rPr>
          <w:spacing w:val="1"/>
        </w:rPr>
        <w:t xml:space="preserve"> </w:t>
      </w:r>
      <w:proofErr w:type="spellStart"/>
      <w:r w:rsidRPr="00DB7015">
        <w:t>rendah</w:t>
      </w:r>
      <w:proofErr w:type="spellEnd"/>
      <w:r w:rsidRPr="00DB7015">
        <w:t>.</w:t>
      </w:r>
      <w:r w:rsidRPr="00DB7015">
        <w:rPr>
          <w:spacing w:val="-1"/>
        </w:rPr>
        <w:t xml:space="preserve"> </w:t>
      </w:r>
      <w:r w:rsidRPr="00DB7015">
        <w:t>Tingkat</w:t>
      </w:r>
      <w:r w:rsidRPr="00DB7015">
        <w:rPr>
          <w:spacing w:val="-1"/>
        </w:rPr>
        <w:t xml:space="preserve"> </w:t>
      </w:r>
      <w:proofErr w:type="spellStart"/>
      <w:r w:rsidRPr="00DB7015">
        <w:t>kecemasan</w:t>
      </w:r>
      <w:proofErr w:type="spellEnd"/>
      <w:r w:rsidRPr="00DB7015">
        <w:rPr>
          <w:spacing w:val="-1"/>
        </w:rPr>
        <w:t xml:space="preserve"> </w:t>
      </w:r>
      <w:proofErr w:type="spellStart"/>
      <w:r w:rsidRPr="00DB7015">
        <w:t>berbicara</w:t>
      </w:r>
      <w:proofErr w:type="spellEnd"/>
      <w:r w:rsidRPr="00DB7015">
        <w:rPr>
          <w:spacing w:val="-3"/>
        </w:rPr>
        <w:t xml:space="preserve"> </w:t>
      </w:r>
      <w:proofErr w:type="spellStart"/>
      <w:r w:rsidRPr="00DB7015">
        <w:t>siswa</w:t>
      </w:r>
      <w:proofErr w:type="spellEnd"/>
      <w:r w:rsidRPr="00DB7015">
        <w:rPr>
          <w:spacing w:val="-2"/>
        </w:rPr>
        <w:t xml:space="preserve"> </w:t>
      </w:r>
      <w:proofErr w:type="spellStart"/>
      <w:r w:rsidRPr="00DB7015">
        <w:t>berada</w:t>
      </w:r>
      <w:proofErr w:type="spellEnd"/>
      <w:r w:rsidRPr="00DB7015">
        <w:rPr>
          <w:spacing w:val="-2"/>
        </w:rPr>
        <w:t xml:space="preserve"> </w:t>
      </w:r>
      <w:r w:rsidRPr="00DB7015">
        <w:t>pada</w:t>
      </w:r>
      <w:r w:rsidRPr="00DB7015">
        <w:rPr>
          <w:spacing w:val="-2"/>
        </w:rPr>
        <w:t xml:space="preserve"> </w:t>
      </w:r>
      <w:proofErr w:type="spellStart"/>
      <w:r w:rsidRPr="00DB7015">
        <w:t>kategori</w:t>
      </w:r>
      <w:proofErr w:type="spellEnd"/>
      <w:r w:rsidRPr="00DB7015">
        <w:rPr>
          <w:spacing w:val="-1"/>
        </w:rPr>
        <w:t xml:space="preserve"> </w:t>
      </w:r>
      <w:proofErr w:type="spellStart"/>
      <w:r w:rsidRPr="00DB7015">
        <w:t>tingkat</w:t>
      </w:r>
      <w:proofErr w:type="spellEnd"/>
      <w:r w:rsidRPr="00DB7015">
        <w:rPr>
          <w:spacing w:val="-1"/>
        </w:rPr>
        <w:t xml:space="preserve"> </w:t>
      </w:r>
      <w:proofErr w:type="spellStart"/>
      <w:r w:rsidRPr="00DB7015">
        <w:t>sedang</w:t>
      </w:r>
      <w:proofErr w:type="spellEnd"/>
      <w:r w:rsidRPr="00DB7015">
        <w:t xml:space="preserve"> </w:t>
      </w:r>
      <w:proofErr w:type="spellStart"/>
      <w:r w:rsidRPr="00DB7015">
        <w:t>dengan</w:t>
      </w:r>
      <w:proofErr w:type="spellEnd"/>
      <w:r w:rsidRPr="00DB7015">
        <w:rPr>
          <w:spacing w:val="-57"/>
        </w:rPr>
        <w:t xml:space="preserve"> </w:t>
      </w:r>
      <w:proofErr w:type="spellStart"/>
      <w:r w:rsidRPr="00DB7015">
        <w:t>persentase</w:t>
      </w:r>
      <w:proofErr w:type="spellEnd"/>
      <w:r w:rsidRPr="00DB7015">
        <w:t xml:space="preserve"> </w:t>
      </w:r>
      <w:proofErr w:type="spellStart"/>
      <w:r w:rsidRPr="00DB7015">
        <w:t>sebesar</w:t>
      </w:r>
      <w:proofErr w:type="spellEnd"/>
      <w:r w:rsidRPr="00DB7015">
        <w:t xml:space="preserve"> 56,6%. Hal </w:t>
      </w:r>
      <w:proofErr w:type="spellStart"/>
      <w:r w:rsidRPr="00DB7015">
        <w:t>ini</w:t>
      </w:r>
      <w:proofErr w:type="spellEnd"/>
      <w:r w:rsidRPr="00DB7015">
        <w:t xml:space="preserve"> </w:t>
      </w:r>
      <w:proofErr w:type="spellStart"/>
      <w:r w:rsidRPr="00DB7015">
        <w:t>secara</w:t>
      </w:r>
      <w:proofErr w:type="spellEnd"/>
      <w:r w:rsidRPr="00DB7015">
        <w:t xml:space="preserve"> </w:t>
      </w:r>
      <w:proofErr w:type="spellStart"/>
      <w:r w:rsidRPr="00DB7015">
        <w:t>signifikan</w:t>
      </w:r>
      <w:proofErr w:type="spellEnd"/>
      <w:r w:rsidRPr="00DB7015">
        <w:t xml:space="preserve"> </w:t>
      </w:r>
      <w:proofErr w:type="spellStart"/>
      <w:r w:rsidRPr="00DB7015">
        <w:t>berbeda</w:t>
      </w:r>
      <w:proofErr w:type="spellEnd"/>
      <w:r w:rsidRPr="00DB7015">
        <w:t xml:space="preserve"> </w:t>
      </w:r>
      <w:proofErr w:type="spellStart"/>
      <w:r w:rsidRPr="00DB7015">
        <w:t>dengan</w:t>
      </w:r>
      <w:proofErr w:type="spellEnd"/>
      <w:r w:rsidRPr="00DB7015">
        <w:t xml:space="preserve"> </w:t>
      </w:r>
      <w:proofErr w:type="spellStart"/>
      <w:r w:rsidRPr="00DB7015">
        <w:t>kategori</w:t>
      </w:r>
      <w:proofErr w:type="spellEnd"/>
      <w:r w:rsidRPr="00DB7015">
        <w:t xml:space="preserve"> </w:t>
      </w:r>
      <w:proofErr w:type="spellStart"/>
      <w:r w:rsidRPr="00DB7015">
        <w:t>lainnya</w:t>
      </w:r>
      <w:proofErr w:type="spellEnd"/>
      <w:r w:rsidRPr="00DB7015">
        <w:rPr>
          <w:spacing w:val="1"/>
        </w:rPr>
        <w:t xml:space="preserve"> </w:t>
      </w:r>
      <w:r w:rsidRPr="00DB7015">
        <w:t xml:space="preserve">yang </w:t>
      </w:r>
      <w:proofErr w:type="spellStart"/>
      <w:r w:rsidRPr="00DB7015">
        <w:t>menunjukkan</w:t>
      </w:r>
      <w:proofErr w:type="spellEnd"/>
      <w:r w:rsidRPr="00DB7015">
        <w:t xml:space="preserve"> </w:t>
      </w:r>
      <w:proofErr w:type="spellStart"/>
      <w:r w:rsidRPr="00DB7015">
        <w:t>tingkat</w:t>
      </w:r>
      <w:proofErr w:type="spellEnd"/>
      <w:r w:rsidRPr="00DB7015">
        <w:t xml:space="preserve"> </w:t>
      </w:r>
      <w:proofErr w:type="spellStart"/>
      <w:r w:rsidRPr="00DB7015">
        <w:t>kecemasan</w:t>
      </w:r>
      <w:proofErr w:type="spellEnd"/>
      <w:r w:rsidRPr="00DB7015">
        <w:t xml:space="preserve"> </w:t>
      </w:r>
      <w:proofErr w:type="spellStart"/>
      <w:r w:rsidRPr="00DB7015">
        <w:t>rendah</w:t>
      </w:r>
      <w:proofErr w:type="spellEnd"/>
      <w:r w:rsidRPr="00DB7015">
        <w:t xml:space="preserve"> </w:t>
      </w:r>
      <w:proofErr w:type="spellStart"/>
      <w:r w:rsidRPr="00DB7015">
        <w:t>sebesar</w:t>
      </w:r>
      <w:proofErr w:type="spellEnd"/>
      <w:r w:rsidRPr="00DB7015">
        <w:t xml:space="preserve"> 32,9% dan </w:t>
      </w:r>
      <w:proofErr w:type="spellStart"/>
      <w:r w:rsidRPr="00DB7015">
        <w:t>tingkat</w:t>
      </w:r>
      <w:proofErr w:type="spellEnd"/>
      <w:r w:rsidRPr="00DB7015">
        <w:t xml:space="preserve"> </w:t>
      </w:r>
      <w:proofErr w:type="spellStart"/>
      <w:r w:rsidRPr="00DB7015">
        <w:t>kecemasan</w:t>
      </w:r>
      <w:proofErr w:type="spellEnd"/>
      <w:r w:rsidRPr="00DB7015">
        <w:rPr>
          <w:spacing w:val="1"/>
        </w:rPr>
        <w:t xml:space="preserve"> </w:t>
      </w:r>
      <w:proofErr w:type="spellStart"/>
      <w:r w:rsidRPr="00DB7015">
        <w:t>tinggi</w:t>
      </w:r>
      <w:proofErr w:type="spellEnd"/>
      <w:r w:rsidRPr="00DB7015">
        <w:rPr>
          <w:spacing w:val="-1"/>
        </w:rPr>
        <w:t xml:space="preserve"> </w:t>
      </w:r>
      <w:proofErr w:type="spellStart"/>
      <w:r w:rsidRPr="00DB7015">
        <w:t>sebesar</w:t>
      </w:r>
      <w:proofErr w:type="spellEnd"/>
      <w:r w:rsidRPr="00DB7015">
        <w:t xml:space="preserve"> 10,5%.</w:t>
      </w:r>
    </w:p>
    <w:p w14:paraId="6302A2AB" w14:textId="60D71587" w:rsidR="0042060D" w:rsidRPr="00DB7015" w:rsidRDefault="00930D2E" w:rsidP="0020125D">
      <w:pPr>
        <w:ind w:left="851" w:right="1486"/>
        <w:jc w:val="both"/>
        <w:rPr>
          <w:i/>
        </w:rPr>
      </w:pPr>
      <w:r w:rsidRPr="00DB7015">
        <w:rPr>
          <w:b/>
        </w:rPr>
        <w:t>Kata</w:t>
      </w:r>
      <w:r w:rsidRPr="00DB7015">
        <w:rPr>
          <w:b/>
          <w:spacing w:val="-5"/>
        </w:rPr>
        <w:t xml:space="preserve"> </w:t>
      </w:r>
      <w:proofErr w:type="spellStart"/>
      <w:r w:rsidRPr="00DB7015">
        <w:rPr>
          <w:b/>
        </w:rPr>
        <w:t>Kunci</w:t>
      </w:r>
      <w:proofErr w:type="spellEnd"/>
      <w:r w:rsidRPr="00DB7015">
        <w:rPr>
          <w:b/>
        </w:rPr>
        <w:t xml:space="preserve">: </w:t>
      </w:r>
      <w:proofErr w:type="spellStart"/>
      <w:r w:rsidRPr="00DB7015">
        <w:rPr>
          <w:i/>
        </w:rPr>
        <w:t>Kecemasan</w:t>
      </w:r>
      <w:proofErr w:type="spellEnd"/>
      <w:r w:rsidRPr="00DB7015">
        <w:rPr>
          <w:i/>
        </w:rPr>
        <w:t>.</w:t>
      </w:r>
      <w:r w:rsidRPr="00DB7015">
        <w:rPr>
          <w:i/>
          <w:spacing w:val="-4"/>
        </w:rPr>
        <w:t xml:space="preserve"> </w:t>
      </w:r>
      <w:proofErr w:type="spellStart"/>
      <w:r w:rsidRPr="00DB7015">
        <w:rPr>
          <w:i/>
        </w:rPr>
        <w:t>Kecemasan</w:t>
      </w:r>
      <w:proofErr w:type="spellEnd"/>
      <w:r w:rsidRPr="00DB7015">
        <w:rPr>
          <w:i/>
          <w:spacing w:val="-1"/>
        </w:rPr>
        <w:t xml:space="preserve"> </w:t>
      </w:r>
      <w:proofErr w:type="spellStart"/>
      <w:r w:rsidRPr="00DB7015">
        <w:rPr>
          <w:i/>
        </w:rPr>
        <w:t>Berbicara</w:t>
      </w:r>
      <w:proofErr w:type="spellEnd"/>
      <w:r w:rsidRPr="00DB7015">
        <w:rPr>
          <w:i/>
        </w:rPr>
        <w:t>,</w:t>
      </w:r>
      <w:r w:rsidRPr="00DB7015">
        <w:rPr>
          <w:i/>
          <w:spacing w:val="-2"/>
        </w:rPr>
        <w:t xml:space="preserve"> </w:t>
      </w:r>
      <w:r w:rsidRPr="00DB7015">
        <w:rPr>
          <w:i/>
        </w:rPr>
        <w:t>Level</w:t>
      </w:r>
      <w:r w:rsidRPr="00DB7015">
        <w:rPr>
          <w:i/>
          <w:spacing w:val="1"/>
        </w:rPr>
        <w:t xml:space="preserve"> </w:t>
      </w:r>
      <w:proofErr w:type="spellStart"/>
      <w:r w:rsidRPr="00DB7015">
        <w:rPr>
          <w:i/>
        </w:rPr>
        <w:t>Kecemasan</w:t>
      </w:r>
      <w:proofErr w:type="spellEnd"/>
      <w:r w:rsidRPr="00DB7015">
        <w:rPr>
          <w:i/>
          <w:spacing w:val="-1"/>
        </w:rPr>
        <w:t xml:space="preserve"> </w:t>
      </w:r>
      <w:proofErr w:type="spellStart"/>
      <w:r w:rsidRPr="00DB7015">
        <w:rPr>
          <w:i/>
        </w:rPr>
        <w:t>Berbicara</w:t>
      </w:r>
      <w:proofErr w:type="spellEnd"/>
    </w:p>
    <w:p w14:paraId="77275B4D" w14:textId="77777777" w:rsidR="0042060D" w:rsidRPr="00DB7015" w:rsidRDefault="005526EF" w:rsidP="0020125D">
      <w:pPr>
        <w:pStyle w:val="BodyText"/>
        <w:spacing w:before="5"/>
        <w:rPr>
          <w:i/>
          <w:sz w:val="19"/>
        </w:rPr>
      </w:pPr>
      <w:r>
        <w:pict w14:anchorId="010E6D50">
          <v:group id="_x0000_s1034" style="position:absolute;margin-left:88.05pt;margin-top:13.15pt;width:430.5pt;height:2.65pt;z-index:-15728128;mso-wrap-distance-left:0;mso-wrap-distance-right:0;mso-position-horizontal-relative:page" coordorigin="1761,263" coordsize="8610,53">
            <v:line id="_x0000_s1036" style="position:absolute" from="1761,278" to="10371,278" strokeweight="1.5pt"/>
            <v:line id="_x0000_s1035" style="position:absolute" from="1761,307" to="10371,307"/>
            <w10:wrap type="topAndBottom" anchorx="page"/>
          </v:group>
        </w:pict>
      </w:r>
    </w:p>
    <w:p w14:paraId="1630A04F" w14:textId="77777777" w:rsidR="0042060D" w:rsidRPr="00DB7015" w:rsidRDefault="0042060D" w:rsidP="0020125D">
      <w:pPr>
        <w:pStyle w:val="BodyText"/>
        <w:rPr>
          <w:i/>
          <w:sz w:val="20"/>
        </w:rPr>
      </w:pPr>
    </w:p>
    <w:p w14:paraId="6282C346" w14:textId="77777777" w:rsidR="0042060D" w:rsidRPr="00DB7015" w:rsidRDefault="00930D2E" w:rsidP="0020125D">
      <w:pPr>
        <w:pStyle w:val="Heading1"/>
        <w:spacing w:before="220"/>
        <w:ind w:left="523"/>
      </w:pPr>
      <w:r w:rsidRPr="00DB7015">
        <w:t>INTRODUCTION</w:t>
      </w:r>
    </w:p>
    <w:p w14:paraId="4D8A46B2" w14:textId="77777777" w:rsidR="0042060D" w:rsidRPr="00DB7015" w:rsidRDefault="0042060D" w:rsidP="0020125D">
      <w:pPr>
        <w:pStyle w:val="BodyText"/>
        <w:spacing w:before="11"/>
        <w:rPr>
          <w:b/>
          <w:sz w:val="32"/>
        </w:rPr>
      </w:pPr>
    </w:p>
    <w:p w14:paraId="7B195B7D" w14:textId="14B92F70" w:rsidR="005E416B" w:rsidRPr="00DB7015" w:rsidRDefault="005E416B" w:rsidP="008C65DE">
      <w:pPr>
        <w:pStyle w:val="BodyText"/>
        <w:keepNext/>
        <w:framePr w:dropCap="drop" w:lines="5" w:h="1126" w:hRule="exact" w:wrap="around" w:vAnchor="text" w:hAnchor="text"/>
        <w:spacing w:line="1126" w:lineRule="exact"/>
        <w:ind w:left="523" w:firstLine="719"/>
        <w:jc w:val="both"/>
        <w:textAlignment w:val="baseline"/>
        <w:rPr>
          <w:position w:val="-15"/>
          <w:sz w:val="150"/>
        </w:rPr>
      </w:pPr>
      <w:r w:rsidRPr="00DB7015">
        <w:rPr>
          <w:position w:val="-15"/>
          <w:sz w:val="150"/>
        </w:rPr>
        <w:t>O</w:t>
      </w:r>
    </w:p>
    <w:p w14:paraId="4CC6F494" w14:textId="4829E291" w:rsidR="0042060D" w:rsidRPr="00DB7015" w:rsidRDefault="00930D2E" w:rsidP="0020125D">
      <w:pPr>
        <w:pStyle w:val="BodyText"/>
        <w:ind w:left="523" w:right="1543"/>
        <w:jc w:val="both"/>
      </w:pPr>
      <w:r w:rsidRPr="00DB7015">
        <w:t>ne of the skills that students who are studying English should master is</w:t>
      </w:r>
      <w:r w:rsidRPr="00DB7015">
        <w:rPr>
          <w:spacing w:val="1"/>
        </w:rPr>
        <w:t xml:space="preserve"> </w:t>
      </w:r>
      <w:r w:rsidRPr="00DB7015">
        <w:t xml:space="preserve">speaking. According to </w:t>
      </w:r>
      <w:proofErr w:type="spellStart"/>
      <w:r w:rsidRPr="00DB7015">
        <w:t>Kalanzadeh</w:t>
      </w:r>
      <w:proofErr w:type="spellEnd"/>
      <w:r w:rsidRPr="00DB7015">
        <w:t xml:space="preserve"> et al (2013), Speaking allows individuals to</w:t>
      </w:r>
      <w:r w:rsidRPr="00DB7015">
        <w:rPr>
          <w:spacing w:val="1"/>
        </w:rPr>
        <w:t xml:space="preserve"> </w:t>
      </w:r>
      <w:r w:rsidRPr="00DB7015">
        <w:t>express knowledge and thoughts while maintaining social interactions. Peterson</w:t>
      </w:r>
      <w:r w:rsidRPr="00DB7015">
        <w:rPr>
          <w:spacing w:val="1"/>
        </w:rPr>
        <w:t xml:space="preserve"> </w:t>
      </w:r>
      <w:r w:rsidRPr="00DB7015">
        <w:t>(2019) stated that one of the language</w:t>
      </w:r>
      <w:r w:rsidR="005E416B" w:rsidRPr="00DB7015">
        <w:t xml:space="preserve"> abilities</w:t>
      </w:r>
      <w:r w:rsidRPr="00DB7015">
        <w:t xml:space="preserve"> that necessitates social engagement</w:t>
      </w:r>
      <w:r w:rsidRPr="00DB7015">
        <w:rPr>
          <w:spacing w:val="1"/>
        </w:rPr>
        <w:t xml:space="preserve"> </w:t>
      </w:r>
      <w:r w:rsidRPr="00DB7015">
        <w:t>is speaking. As a result, speaking is defined as saying words, talking, saying or</w:t>
      </w:r>
      <w:r w:rsidRPr="00DB7015">
        <w:rPr>
          <w:spacing w:val="1"/>
        </w:rPr>
        <w:t xml:space="preserve"> </w:t>
      </w:r>
      <w:r w:rsidRPr="00DB7015">
        <w:t>mentioning something, knowing and being able to utilize the language. Speaking</w:t>
      </w:r>
      <w:r w:rsidRPr="00DB7015">
        <w:rPr>
          <w:spacing w:val="-57"/>
        </w:rPr>
        <w:t xml:space="preserve"> </w:t>
      </w:r>
      <w:r w:rsidRPr="00DB7015">
        <w:t>is important not just for connection and for expressing thoughts, feelings, and</w:t>
      </w:r>
      <w:r w:rsidRPr="00DB7015">
        <w:rPr>
          <w:spacing w:val="1"/>
        </w:rPr>
        <w:t xml:space="preserve"> </w:t>
      </w:r>
      <w:r w:rsidRPr="00DB7015">
        <w:t>ideas</w:t>
      </w:r>
      <w:r w:rsidRPr="00DB7015">
        <w:rPr>
          <w:spacing w:val="1"/>
        </w:rPr>
        <w:t xml:space="preserve"> </w:t>
      </w:r>
      <w:r w:rsidRPr="00DB7015">
        <w:t>in</w:t>
      </w:r>
      <w:r w:rsidRPr="00DB7015">
        <w:rPr>
          <w:spacing w:val="1"/>
        </w:rPr>
        <w:t xml:space="preserve"> </w:t>
      </w:r>
      <w:r w:rsidRPr="00DB7015">
        <w:t>language,</w:t>
      </w:r>
      <w:r w:rsidRPr="00DB7015">
        <w:rPr>
          <w:spacing w:val="1"/>
        </w:rPr>
        <w:t xml:space="preserve"> </w:t>
      </w:r>
      <w:r w:rsidRPr="00DB7015">
        <w:t>but</w:t>
      </w:r>
      <w:r w:rsidRPr="00DB7015">
        <w:rPr>
          <w:spacing w:val="1"/>
        </w:rPr>
        <w:t xml:space="preserve"> </w:t>
      </w:r>
      <w:r w:rsidRPr="00DB7015">
        <w:t>also</w:t>
      </w:r>
      <w:r w:rsidRPr="00DB7015">
        <w:rPr>
          <w:spacing w:val="1"/>
        </w:rPr>
        <w:t xml:space="preserve"> </w:t>
      </w:r>
      <w:r w:rsidRPr="00DB7015">
        <w:t>for</w:t>
      </w:r>
      <w:r w:rsidRPr="00DB7015">
        <w:rPr>
          <w:spacing w:val="1"/>
        </w:rPr>
        <w:t xml:space="preserve"> </w:t>
      </w:r>
      <w:r w:rsidRPr="00DB7015">
        <w:t>exchanging</w:t>
      </w:r>
      <w:r w:rsidRPr="00DB7015">
        <w:rPr>
          <w:spacing w:val="1"/>
        </w:rPr>
        <w:t xml:space="preserve"> </w:t>
      </w:r>
      <w:r w:rsidRPr="00DB7015">
        <w:t>information</w:t>
      </w:r>
      <w:r w:rsidRPr="00DB7015">
        <w:rPr>
          <w:spacing w:val="1"/>
        </w:rPr>
        <w:t xml:space="preserve"> </w:t>
      </w:r>
      <w:r w:rsidRPr="00DB7015">
        <w:t>with</w:t>
      </w:r>
      <w:r w:rsidRPr="00DB7015">
        <w:rPr>
          <w:spacing w:val="1"/>
        </w:rPr>
        <w:t xml:space="preserve"> </w:t>
      </w:r>
      <w:r w:rsidRPr="00DB7015">
        <w:t>others</w:t>
      </w:r>
      <w:r w:rsidRPr="00DB7015">
        <w:rPr>
          <w:spacing w:val="1"/>
        </w:rPr>
        <w:t xml:space="preserve"> </w:t>
      </w:r>
      <w:r w:rsidRPr="00DB7015">
        <w:t>through</w:t>
      </w:r>
      <w:r w:rsidR="00275AEE" w:rsidRPr="00DB7015">
        <w:t xml:space="preserve"> </w:t>
      </w:r>
      <w:r w:rsidRPr="00DB7015">
        <w:rPr>
          <w:spacing w:val="-57"/>
        </w:rPr>
        <w:t xml:space="preserve"> </w:t>
      </w:r>
      <w:r w:rsidR="00275AEE" w:rsidRPr="00DB7015">
        <w:rPr>
          <w:spacing w:val="-57"/>
        </w:rPr>
        <w:t xml:space="preserve">  </w:t>
      </w:r>
      <w:r w:rsidRPr="00DB7015">
        <w:t>communication.</w:t>
      </w:r>
    </w:p>
    <w:p w14:paraId="4FC7681A" w14:textId="406B7B85" w:rsidR="00C0325F" w:rsidRPr="00DB7015" w:rsidRDefault="00800A00" w:rsidP="0020125D">
      <w:pPr>
        <w:pStyle w:val="BodyText"/>
        <w:spacing w:before="3"/>
        <w:ind w:left="523" w:right="1534" w:firstLine="566"/>
        <w:jc w:val="both"/>
      </w:pPr>
      <w:r w:rsidRPr="00DB7015">
        <w:t>I</w:t>
      </w:r>
      <w:r w:rsidR="00930D2E" w:rsidRPr="00DB7015">
        <w:t>n</w:t>
      </w:r>
      <w:r w:rsidR="00930D2E" w:rsidRPr="00DB7015">
        <w:rPr>
          <w:spacing w:val="-11"/>
        </w:rPr>
        <w:t xml:space="preserve"> </w:t>
      </w:r>
      <w:r w:rsidR="00930D2E" w:rsidRPr="00DB7015">
        <w:t>speaking,</w:t>
      </w:r>
      <w:r w:rsidR="00930D2E" w:rsidRPr="00DB7015">
        <w:rPr>
          <w:spacing w:val="-10"/>
        </w:rPr>
        <w:t xml:space="preserve"> </w:t>
      </w:r>
      <w:r w:rsidR="00930D2E" w:rsidRPr="00DB7015">
        <w:t>there</w:t>
      </w:r>
      <w:r w:rsidR="00930D2E" w:rsidRPr="00DB7015">
        <w:rPr>
          <w:spacing w:val="-12"/>
        </w:rPr>
        <w:t xml:space="preserve"> </w:t>
      </w:r>
      <w:r w:rsidR="00930D2E" w:rsidRPr="00DB7015">
        <w:t>are</w:t>
      </w:r>
      <w:r w:rsidR="00930D2E" w:rsidRPr="00DB7015">
        <w:rPr>
          <w:spacing w:val="-11"/>
        </w:rPr>
        <w:t xml:space="preserve"> </w:t>
      </w:r>
      <w:r w:rsidR="00930D2E" w:rsidRPr="00DB7015">
        <w:t>several</w:t>
      </w:r>
      <w:r w:rsidR="00930D2E" w:rsidRPr="00DB7015">
        <w:rPr>
          <w:spacing w:val="-10"/>
        </w:rPr>
        <w:t xml:space="preserve"> </w:t>
      </w:r>
      <w:r w:rsidR="00930D2E" w:rsidRPr="00DB7015">
        <w:t>problems</w:t>
      </w:r>
      <w:r w:rsidR="00930D2E" w:rsidRPr="00DB7015">
        <w:rPr>
          <w:spacing w:val="-10"/>
        </w:rPr>
        <w:t xml:space="preserve"> </w:t>
      </w:r>
      <w:r w:rsidR="00930D2E" w:rsidRPr="00DB7015">
        <w:t>that</w:t>
      </w:r>
      <w:r w:rsidR="00930D2E" w:rsidRPr="00DB7015">
        <w:rPr>
          <w:spacing w:val="-8"/>
        </w:rPr>
        <w:t xml:space="preserve"> </w:t>
      </w:r>
      <w:r w:rsidR="00930D2E" w:rsidRPr="00DB7015">
        <w:t>influence</w:t>
      </w:r>
      <w:r w:rsidR="00930D2E" w:rsidRPr="00DB7015">
        <w:rPr>
          <w:spacing w:val="-12"/>
        </w:rPr>
        <w:t xml:space="preserve"> </w:t>
      </w:r>
      <w:r w:rsidR="00930D2E" w:rsidRPr="00DB7015">
        <w:t>the</w:t>
      </w:r>
      <w:r w:rsidR="00930D2E" w:rsidRPr="00DB7015">
        <w:rPr>
          <w:spacing w:val="-11"/>
        </w:rPr>
        <w:t xml:space="preserve"> </w:t>
      </w:r>
      <w:r w:rsidR="00930D2E" w:rsidRPr="00DB7015">
        <w:t>speaking</w:t>
      </w:r>
      <w:r w:rsidR="00930D2E" w:rsidRPr="00DB7015">
        <w:rPr>
          <w:spacing w:val="-11"/>
        </w:rPr>
        <w:t xml:space="preserve"> </w:t>
      </w:r>
      <w:r w:rsidR="00930D2E" w:rsidRPr="00DB7015">
        <w:t>activities</w:t>
      </w:r>
      <w:r w:rsidR="00930D2E" w:rsidRPr="00DB7015">
        <w:rPr>
          <w:spacing w:val="-57"/>
        </w:rPr>
        <w:t xml:space="preserve"> </w:t>
      </w:r>
      <w:r w:rsidR="00930D2E" w:rsidRPr="00DB7015">
        <w:t>to be unsuccessful</w:t>
      </w:r>
      <w:commentRangeStart w:id="20"/>
      <w:r w:rsidR="00930D2E" w:rsidRPr="00DB7015">
        <w:t xml:space="preserve">. </w:t>
      </w:r>
      <w:del w:id="21" w:author="User" w:date="2024-10-25T15:09:00Z">
        <w:r w:rsidR="00930D2E" w:rsidRPr="00DB7015" w:rsidDel="00E36AD7">
          <w:delText xml:space="preserve">It is supported by </w:delText>
        </w:r>
      </w:del>
      <w:proofErr w:type="spellStart"/>
      <w:r w:rsidR="00930D2E" w:rsidRPr="00DB7015">
        <w:t>Wulandari</w:t>
      </w:r>
      <w:proofErr w:type="spellEnd"/>
      <w:r w:rsidR="00930D2E" w:rsidRPr="00DB7015">
        <w:t xml:space="preserve"> et al (2022) </w:t>
      </w:r>
      <w:del w:id="22" w:author="User" w:date="2024-10-25T15:09:00Z">
        <w:r w:rsidR="00930D2E" w:rsidRPr="00DB7015" w:rsidDel="00E36AD7">
          <w:delText xml:space="preserve">First, </w:delText>
        </w:r>
        <w:commentRangeStart w:id="23"/>
        <w:r w:rsidR="00930D2E" w:rsidRPr="00DB7015" w:rsidDel="00E36AD7">
          <w:delText>because</w:delText>
        </w:r>
      </w:del>
      <w:ins w:id="24" w:author="User" w:date="2024-10-25T15:09:00Z">
        <w:r w:rsidR="00E36AD7">
          <w:t>stated that</w:t>
        </w:r>
      </w:ins>
      <w:r w:rsidR="00930D2E" w:rsidRPr="00DB7015">
        <w:t xml:space="preserve"> </w:t>
      </w:r>
      <w:del w:id="25" w:author="User" w:date="2024-10-25T15:09:00Z">
        <w:r w:rsidR="00930D2E" w:rsidRPr="00DB7015" w:rsidDel="00E36AD7">
          <w:delText>they</w:delText>
        </w:r>
        <w:r w:rsidR="00930D2E" w:rsidRPr="00DB7015" w:rsidDel="00E36AD7">
          <w:rPr>
            <w:spacing w:val="1"/>
          </w:rPr>
          <w:delText xml:space="preserve"> </w:delText>
        </w:r>
        <w:r w:rsidR="00930D2E" w:rsidRPr="00DB7015" w:rsidDel="00E36AD7">
          <w:delText>have</w:delText>
        </w:r>
        <w:r w:rsidR="00930D2E" w:rsidRPr="00DB7015" w:rsidDel="00E36AD7">
          <w:rPr>
            <w:spacing w:val="-6"/>
          </w:rPr>
          <w:delText xml:space="preserve"> </w:delText>
        </w:r>
        <w:r w:rsidR="00930D2E" w:rsidRPr="00DB7015" w:rsidDel="00E36AD7">
          <w:delText>so</w:delText>
        </w:r>
        <w:r w:rsidR="00930D2E" w:rsidRPr="00DB7015" w:rsidDel="00E36AD7">
          <w:rPr>
            <w:spacing w:val="-4"/>
          </w:rPr>
          <w:delText xml:space="preserve"> </w:delText>
        </w:r>
        <w:r w:rsidR="00930D2E" w:rsidRPr="00DB7015" w:rsidDel="00E36AD7">
          <w:delText>many</w:delText>
        </w:r>
        <w:r w:rsidR="00930D2E" w:rsidRPr="00DB7015" w:rsidDel="00E36AD7">
          <w:rPr>
            <w:spacing w:val="-4"/>
          </w:rPr>
          <w:delText xml:space="preserve"> </w:delText>
        </w:r>
        <w:r w:rsidR="00930D2E" w:rsidRPr="00DB7015" w:rsidDel="00E36AD7">
          <w:delText>speaking</w:delText>
        </w:r>
        <w:r w:rsidR="00930D2E" w:rsidRPr="00DB7015" w:rsidDel="00E36AD7">
          <w:rPr>
            <w:spacing w:val="-3"/>
          </w:rPr>
          <w:delText xml:space="preserve"> </w:delText>
        </w:r>
        <w:r w:rsidR="00930D2E" w:rsidRPr="00DB7015" w:rsidDel="00E36AD7">
          <w:delText>issues,</w:delText>
        </w:r>
        <w:r w:rsidR="00930D2E" w:rsidRPr="00DB7015" w:rsidDel="00E36AD7">
          <w:rPr>
            <w:spacing w:val="-5"/>
          </w:rPr>
          <w:delText xml:space="preserve"> </w:delText>
        </w:r>
      </w:del>
      <w:r w:rsidR="00930D2E" w:rsidRPr="00DB7015">
        <w:t>many</w:t>
      </w:r>
      <w:r w:rsidR="00930D2E" w:rsidRPr="00DB7015">
        <w:rPr>
          <w:spacing w:val="-4"/>
        </w:rPr>
        <w:t xml:space="preserve"> </w:t>
      </w:r>
      <w:r w:rsidR="00930D2E" w:rsidRPr="00DB7015">
        <w:t>learners</w:t>
      </w:r>
      <w:r w:rsidR="00930D2E" w:rsidRPr="00DB7015">
        <w:rPr>
          <w:spacing w:val="-4"/>
        </w:rPr>
        <w:t xml:space="preserve"> </w:t>
      </w:r>
      <w:r w:rsidR="00930D2E" w:rsidRPr="00DB7015">
        <w:t>lack</w:t>
      </w:r>
      <w:r w:rsidR="00930D2E" w:rsidRPr="00DB7015">
        <w:rPr>
          <w:spacing w:val="-1"/>
        </w:rPr>
        <w:t xml:space="preserve"> </w:t>
      </w:r>
      <w:r w:rsidR="00930D2E" w:rsidRPr="00DB7015">
        <w:t>the</w:t>
      </w:r>
      <w:r w:rsidR="00930D2E" w:rsidRPr="00DB7015">
        <w:rPr>
          <w:spacing w:val="-5"/>
        </w:rPr>
        <w:t xml:space="preserve"> </w:t>
      </w:r>
      <w:r w:rsidR="00930D2E" w:rsidRPr="00DB7015">
        <w:t>desire</w:t>
      </w:r>
      <w:r w:rsidR="00930D2E" w:rsidRPr="00DB7015">
        <w:rPr>
          <w:spacing w:val="-5"/>
        </w:rPr>
        <w:t xml:space="preserve"> </w:t>
      </w:r>
      <w:r w:rsidR="00930D2E" w:rsidRPr="00DB7015">
        <w:t>to</w:t>
      </w:r>
      <w:r w:rsidR="00930D2E" w:rsidRPr="00DB7015">
        <w:rPr>
          <w:spacing w:val="-3"/>
        </w:rPr>
        <w:t xml:space="preserve"> </w:t>
      </w:r>
      <w:r w:rsidR="00930D2E" w:rsidRPr="00DB7015">
        <w:t>practice</w:t>
      </w:r>
      <w:r w:rsidR="00930D2E" w:rsidRPr="00DB7015">
        <w:rPr>
          <w:spacing w:val="-5"/>
        </w:rPr>
        <w:t xml:space="preserve"> </w:t>
      </w:r>
      <w:r w:rsidR="00930D2E" w:rsidRPr="00DB7015">
        <w:t>speaking.</w:t>
      </w:r>
      <w:r w:rsidR="00930D2E" w:rsidRPr="00DB7015">
        <w:rPr>
          <w:spacing w:val="-58"/>
        </w:rPr>
        <w:t xml:space="preserve"> </w:t>
      </w:r>
      <w:commentRangeEnd w:id="23"/>
      <w:r w:rsidR="001A39D5" w:rsidRPr="00DB7015">
        <w:rPr>
          <w:rStyle w:val="CommentReference"/>
        </w:rPr>
        <w:commentReference w:id="23"/>
      </w:r>
      <w:del w:id="26" w:author="User" w:date="2024-10-25T15:09:00Z">
        <w:r w:rsidR="00930D2E" w:rsidRPr="00DB7015" w:rsidDel="00E36AD7">
          <w:delText>Second</w:delText>
        </w:r>
      </w:del>
      <w:ins w:id="27" w:author="User" w:date="2024-10-25T15:09:00Z">
        <w:r w:rsidR="00E36AD7">
          <w:t>Then</w:t>
        </w:r>
      </w:ins>
      <w:r w:rsidR="00930D2E" w:rsidRPr="00DB7015">
        <w:t>,</w:t>
      </w:r>
      <w:r w:rsidR="00930D2E" w:rsidRPr="00DB7015">
        <w:rPr>
          <w:spacing w:val="-13"/>
        </w:rPr>
        <w:t xml:space="preserve"> </w:t>
      </w:r>
      <w:r w:rsidR="00930D2E" w:rsidRPr="00DB7015">
        <w:t>one</w:t>
      </w:r>
      <w:r w:rsidR="00930D2E" w:rsidRPr="00DB7015">
        <w:rPr>
          <w:spacing w:val="-14"/>
        </w:rPr>
        <w:t xml:space="preserve"> </w:t>
      </w:r>
      <w:r w:rsidR="00930D2E" w:rsidRPr="00DB7015">
        <w:t>of</w:t>
      </w:r>
      <w:r w:rsidR="00930D2E" w:rsidRPr="00DB7015">
        <w:rPr>
          <w:spacing w:val="-14"/>
        </w:rPr>
        <w:t xml:space="preserve"> </w:t>
      </w:r>
      <w:r w:rsidR="00930D2E" w:rsidRPr="00DB7015">
        <w:t>the</w:t>
      </w:r>
      <w:r w:rsidR="00930D2E" w:rsidRPr="00DB7015">
        <w:rPr>
          <w:spacing w:val="-14"/>
        </w:rPr>
        <w:t xml:space="preserve"> </w:t>
      </w:r>
      <w:r w:rsidR="00930D2E" w:rsidRPr="00DB7015">
        <w:t>issues</w:t>
      </w:r>
      <w:r w:rsidR="00930D2E" w:rsidRPr="00DB7015">
        <w:rPr>
          <w:spacing w:val="-10"/>
        </w:rPr>
        <w:t xml:space="preserve"> </w:t>
      </w:r>
      <w:r w:rsidR="00930D2E" w:rsidRPr="00DB7015">
        <w:t>learners</w:t>
      </w:r>
      <w:r w:rsidR="00930D2E" w:rsidRPr="00DB7015">
        <w:rPr>
          <w:spacing w:val="-14"/>
        </w:rPr>
        <w:t xml:space="preserve"> </w:t>
      </w:r>
      <w:r w:rsidR="00930D2E" w:rsidRPr="00DB7015">
        <w:t>have</w:t>
      </w:r>
      <w:r w:rsidR="00930D2E" w:rsidRPr="00DB7015">
        <w:rPr>
          <w:spacing w:val="-13"/>
        </w:rPr>
        <w:t xml:space="preserve"> </w:t>
      </w:r>
      <w:r w:rsidR="00930D2E" w:rsidRPr="00DB7015">
        <w:t>is</w:t>
      </w:r>
      <w:r w:rsidR="00930D2E" w:rsidRPr="00DB7015">
        <w:rPr>
          <w:spacing w:val="-13"/>
        </w:rPr>
        <w:t xml:space="preserve"> </w:t>
      </w:r>
      <w:r w:rsidR="00930D2E" w:rsidRPr="00DB7015">
        <w:t>a</w:t>
      </w:r>
      <w:r w:rsidR="00930D2E" w:rsidRPr="00DB7015">
        <w:rPr>
          <w:spacing w:val="-14"/>
        </w:rPr>
        <w:t xml:space="preserve"> </w:t>
      </w:r>
      <w:r w:rsidR="00930D2E" w:rsidRPr="00DB7015">
        <w:t>lack</w:t>
      </w:r>
      <w:r w:rsidR="00930D2E" w:rsidRPr="00DB7015">
        <w:rPr>
          <w:spacing w:val="-13"/>
        </w:rPr>
        <w:t xml:space="preserve"> </w:t>
      </w:r>
      <w:r w:rsidR="00930D2E" w:rsidRPr="00DB7015">
        <w:t>of</w:t>
      </w:r>
      <w:r w:rsidR="00930D2E" w:rsidRPr="00DB7015">
        <w:rPr>
          <w:spacing w:val="-12"/>
        </w:rPr>
        <w:t xml:space="preserve"> </w:t>
      </w:r>
      <w:r w:rsidR="00930D2E" w:rsidRPr="00DB7015">
        <w:t>vocabulary.</w:t>
      </w:r>
      <w:r w:rsidR="00930D2E" w:rsidRPr="00DB7015">
        <w:rPr>
          <w:spacing w:val="-12"/>
        </w:rPr>
        <w:t xml:space="preserve"> </w:t>
      </w:r>
      <w:r w:rsidR="00930D2E" w:rsidRPr="00DB7015">
        <w:t>However,</w:t>
      </w:r>
      <w:r w:rsidR="00930D2E" w:rsidRPr="00DB7015">
        <w:rPr>
          <w:spacing w:val="-13"/>
        </w:rPr>
        <w:t xml:space="preserve"> </w:t>
      </w:r>
      <w:r w:rsidR="00930D2E" w:rsidRPr="00DB7015">
        <w:t>affective</w:t>
      </w:r>
      <w:r w:rsidR="00930D2E" w:rsidRPr="00DB7015">
        <w:rPr>
          <w:spacing w:val="-58"/>
        </w:rPr>
        <w:t xml:space="preserve"> </w:t>
      </w:r>
      <w:r w:rsidR="00930D2E" w:rsidRPr="00DB7015">
        <w:t>issues cover most of the causes of the hurdles mentioned above</w:t>
      </w:r>
      <w:commentRangeEnd w:id="20"/>
      <w:r w:rsidR="008F7B44" w:rsidRPr="00DB7015">
        <w:rPr>
          <w:rStyle w:val="CommentReference"/>
        </w:rPr>
        <w:commentReference w:id="20"/>
      </w:r>
      <w:r w:rsidR="00930D2E" w:rsidRPr="00DB7015">
        <w:t xml:space="preserve">. </w:t>
      </w:r>
      <w:proofErr w:type="spellStart"/>
      <w:r w:rsidR="00930D2E" w:rsidRPr="00DB7015">
        <w:t>Audina</w:t>
      </w:r>
      <w:proofErr w:type="spellEnd"/>
      <w:r w:rsidR="00930D2E" w:rsidRPr="00DB7015">
        <w:t xml:space="preserve"> et al</w:t>
      </w:r>
      <w:r w:rsidR="00930D2E" w:rsidRPr="00DB7015">
        <w:rPr>
          <w:spacing w:val="1"/>
        </w:rPr>
        <w:t xml:space="preserve"> </w:t>
      </w:r>
      <w:r w:rsidR="00930D2E" w:rsidRPr="00DB7015">
        <w:t xml:space="preserve">(2021) also states that there are </w:t>
      </w:r>
      <w:ins w:id="28" w:author="User" w:date="2024-10-25T15:10:00Z">
        <w:r w:rsidR="00E36AD7">
          <w:t>several issues with speaking practice that can hinder successful communication. In terms of emotional aspects</w:t>
        </w:r>
      </w:ins>
      <w:ins w:id="29" w:author="User" w:date="2024-10-25T15:11:00Z">
        <w:r w:rsidR="00E36AD7">
          <w:t xml:space="preserve">, </w:t>
        </w:r>
      </w:ins>
      <w:commentRangeStart w:id="30"/>
      <w:del w:id="31" w:author="User" w:date="2024-10-25T15:12:00Z">
        <w:r w:rsidR="00930D2E" w:rsidRPr="00DB7015" w:rsidDel="00E36AD7">
          <w:delText>several causes for the factors that hinder learners'</w:delText>
        </w:r>
        <w:r w:rsidR="00930D2E" w:rsidRPr="00DB7015" w:rsidDel="00E36AD7">
          <w:rPr>
            <w:spacing w:val="-57"/>
          </w:rPr>
          <w:delText xml:space="preserve"> </w:delText>
        </w:r>
        <w:r w:rsidR="00930D2E" w:rsidRPr="00DB7015" w:rsidDel="00E36AD7">
          <w:delText>speaking</w:delText>
        </w:r>
        <w:r w:rsidR="00930D2E" w:rsidRPr="00DB7015" w:rsidDel="00E36AD7">
          <w:rPr>
            <w:spacing w:val="-6"/>
          </w:rPr>
          <w:delText xml:space="preserve"> </w:delText>
        </w:r>
        <w:r w:rsidR="00930D2E" w:rsidRPr="00DB7015" w:rsidDel="00E36AD7">
          <w:delText>competence.</w:delText>
        </w:r>
        <w:r w:rsidR="00930D2E" w:rsidRPr="00DB7015" w:rsidDel="00E36AD7">
          <w:rPr>
            <w:spacing w:val="-4"/>
          </w:rPr>
          <w:delText xml:space="preserve"> </w:delText>
        </w:r>
        <w:r w:rsidR="00930D2E" w:rsidRPr="00DB7015" w:rsidDel="00E36AD7">
          <w:delText>First,</w:delText>
        </w:r>
        <w:r w:rsidR="00930D2E" w:rsidRPr="00DB7015" w:rsidDel="00E36AD7">
          <w:rPr>
            <w:spacing w:val="-6"/>
          </w:rPr>
          <w:delText xml:space="preserve"> </w:delText>
        </w:r>
        <w:r w:rsidR="00930D2E" w:rsidRPr="00DB7015" w:rsidDel="00E36AD7">
          <w:delText>the</w:delText>
        </w:r>
        <w:r w:rsidR="00930D2E" w:rsidRPr="00DB7015" w:rsidDel="00E36AD7">
          <w:rPr>
            <w:spacing w:val="-7"/>
          </w:rPr>
          <w:delText xml:space="preserve"> </w:delText>
        </w:r>
        <w:r w:rsidR="00930D2E" w:rsidRPr="00DB7015" w:rsidDel="00E36AD7">
          <w:delText>emotional</w:delText>
        </w:r>
        <w:r w:rsidR="00930D2E" w:rsidRPr="00DB7015" w:rsidDel="00E36AD7">
          <w:rPr>
            <w:spacing w:val="-6"/>
          </w:rPr>
          <w:delText xml:space="preserve"> </w:delText>
        </w:r>
        <w:r w:rsidR="00930D2E" w:rsidRPr="00DB7015" w:rsidDel="00E36AD7">
          <w:delText>side</w:delText>
        </w:r>
        <w:r w:rsidR="00930D2E" w:rsidRPr="00DB7015" w:rsidDel="00E36AD7">
          <w:rPr>
            <w:spacing w:val="-6"/>
          </w:rPr>
          <w:delText xml:space="preserve"> </w:delText>
        </w:r>
        <w:r w:rsidR="00930D2E" w:rsidRPr="00DB7015" w:rsidDel="00E36AD7">
          <w:delText>of</w:delText>
        </w:r>
        <w:r w:rsidR="00930D2E" w:rsidRPr="00DB7015" w:rsidDel="00E36AD7">
          <w:rPr>
            <w:spacing w:val="-5"/>
          </w:rPr>
          <w:delText xml:space="preserve"> </w:delText>
        </w:r>
        <w:r w:rsidR="00930D2E" w:rsidRPr="00DB7015" w:rsidDel="00E36AD7">
          <w:delText>human</w:delText>
        </w:r>
        <w:r w:rsidR="00930D2E" w:rsidRPr="00DB7015" w:rsidDel="00E36AD7">
          <w:rPr>
            <w:spacing w:val="-5"/>
          </w:rPr>
          <w:delText xml:space="preserve"> </w:delText>
        </w:r>
        <w:r w:rsidR="00930D2E" w:rsidRPr="00DB7015" w:rsidDel="00E36AD7">
          <w:delText>conduct</w:delText>
        </w:r>
        <w:r w:rsidR="00930D2E" w:rsidRPr="00DB7015" w:rsidDel="00E36AD7">
          <w:rPr>
            <w:spacing w:val="-6"/>
          </w:rPr>
          <w:delText xml:space="preserve"> </w:delText>
        </w:r>
        <w:r w:rsidR="00930D2E" w:rsidRPr="00DB7015" w:rsidDel="00E36AD7">
          <w:delText>is</w:delText>
        </w:r>
        <w:r w:rsidR="00930D2E" w:rsidRPr="00DB7015" w:rsidDel="00E36AD7">
          <w:rPr>
            <w:spacing w:val="-5"/>
          </w:rPr>
          <w:delText xml:space="preserve"> </w:delText>
        </w:r>
        <w:r w:rsidR="00930D2E" w:rsidRPr="00DB7015" w:rsidDel="00E36AD7">
          <w:delText>referred</w:delText>
        </w:r>
        <w:r w:rsidR="00930D2E" w:rsidRPr="00DB7015" w:rsidDel="00E36AD7">
          <w:rPr>
            <w:spacing w:val="-6"/>
          </w:rPr>
          <w:delText xml:space="preserve"> </w:delText>
        </w:r>
        <w:r w:rsidR="00930D2E" w:rsidRPr="00DB7015" w:rsidDel="00E36AD7">
          <w:delText>to</w:delText>
        </w:r>
        <w:r w:rsidR="00930D2E" w:rsidRPr="00DB7015" w:rsidDel="00E36AD7">
          <w:rPr>
            <w:spacing w:val="-5"/>
          </w:rPr>
          <w:delText xml:space="preserve"> </w:delText>
        </w:r>
        <w:r w:rsidR="00930D2E" w:rsidRPr="00DB7015" w:rsidDel="00E36AD7">
          <w:delText>as</w:delText>
        </w:r>
        <w:r w:rsidR="00930D2E" w:rsidRPr="00DB7015" w:rsidDel="00E36AD7">
          <w:rPr>
            <w:spacing w:val="-58"/>
          </w:rPr>
          <w:delText xml:space="preserve"> </w:delText>
        </w:r>
        <w:r w:rsidR="00930D2E" w:rsidRPr="00DB7015" w:rsidDel="00E36AD7">
          <w:delText>the affective element. T</w:delText>
        </w:r>
      </w:del>
      <w:ins w:id="32" w:author="User" w:date="2024-10-25T15:12:00Z">
        <w:r w:rsidR="00E36AD7">
          <w:t>t</w:t>
        </w:r>
      </w:ins>
      <w:r w:rsidR="00930D2E" w:rsidRPr="00DB7015">
        <w:t>he psychological issues that typically hinder students'</w:t>
      </w:r>
      <w:r w:rsidR="00930D2E" w:rsidRPr="00DB7015">
        <w:rPr>
          <w:spacing w:val="1"/>
        </w:rPr>
        <w:t xml:space="preserve"> </w:t>
      </w:r>
      <w:r w:rsidR="00930D2E" w:rsidRPr="00DB7015">
        <w:t>speaking</w:t>
      </w:r>
      <w:r w:rsidR="00930D2E" w:rsidRPr="00DB7015">
        <w:rPr>
          <w:spacing w:val="-3"/>
        </w:rPr>
        <w:t xml:space="preserve"> </w:t>
      </w:r>
      <w:r w:rsidR="00930D2E" w:rsidRPr="00DB7015">
        <w:t>ability</w:t>
      </w:r>
      <w:r w:rsidR="00930D2E" w:rsidRPr="00DB7015">
        <w:rPr>
          <w:spacing w:val="-4"/>
        </w:rPr>
        <w:t xml:space="preserve"> </w:t>
      </w:r>
      <w:r w:rsidR="00930D2E" w:rsidRPr="00DB7015">
        <w:t>include</w:t>
      </w:r>
      <w:r w:rsidR="00930D2E" w:rsidRPr="00DB7015">
        <w:rPr>
          <w:spacing w:val="-1"/>
        </w:rPr>
        <w:t xml:space="preserve"> </w:t>
      </w:r>
      <w:r w:rsidR="00930D2E" w:rsidRPr="00DB7015">
        <w:t>anxiety,</w:t>
      </w:r>
      <w:r w:rsidR="00930D2E" w:rsidRPr="00DB7015">
        <w:rPr>
          <w:spacing w:val="-3"/>
        </w:rPr>
        <w:t xml:space="preserve"> </w:t>
      </w:r>
      <w:r w:rsidR="00930D2E" w:rsidRPr="00DB7015">
        <w:t>shyness,</w:t>
      </w:r>
      <w:r w:rsidR="00930D2E" w:rsidRPr="00DB7015">
        <w:rPr>
          <w:spacing w:val="-3"/>
        </w:rPr>
        <w:t xml:space="preserve"> </w:t>
      </w:r>
      <w:r w:rsidR="00930D2E" w:rsidRPr="00DB7015">
        <w:t>lack</w:t>
      </w:r>
      <w:r w:rsidR="00930D2E" w:rsidRPr="00DB7015">
        <w:rPr>
          <w:spacing w:val="-4"/>
        </w:rPr>
        <w:t xml:space="preserve"> </w:t>
      </w:r>
      <w:r w:rsidR="00930D2E" w:rsidRPr="00DB7015">
        <w:t>of</w:t>
      </w:r>
      <w:r w:rsidR="00930D2E" w:rsidRPr="00DB7015">
        <w:rPr>
          <w:spacing w:val="-1"/>
        </w:rPr>
        <w:t xml:space="preserve"> </w:t>
      </w:r>
      <w:r w:rsidR="00930D2E" w:rsidRPr="00DB7015">
        <w:t>confidence, lack</w:t>
      </w:r>
      <w:r w:rsidR="00930D2E" w:rsidRPr="00DB7015">
        <w:rPr>
          <w:spacing w:val="-2"/>
        </w:rPr>
        <w:t xml:space="preserve"> </w:t>
      </w:r>
      <w:r w:rsidR="00930D2E" w:rsidRPr="00DB7015">
        <w:t>of</w:t>
      </w:r>
      <w:r w:rsidR="00930D2E" w:rsidRPr="00DB7015">
        <w:rPr>
          <w:spacing w:val="-1"/>
        </w:rPr>
        <w:t xml:space="preserve"> </w:t>
      </w:r>
      <w:r w:rsidR="00930D2E" w:rsidRPr="00DB7015">
        <w:t>enthusiasm,</w:t>
      </w:r>
      <w:r w:rsidR="00930D2E" w:rsidRPr="00DB7015">
        <w:rPr>
          <w:spacing w:val="-58"/>
        </w:rPr>
        <w:t xml:space="preserve"> </w:t>
      </w:r>
      <w:r w:rsidR="00930D2E" w:rsidRPr="00DB7015">
        <w:t xml:space="preserve">and fear of making mistakes. </w:t>
      </w:r>
      <w:del w:id="33" w:author="User" w:date="2024-10-25T15:12:00Z">
        <w:r w:rsidR="00930D2E" w:rsidRPr="00DB7015" w:rsidDel="00E36AD7">
          <w:delText>Second, in linguistics. Here</w:delText>
        </w:r>
      </w:del>
      <w:ins w:id="34" w:author="User" w:date="2024-10-25T15:12:00Z">
        <w:r w:rsidR="00E36AD7">
          <w:t xml:space="preserve">Meanwhile, in terms of </w:t>
        </w:r>
      </w:ins>
      <w:ins w:id="35" w:author="User" w:date="2024-10-25T15:13:00Z">
        <w:r w:rsidR="00E36AD7">
          <w:t>linguistics aspects</w:t>
        </w:r>
      </w:ins>
      <w:r w:rsidR="00930D2E" w:rsidRPr="00DB7015">
        <w:t xml:space="preserve">, </w:t>
      </w:r>
      <w:proofErr w:type="gramStart"/>
      <w:ins w:id="36" w:author="User" w:date="2024-10-25T15:13:00Z">
        <w:r w:rsidR="00E36AD7">
          <w:t>The</w:t>
        </w:r>
        <w:proofErr w:type="gramEnd"/>
        <w:r w:rsidR="00E36AD7">
          <w:t xml:space="preserve"> </w:t>
        </w:r>
      </w:ins>
      <w:r w:rsidR="00930D2E" w:rsidRPr="00DB7015">
        <w:t>linguistic proficiency</w:t>
      </w:r>
      <w:r w:rsidR="00930D2E" w:rsidRPr="00DB7015">
        <w:rPr>
          <w:spacing w:val="1"/>
        </w:rPr>
        <w:t xml:space="preserve"> </w:t>
      </w:r>
      <w:r w:rsidR="00930D2E" w:rsidRPr="00DB7015">
        <w:t>comprises</w:t>
      </w:r>
      <w:r w:rsidR="00930D2E" w:rsidRPr="00DB7015">
        <w:rPr>
          <w:spacing w:val="1"/>
        </w:rPr>
        <w:t xml:space="preserve"> </w:t>
      </w:r>
      <w:r w:rsidR="00930D2E" w:rsidRPr="00DB7015">
        <w:t>grammar,</w:t>
      </w:r>
      <w:r w:rsidR="00930D2E" w:rsidRPr="00DB7015">
        <w:rPr>
          <w:spacing w:val="1"/>
        </w:rPr>
        <w:t xml:space="preserve"> </w:t>
      </w:r>
      <w:r w:rsidR="00930D2E" w:rsidRPr="00DB7015">
        <w:t>pronunciation,</w:t>
      </w:r>
      <w:r w:rsidR="00930D2E" w:rsidRPr="00DB7015">
        <w:rPr>
          <w:spacing w:val="1"/>
        </w:rPr>
        <w:t xml:space="preserve"> </w:t>
      </w:r>
      <w:r w:rsidR="00930D2E" w:rsidRPr="00DB7015">
        <w:t>and</w:t>
      </w:r>
      <w:r w:rsidR="00930D2E" w:rsidRPr="00DB7015">
        <w:rPr>
          <w:spacing w:val="1"/>
        </w:rPr>
        <w:t xml:space="preserve"> </w:t>
      </w:r>
      <w:r w:rsidR="00930D2E" w:rsidRPr="00DB7015">
        <w:t>vocabulary.</w:t>
      </w:r>
      <w:r w:rsidR="00930D2E" w:rsidRPr="00DB7015">
        <w:rPr>
          <w:spacing w:val="1"/>
        </w:rPr>
        <w:t xml:space="preserve"> </w:t>
      </w:r>
      <w:del w:id="37" w:author="User" w:date="2024-10-25T15:13:00Z">
        <w:r w:rsidR="00930D2E" w:rsidRPr="00DB7015" w:rsidDel="00E36AD7">
          <w:delText>Third</w:delText>
        </w:r>
      </w:del>
      <w:ins w:id="38" w:author="User" w:date="2024-10-25T15:13:00Z">
        <w:r w:rsidR="00E36AD7">
          <w:t>Also</w:t>
        </w:r>
      </w:ins>
      <w:r w:rsidR="00930D2E" w:rsidRPr="00DB7015">
        <w:t>,</w:t>
      </w:r>
      <w:r w:rsidR="00930D2E" w:rsidRPr="00DB7015">
        <w:rPr>
          <w:spacing w:val="1"/>
        </w:rPr>
        <w:t xml:space="preserve"> </w:t>
      </w:r>
      <w:r w:rsidR="00930D2E" w:rsidRPr="00DB7015">
        <w:t>speakers'</w:t>
      </w:r>
      <w:r w:rsidR="00930D2E" w:rsidRPr="00DB7015">
        <w:rPr>
          <w:spacing w:val="1"/>
        </w:rPr>
        <w:t xml:space="preserve"> </w:t>
      </w:r>
      <w:r w:rsidR="00930D2E" w:rsidRPr="00DB7015">
        <w:t>topical</w:t>
      </w:r>
      <w:r w:rsidR="00930D2E" w:rsidRPr="00DB7015">
        <w:rPr>
          <w:spacing w:val="1"/>
        </w:rPr>
        <w:t xml:space="preserve"> </w:t>
      </w:r>
      <w:r w:rsidR="00930D2E" w:rsidRPr="00DB7015">
        <w:t xml:space="preserve">knowledge refers to their familiarity with pertinent topical material. </w:t>
      </w:r>
      <w:commentRangeEnd w:id="30"/>
      <w:r w:rsidR="001247FB" w:rsidRPr="00DB7015">
        <w:rPr>
          <w:rStyle w:val="CommentReference"/>
        </w:rPr>
        <w:commentReference w:id="30"/>
      </w:r>
      <w:r w:rsidR="00930D2E" w:rsidRPr="00DB7015">
        <w:t>According to Tuan and Mai (2015), affective issues also include feeling anxious,</w:t>
      </w:r>
      <w:r w:rsidR="00930D2E" w:rsidRPr="00DB7015">
        <w:rPr>
          <w:spacing w:val="-57"/>
        </w:rPr>
        <w:t xml:space="preserve"> </w:t>
      </w:r>
      <w:r w:rsidR="00930D2E" w:rsidRPr="00DB7015">
        <w:t xml:space="preserve">lacking self-confidence, and having low motivation. </w:t>
      </w:r>
    </w:p>
    <w:p w14:paraId="07A1AA69" w14:textId="5CEB73D4" w:rsidR="0042060D" w:rsidRPr="00DB7015" w:rsidRDefault="00930D2E" w:rsidP="0020125D">
      <w:pPr>
        <w:pStyle w:val="BodyText"/>
        <w:spacing w:before="3"/>
        <w:ind w:left="523" w:right="1534" w:firstLine="566"/>
        <w:jc w:val="both"/>
      </w:pPr>
      <w:r w:rsidRPr="00DB7015">
        <w:t>Speaking anxiety is one of</w:t>
      </w:r>
      <w:r w:rsidRPr="00DB7015">
        <w:rPr>
          <w:spacing w:val="1"/>
        </w:rPr>
        <w:t xml:space="preserve"> </w:t>
      </w:r>
      <w:r w:rsidRPr="00DB7015">
        <w:t>the affective issues that frequently occur during speaking.</w:t>
      </w:r>
      <w:r w:rsidRPr="00DB7015">
        <w:rPr>
          <w:spacing w:val="1"/>
        </w:rPr>
        <w:t xml:space="preserve"> </w:t>
      </w:r>
      <w:r w:rsidRPr="00DB7015">
        <w:t>In fact, students’</w:t>
      </w:r>
      <w:r w:rsidRPr="00DB7015">
        <w:rPr>
          <w:spacing w:val="1"/>
        </w:rPr>
        <w:t xml:space="preserve"> </w:t>
      </w:r>
      <w:r w:rsidRPr="00DB7015">
        <w:rPr>
          <w:spacing w:val="-1"/>
        </w:rPr>
        <w:t>anxiety</w:t>
      </w:r>
      <w:r w:rsidRPr="00DB7015">
        <w:rPr>
          <w:spacing w:val="-15"/>
        </w:rPr>
        <w:t xml:space="preserve"> </w:t>
      </w:r>
      <w:r w:rsidRPr="00DB7015">
        <w:rPr>
          <w:spacing w:val="-1"/>
        </w:rPr>
        <w:t>is</w:t>
      </w:r>
      <w:r w:rsidRPr="00DB7015">
        <w:rPr>
          <w:spacing w:val="-14"/>
        </w:rPr>
        <w:t xml:space="preserve"> </w:t>
      </w:r>
      <w:r w:rsidRPr="00DB7015">
        <w:rPr>
          <w:spacing w:val="-1"/>
        </w:rPr>
        <w:t>one</w:t>
      </w:r>
      <w:r w:rsidRPr="00DB7015">
        <w:rPr>
          <w:spacing w:val="-16"/>
        </w:rPr>
        <w:t xml:space="preserve"> </w:t>
      </w:r>
      <w:r w:rsidRPr="00DB7015">
        <w:t>thing</w:t>
      </w:r>
      <w:r w:rsidRPr="00DB7015">
        <w:rPr>
          <w:spacing w:val="-14"/>
        </w:rPr>
        <w:t xml:space="preserve"> </w:t>
      </w:r>
      <w:r w:rsidRPr="00DB7015">
        <w:t>that</w:t>
      </w:r>
      <w:r w:rsidRPr="00DB7015">
        <w:rPr>
          <w:spacing w:val="-15"/>
        </w:rPr>
        <w:t xml:space="preserve"> </w:t>
      </w:r>
      <w:r w:rsidRPr="00DB7015">
        <w:t>is</w:t>
      </w:r>
      <w:r w:rsidRPr="00DB7015">
        <w:rPr>
          <w:spacing w:val="-15"/>
        </w:rPr>
        <w:t xml:space="preserve"> </w:t>
      </w:r>
      <w:r w:rsidRPr="00DB7015">
        <w:t>often</w:t>
      </w:r>
      <w:r w:rsidRPr="00DB7015">
        <w:rPr>
          <w:spacing w:val="-15"/>
        </w:rPr>
        <w:t xml:space="preserve"> </w:t>
      </w:r>
      <w:r w:rsidRPr="00DB7015">
        <w:t>neglected</w:t>
      </w:r>
      <w:r w:rsidRPr="00DB7015">
        <w:rPr>
          <w:spacing w:val="-15"/>
        </w:rPr>
        <w:t xml:space="preserve"> </w:t>
      </w:r>
      <w:r w:rsidRPr="00DB7015">
        <w:t>by</w:t>
      </w:r>
      <w:r w:rsidRPr="00DB7015">
        <w:rPr>
          <w:spacing w:val="-15"/>
        </w:rPr>
        <w:t xml:space="preserve"> </w:t>
      </w:r>
      <w:r w:rsidRPr="00DB7015">
        <w:t>English</w:t>
      </w:r>
      <w:r w:rsidRPr="00DB7015">
        <w:rPr>
          <w:spacing w:val="-15"/>
        </w:rPr>
        <w:t xml:space="preserve"> </w:t>
      </w:r>
      <w:r w:rsidRPr="00DB7015">
        <w:t>teachers.</w:t>
      </w:r>
      <w:r w:rsidRPr="00DB7015">
        <w:rPr>
          <w:spacing w:val="-12"/>
        </w:rPr>
        <w:t xml:space="preserve"> </w:t>
      </w:r>
      <w:r w:rsidRPr="00DB7015">
        <w:t>According</w:t>
      </w:r>
      <w:r w:rsidRPr="00DB7015">
        <w:rPr>
          <w:spacing w:val="-15"/>
        </w:rPr>
        <w:t xml:space="preserve"> </w:t>
      </w:r>
      <w:r w:rsidRPr="00DB7015">
        <w:t>to</w:t>
      </w:r>
      <w:r w:rsidRPr="00DB7015">
        <w:rPr>
          <w:spacing w:val="-14"/>
        </w:rPr>
        <w:t xml:space="preserve"> </w:t>
      </w:r>
      <w:r w:rsidRPr="00DB7015">
        <w:t>Fauzi</w:t>
      </w:r>
      <w:r w:rsidRPr="00DB7015">
        <w:rPr>
          <w:spacing w:val="-57"/>
        </w:rPr>
        <w:t xml:space="preserve"> </w:t>
      </w:r>
      <w:r w:rsidRPr="00DB7015">
        <w:t>et</w:t>
      </w:r>
      <w:r w:rsidRPr="00DB7015">
        <w:rPr>
          <w:spacing w:val="1"/>
        </w:rPr>
        <w:t xml:space="preserve"> </w:t>
      </w:r>
      <w:r w:rsidRPr="00DB7015">
        <w:t>al</w:t>
      </w:r>
      <w:r w:rsidRPr="00DB7015">
        <w:rPr>
          <w:spacing w:val="1"/>
        </w:rPr>
        <w:t xml:space="preserve"> </w:t>
      </w:r>
      <w:r w:rsidRPr="00DB7015">
        <w:t>(2021),</w:t>
      </w:r>
      <w:r w:rsidRPr="00DB7015">
        <w:rPr>
          <w:spacing w:val="1"/>
        </w:rPr>
        <w:t xml:space="preserve"> </w:t>
      </w:r>
      <w:r w:rsidRPr="00DB7015">
        <w:t>anxiety</w:t>
      </w:r>
      <w:r w:rsidRPr="00DB7015">
        <w:rPr>
          <w:spacing w:val="1"/>
        </w:rPr>
        <w:t xml:space="preserve"> </w:t>
      </w:r>
      <w:r w:rsidRPr="00DB7015">
        <w:t>has</w:t>
      </w:r>
      <w:r w:rsidRPr="00DB7015">
        <w:rPr>
          <w:spacing w:val="1"/>
        </w:rPr>
        <w:t xml:space="preserve"> </w:t>
      </w:r>
      <w:r w:rsidRPr="00DB7015">
        <w:t>a</w:t>
      </w:r>
      <w:r w:rsidRPr="00DB7015">
        <w:rPr>
          <w:spacing w:val="1"/>
        </w:rPr>
        <w:t xml:space="preserve"> </w:t>
      </w:r>
      <w:r w:rsidRPr="00DB7015">
        <w:t>very</w:t>
      </w:r>
      <w:r w:rsidRPr="00DB7015">
        <w:rPr>
          <w:spacing w:val="1"/>
        </w:rPr>
        <w:t xml:space="preserve"> </w:t>
      </w:r>
      <w:r w:rsidRPr="00DB7015">
        <w:t>important</w:t>
      </w:r>
      <w:r w:rsidRPr="00DB7015">
        <w:rPr>
          <w:spacing w:val="1"/>
        </w:rPr>
        <w:t xml:space="preserve"> </w:t>
      </w:r>
      <w:r w:rsidRPr="00DB7015">
        <w:t>psychological</w:t>
      </w:r>
      <w:r w:rsidRPr="00DB7015">
        <w:rPr>
          <w:spacing w:val="1"/>
        </w:rPr>
        <w:t xml:space="preserve"> </w:t>
      </w:r>
      <w:r w:rsidRPr="00DB7015">
        <w:t>factor</w:t>
      </w:r>
      <w:r w:rsidRPr="00DB7015">
        <w:rPr>
          <w:spacing w:val="1"/>
        </w:rPr>
        <w:t xml:space="preserve"> </w:t>
      </w:r>
      <w:r w:rsidRPr="00DB7015">
        <w:t>in</w:t>
      </w:r>
      <w:r w:rsidRPr="00DB7015">
        <w:rPr>
          <w:spacing w:val="1"/>
        </w:rPr>
        <w:t xml:space="preserve"> </w:t>
      </w:r>
      <w:r w:rsidRPr="00DB7015">
        <w:t>learning</w:t>
      </w:r>
      <w:r w:rsidRPr="00DB7015">
        <w:rPr>
          <w:spacing w:val="1"/>
        </w:rPr>
        <w:t xml:space="preserve"> </w:t>
      </w:r>
      <w:r w:rsidRPr="00DB7015">
        <w:t>outcomes. Woodrow (2006) states that Anxiety in speaking a foreign language</w:t>
      </w:r>
      <w:r w:rsidRPr="00DB7015">
        <w:rPr>
          <w:spacing w:val="1"/>
        </w:rPr>
        <w:t xml:space="preserve"> </w:t>
      </w:r>
      <w:r w:rsidRPr="00DB7015">
        <w:t>affects students' academic goals and can be fatal when it prevents them from</w:t>
      </w:r>
      <w:r w:rsidRPr="00DB7015">
        <w:rPr>
          <w:spacing w:val="1"/>
        </w:rPr>
        <w:t xml:space="preserve"> </w:t>
      </w:r>
      <w:r w:rsidRPr="00DB7015">
        <w:t>adjusting to their target environment and speaking English. Speaking anxiety can</w:t>
      </w:r>
      <w:r w:rsidRPr="00DB7015">
        <w:rPr>
          <w:spacing w:val="-58"/>
        </w:rPr>
        <w:t xml:space="preserve"> </w:t>
      </w:r>
      <w:r w:rsidRPr="00DB7015">
        <w:t>also hinder students' ability to communicate as well, pronunciation that is poorly</w:t>
      </w:r>
      <w:r w:rsidRPr="00DB7015">
        <w:rPr>
          <w:spacing w:val="-57"/>
        </w:rPr>
        <w:t xml:space="preserve"> </w:t>
      </w:r>
      <w:r w:rsidRPr="00DB7015">
        <w:t>understood makes students</w:t>
      </w:r>
      <w:r w:rsidRPr="00DB7015">
        <w:rPr>
          <w:spacing w:val="1"/>
        </w:rPr>
        <w:t xml:space="preserve"> </w:t>
      </w:r>
      <w:r w:rsidRPr="00DB7015">
        <w:t>embarrassed and makes them reluctant to engage in</w:t>
      </w:r>
      <w:r w:rsidRPr="00DB7015">
        <w:rPr>
          <w:spacing w:val="1"/>
        </w:rPr>
        <w:t xml:space="preserve"> </w:t>
      </w:r>
      <w:r w:rsidRPr="00DB7015">
        <w:t>speaking</w:t>
      </w:r>
      <w:r w:rsidRPr="00DB7015">
        <w:rPr>
          <w:spacing w:val="1"/>
        </w:rPr>
        <w:t xml:space="preserve"> </w:t>
      </w:r>
      <w:r w:rsidRPr="00DB7015">
        <w:t>practice</w:t>
      </w:r>
      <w:r w:rsidRPr="00DB7015">
        <w:rPr>
          <w:spacing w:val="4"/>
        </w:rPr>
        <w:t xml:space="preserve"> </w:t>
      </w:r>
      <w:r w:rsidRPr="00DB7015">
        <w:t>make</w:t>
      </w:r>
      <w:r w:rsidRPr="00DB7015">
        <w:rPr>
          <w:spacing w:val="-2"/>
        </w:rPr>
        <w:t xml:space="preserve"> </w:t>
      </w:r>
      <w:r w:rsidRPr="00DB7015">
        <w:t>them</w:t>
      </w:r>
      <w:r w:rsidRPr="00DB7015">
        <w:rPr>
          <w:spacing w:val="-6"/>
        </w:rPr>
        <w:t xml:space="preserve"> </w:t>
      </w:r>
      <w:r w:rsidRPr="00DB7015">
        <w:t>anxious.</w:t>
      </w:r>
    </w:p>
    <w:p w14:paraId="60132D0C" w14:textId="77777777" w:rsidR="0042060D" w:rsidRPr="00DB7015" w:rsidRDefault="0042060D" w:rsidP="0020125D">
      <w:pPr>
        <w:pStyle w:val="BodyText"/>
        <w:spacing w:before="8"/>
        <w:rPr>
          <w:sz w:val="27"/>
        </w:rPr>
      </w:pPr>
    </w:p>
    <w:p w14:paraId="462F4F56" w14:textId="774B8AAB" w:rsidR="0042060D" w:rsidRPr="00DB7015" w:rsidRDefault="00930D2E" w:rsidP="0020125D">
      <w:pPr>
        <w:pStyle w:val="BodyText"/>
        <w:ind w:left="523" w:right="1546" w:firstLine="719"/>
        <w:jc w:val="both"/>
      </w:pPr>
      <w:r w:rsidRPr="00DB7015">
        <w:t>The emergence of a feeling of anxiety because they must be aware of the</w:t>
      </w:r>
      <w:r w:rsidRPr="00DB7015">
        <w:rPr>
          <w:spacing w:val="-57"/>
        </w:rPr>
        <w:t xml:space="preserve"> </w:t>
      </w:r>
      <w:r w:rsidRPr="00DB7015">
        <w:t>circumstance</w:t>
      </w:r>
      <w:r w:rsidR="00A100AE" w:rsidRPr="00DB7015">
        <w:t xml:space="preserve"> </w:t>
      </w:r>
      <w:r w:rsidRPr="00DB7015">
        <w:t>that may indicate the possibility of stress is a natural occurrence.</w:t>
      </w:r>
      <w:r w:rsidRPr="00DB7015">
        <w:rPr>
          <w:spacing w:val="1"/>
        </w:rPr>
        <w:t xml:space="preserve"> </w:t>
      </w:r>
      <w:proofErr w:type="spellStart"/>
      <w:r w:rsidRPr="00DB7015">
        <w:lastRenderedPageBreak/>
        <w:t>Gaibani</w:t>
      </w:r>
      <w:proofErr w:type="spellEnd"/>
      <w:r w:rsidRPr="00DB7015">
        <w:t xml:space="preserve"> and </w:t>
      </w:r>
      <w:proofErr w:type="spellStart"/>
      <w:r w:rsidRPr="00DB7015">
        <w:t>Elmenfi</w:t>
      </w:r>
      <w:proofErr w:type="spellEnd"/>
      <w:r w:rsidRPr="00DB7015">
        <w:t xml:space="preserve"> (2014) defined anxiety is a condition of mental distress in</w:t>
      </w:r>
      <w:r w:rsidRPr="00DB7015">
        <w:rPr>
          <w:spacing w:val="1"/>
        </w:rPr>
        <w:t xml:space="preserve"> </w:t>
      </w:r>
      <w:r w:rsidRPr="00DB7015">
        <w:t>which</w:t>
      </w:r>
      <w:r w:rsidRPr="00DB7015">
        <w:rPr>
          <w:spacing w:val="14"/>
        </w:rPr>
        <w:t xml:space="preserve"> </w:t>
      </w:r>
      <w:r w:rsidRPr="00DB7015">
        <w:t>a</w:t>
      </w:r>
      <w:r w:rsidRPr="00DB7015">
        <w:rPr>
          <w:spacing w:val="13"/>
        </w:rPr>
        <w:t xml:space="preserve"> </w:t>
      </w:r>
      <w:r w:rsidRPr="00DB7015">
        <w:t>sense</w:t>
      </w:r>
      <w:r w:rsidRPr="00DB7015">
        <w:rPr>
          <w:spacing w:val="13"/>
        </w:rPr>
        <w:t xml:space="preserve"> </w:t>
      </w:r>
      <w:r w:rsidRPr="00DB7015">
        <w:t>of</w:t>
      </w:r>
      <w:r w:rsidRPr="00DB7015">
        <w:rPr>
          <w:spacing w:val="13"/>
        </w:rPr>
        <w:t xml:space="preserve"> </w:t>
      </w:r>
      <w:r w:rsidRPr="00DB7015">
        <w:t>potential</w:t>
      </w:r>
      <w:r w:rsidRPr="00DB7015">
        <w:rPr>
          <w:spacing w:val="14"/>
        </w:rPr>
        <w:t xml:space="preserve"> </w:t>
      </w:r>
      <w:r w:rsidRPr="00DB7015">
        <w:t>threat</w:t>
      </w:r>
      <w:r w:rsidRPr="00DB7015">
        <w:rPr>
          <w:spacing w:val="14"/>
        </w:rPr>
        <w:t xml:space="preserve"> </w:t>
      </w:r>
      <w:r w:rsidRPr="00DB7015">
        <w:t>is</w:t>
      </w:r>
      <w:r w:rsidRPr="00DB7015">
        <w:rPr>
          <w:spacing w:val="14"/>
        </w:rPr>
        <w:t xml:space="preserve"> </w:t>
      </w:r>
      <w:r w:rsidRPr="00DB7015">
        <w:t>felt,</w:t>
      </w:r>
      <w:r w:rsidRPr="00DB7015">
        <w:rPr>
          <w:spacing w:val="14"/>
        </w:rPr>
        <w:t xml:space="preserve"> </w:t>
      </w:r>
      <w:r w:rsidRPr="00DB7015">
        <w:t>and</w:t>
      </w:r>
      <w:r w:rsidRPr="00DB7015">
        <w:rPr>
          <w:spacing w:val="-12"/>
        </w:rPr>
        <w:t xml:space="preserve"> </w:t>
      </w:r>
      <w:r w:rsidRPr="00DB7015">
        <w:t>in</w:t>
      </w:r>
      <w:r w:rsidRPr="00DB7015">
        <w:rPr>
          <w:spacing w:val="14"/>
        </w:rPr>
        <w:t xml:space="preserve"> </w:t>
      </w:r>
      <w:r w:rsidRPr="00DB7015">
        <w:t>which</w:t>
      </w:r>
      <w:r w:rsidRPr="00DB7015">
        <w:rPr>
          <w:spacing w:val="14"/>
        </w:rPr>
        <w:t xml:space="preserve"> </w:t>
      </w:r>
      <w:r w:rsidRPr="00DB7015">
        <w:t>the</w:t>
      </w:r>
      <w:r w:rsidRPr="00DB7015">
        <w:rPr>
          <w:spacing w:val="13"/>
        </w:rPr>
        <w:t xml:space="preserve"> </w:t>
      </w:r>
      <w:r w:rsidRPr="00DB7015">
        <w:t>victim</w:t>
      </w:r>
      <w:r w:rsidRPr="00DB7015">
        <w:rPr>
          <w:spacing w:val="12"/>
        </w:rPr>
        <w:t xml:space="preserve"> </w:t>
      </w:r>
      <w:r w:rsidRPr="00DB7015">
        <w:t>exhibits</w:t>
      </w:r>
      <w:r w:rsidR="00A100AE" w:rsidRPr="00DB7015">
        <w:t xml:space="preserve"> </w:t>
      </w:r>
      <w:r w:rsidRPr="00DB7015">
        <w:t>anxiousness</w:t>
      </w:r>
      <w:r w:rsidRPr="00DB7015">
        <w:rPr>
          <w:spacing w:val="-14"/>
        </w:rPr>
        <w:t xml:space="preserve"> </w:t>
      </w:r>
      <w:r w:rsidRPr="00DB7015">
        <w:t>and</w:t>
      </w:r>
      <w:r w:rsidRPr="00DB7015">
        <w:rPr>
          <w:spacing w:val="-14"/>
        </w:rPr>
        <w:t xml:space="preserve"> </w:t>
      </w:r>
      <w:r w:rsidRPr="00DB7015">
        <w:t>powerlessness</w:t>
      </w:r>
      <w:r w:rsidRPr="00DB7015">
        <w:rPr>
          <w:spacing w:val="-14"/>
        </w:rPr>
        <w:t xml:space="preserve"> </w:t>
      </w:r>
      <w:r w:rsidRPr="00DB7015">
        <w:t>as</w:t>
      </w:r>
      <w:r w:rsidRPr="00DB7015">
        <w:rPr>
          <w:spacing w:val="-13"/>
        </w:rPr>
        <w:t xml:space="preserve"> </w:t>
      </w:r>
      <w:r w:rsidRPr="00DB7015">
        <w:t>a</w:t>
      </w:r>
      <w:r w:rsidRPr="00DB7015">
        <w:rPr>
          <w:spacing w:val="-15"/>
        </w:rPr>
        <w:t xml:space="preserve"> </w:t>
      </w:r>
      <w:r w:rsidRPr="00DB7015">
        <w:t>consequence.</w:t>
      </w:r>
      <w:r w:rsidRPr="00DB7015">
        <w:rPr>
          <w:spacing w:val="-12"/>
        </w:rPr>
        <w:t xml:space="preserve"> </w:t>
      </w:r>
      <w:r w:rsidRPr="00DB7015">
        <w:t>Also,</w:t>
      </w:r>
      <w:r w:rsidRPr="00DB7015">
        <w:rPr>
          <w:spacing w:val="-13"/>
        </w:rPr>
        <w:t xml:space="preserve"> </w:t>
      </w:r>
      <w:r w:rsidRPr="00DB7015">
        <w:t>Zakaria</w:t>
      </w:r>
      <w:r w:rsidRPr="00DB7015">
        <w:rPr>
          <w:spacing w:val="-14"/>
        </w:rPr>
        <w:t xml:space="preserve"> </w:t>
      </w:r>
      <w:r w:rsidRPr="00DB7015">
        <w:t>and</w:t>
      </w:r>
      <w:r w:rsidRPr="00DB7015">
        <w:rPr>
          <w:spacing w:val="-14"/>
        </w:rPr>
        <w:t xml:space="preserve"> </w:t>
      </w:r>
      <w:r w:rsidRPr="00DB7015">
        <w:t>Hasan</w:t>
      </w:r>
      <w:r w:rsidRPr="00DB7015">
        <w:rPr>
          <w:spacing w:val="-13"/>
        </w:rPr>
        <w:t xml:space="preserve"> </w:t>
      </w:r>
      <w:r w:rsidRPr="00DB7015">
        <w:t>(2015)</w:t>
      </w:r>
      <w:r w:rsidRPr="00DB7015">
        <w:rPr>
          <w:spacing w:val="-58"/>
        </w:rPr>
        <w:t xml:space="preserve"> </w:t>
      </w:r>
      <w:r w:rsidRPr="00DB7015">
        <w:t>states that anxiety is a sensation that doesn't seem pleasant, like being worried</w:t>
      </w:r>
      <w:r w:rsidRPr="00DB7015">
        <w:rPr>
          <w:spacing w:val="1"/>
        </w:rPr>
        <w:t xml:space="preserve"> </w:t>
      </w:r>
      <w:r w:rsidRPr="00DB7015">
        <w:t>about something. However, if this has gone beyond the excessive limit over time</w:t>
      </w:r>
      <w:r w:rsidRPr="00DB7015">
        <w:rPr>
          <w:spacing w:val="-57"/>
        </w:rPr>
        <w:t xml:space="preserve"> </w:t>
      </w:r>
      <w:r w:rsidR="002E1269" w:rsidRPr="00DB7015">
        <w:t>then this</w:t>
      </w:r>
      <w:r w:rsidRPr="00DB7015">
        <w:rPr>
          <w:spacing w:val="1"/>
        </w:rPr>
        <w:t xml:space="preserve"> </w:t>
      </w:r>
      <w:r w:rsidRPr="00DB7015">
        <w:t>needs to</w:t>
      </w:r>
      <w:r w:rsidRPr="00DB7015">
        <w:rPr>
          <w:spacing w:val="5"/>
        </w:rPr>
        <w:t xml:space="preserve"> </w:t>
      </w:r>
      <w:r w:rsidRPr="00DB7015">
        <w:t>be</w:t>
      </w:r>
      <w:r w:rsidRPr="00DB7015">
        <w:rPr>
          <w:spacing w:val="-1"/>
        </w:rPr>
        <w:t xml:space="preserve"> </w:t>
      </w:r>
      <w:r w:rsidRPr="00DB7015">
        <w:t>watched</w:t>
      </w:r>
      <w:r w:rsidRPr="00DB7015">
        <w:rPr>
          <w:spacing w:val="2"/>
        </w:rPr>
        <w:t xml:space="preserve"> </w:t>
      </w:r>
      <w:r w:rsidRPr="00DB7015">
        <w:t>out</w:t>
      </w:r>
      <w:r w:rsidRPr="00DB7015">
        <w:rPr>
          <w:spacing w:val="2"/>
        </w:rPr>
        <w:t xml:space="preserve"> </w:t>
      </w:r>
      <w:r w:rsidRPr="00DB7015">
        <w:t>for.</w:t>
      </w:r>
    </w:p>
    <w:p w14:paraId="20037900" w14:textId="6AF4FC1A" w:rsidR="0042060D" w:rsidRPr="00DB7015" w:rsidRDefault="00A100AE" w:rsidP="0020125D">
      <w:pPr>
        <w:pStyle w:val="BodyText"/>
        <w:ind w:left="523" w:right="1544" w:firstLine="719"/>
        <w:jc w:val="both"/>
      </w:pPr>
      <w:r w:rsidRPr="00DB7015">
        <w:t>Basically,</w:t>
      </w:r>
      <w:r w:rsidR="00930D2E" w:rsidRPr="00DB7015">
        <w:rPr>
          <w:spacing w:val="1"/>
        </w:rPr>
        <w:t xml:space="preserve"> </w:t>
      </w:r>
      <w:r w:rsidR="00930D2E" w:rsidRPr="00DB7015">
        <w:t>the</w:t>
      </w:r>
      <w:r w:rsidR="00930D2E" w:rsidRPr="00DB7015">
        <w:rPr>
          <w:spacing w:val="1"/>
        </w:rPr>
        <w:t xml:space="preserve"> </w:t>
      </w:r>
      <w:r w:rsidR="00930D2E" w:rsidRPr="00DB7015">
        <w:t>level</w:t>
      </w:r>
      <w:r w:rsidR="00930D2E" w:rsidRPr="00DB7015">
        <w:rPr>
          <w:spacing w:val="1"/>
        </w:rPr>
        <w:t xml:space="preserve"> </w:t>
      </w:r>
      <w:r w:rsidR="00930D2E" w:rsidRPr="00DB7015">
        <w:t>of</w:t>
      </w:r>
      <w:r w:rsidR="00930D2E" w:rsidRPr="00DB7015">
        <w:rPr>
          <w:spacing w:val="1"/>
        </w:rPr>
        <w:t xml:space="preserve"> </w:t>
      </w:r>
      <w:r w:rsidR="00930D2E" w:rsidRPr="00DB7015">
        <w:t>anxiety</w:t>
      </w:r>
      <w:r w:rsidR="00930D2E" w:rsidRPr="00DB7015">
        <w:rPr>
          <w:spacing w:val="1"/>
        </w:rPr>
        <w:t xml:space="preserve"> </w:t>
      </w:r>
      <w:r w:rsidR="00930D2E" w:rsidRPr="00DB7015">
        <w:t>can</w:t>
      </w:r>
      <w:r w:rsidR="00930D2E" w:rsidRPr="00DB7015">
        <w:rPr>
          <w:spacing w:val="1"/>
        </w:rPr>
        <w:t xml:space="preserve"> </w:t>
      </w:r>
      <w:r w:rsidR="00930D2E" w:rsidRPr="00DB7015">
        <w:t>affect</w:t>
      </w:r>
      <w:r w:rsidR="00930D2E" w:rsidRPr="00DB7015">
        <w:rPr>
          <w:spacing w:val="1"/>
        </w:rPr>
        <w:t xml:space="preserve"> </w:t>
      </w:r>
      <w:r w:rsidR="00930D2E" w:rsidRPr="00DB7015">
        <w:t>students'</w:t>
      </w:r>
      <w:r w:rsidR="00930D2E" w:rsidRPr="00DB7015">
        <w:rPr>
          <w:spacing w:val="1"/>
        </w:rPr>
        <w:t xml:space="preserve"> </w:t>
      </w:r>
      <w:r w:rsidR="00930D2E" w:rsidRPr="00DB7015">
        <w:t>speaking</w:t>
      </w:r>
      <w:r w:rsidR="00930D2E" w:rsidRPr="00DB7015">
        <w:rPr>
          <w:spacing w:val="1"/>
        </w:rPr>
        <w:t xml:space="preserve"> </w:t>
      </w:r>
      <w:r w:rsidR="00930D2E" w:rsidRPr="00DB7015">
        <w:t>abilities.</w:t>
      </w:r>
      <w:r w:rsidR="00930D2E" w:rsidRPr="00DB7015">
        <w:rPr>
          <w:spacing w:val="-57"/>
        </w:rPr>
        <w:t xml:space="preserve"> </w:t>
      </w:r>
      <w:r w:rsidR="00930D2E" w:rsidRPr="00DB7015">
        <w:t>According</w:t>
      </w:r>
      <w:r w:rsidR="00930D2E" w:rsidRPr="00DB7015">
        <w:rPr>
          <w:spacing w:val="-8"/>
        </w:rPr>
        <w:t xml:space="preserve"> </w:t>
      </w:r>
      <w:r w:rsidR="00930D2E" w:rsidRPr="00DB7015">
        <w:t>to</w:t>
      </w:r>
      <w:r w:rsidR="00930D2E" w:rsidRPr="00DB7015">
        <w:rPr>
          <w:spacing w:val="-6"/>
        </w:rPr>
        <w:t xml:space="preserve"> </w:t>
      </w:r>
      <w:r w:rsidR="00930D2E" w:rsidRPr="00DB7015">
        <w:t>Sikandar</w:t>
      </w:r>
      <w:r w:rsidR="00930D2E" w:rsidRPr="00DB7015">
        <w:rPr>
          <w:spacing w:val="-8"/>
        </w:rPr>
        <w:t xml:space="preserve"> </w:t>
      </w:r>
      <w:r w:rsidR="00930D2E" w:rsidRPr="00DB7015">
        <w:t>et</w:t>
      </w:r>
      <w:r w:rsidR="00930D2E" w:rsidRPr="00DB7015">
        <w:rPr>
          <w:spacing w:val="-6"/>
        </w:rPr>
        <w:t xml:space="preserve"> </w:t>
      </w:r>
      <w:r w:rsidR="00930D2E" w:rsidRPr="00DB7015">
        <w:t>al</w:t>
      </w:r>
      <w:r w:rsidR="00930D2E" w:rsidRPr="00DB7015">
        <w:rPr>
          <w:spacing w:val="-6"/>
        </w:rPr>
        <w:t xml:space="preserve"> </w:t>
      </w:r>
      <w:r w:rsidR="00930D2E" w:rsidRPr="00DB7015">
        <w:t>(2019)</w:t>
      </w:r>
      <w:r w:rsidR="00930D2E" w:rsidRPr="00DB7015">
        <w:rPr>
          <w:spacing w:val="-8"/>
        </w:rPr>
        <w:t xml:space="preserve"> </w:t>
      </w:r>
      <w:r w:rsidR="00930D2E" w:rsidRPr="00DB7015">
        <w:t>study,</w:t>
      </w:r>
      <w:r w:rsidR="00930D2E" w:rsidRPr="00DB7015">
        <w:rPr>
          <w:spacing w:val="-6"/>
        </w:rPr>
        <w:t xml:space="preserve"> </w:t>
      </w:r>
      <w:r w:rsidR="00930D2E" w:rsidRPr="00DB7015">
        <w:t>75%</w:t>
      </w:r>
      <w:r w:rsidR="00930D2E" w:rsidRPr="00DB7015">
        <w:rPr>
          <w:spacing w:val="-7"/>
        </w:rPr>
        <w:t xml:space="preserve"> </w:t>
      </w:r>
      <w:r w:rsidR="00930D2E" w:rsidRPr="00DB7015">
        <w:t>of</w:t>
      </w:r>
      <w:r w:rsidR="00930D2E" w:rsidRPr="00DB7015">
        <w:rPr>
          <w:spacing w:val="-8"/>
        </w:rPr>
        <w:t xml:space="preserve"> </w:t>
      </w:r>
      <w:r w:rsidR="00930D2E" w:rsidRPr="00DB7015">
        <w:t>students</w:t>
      </w:r>
      <w:r w:rsidR="00930D2E" w:rsidRPr="00DB7015">
        <w:rPr>
          <w:spacing w:val="-6"/>
        </w:rPr>
        <w:t xml:space="preserve"> </w:t>
      </w:r>
      <w:r w:rsidR="00930D2E" w:rsidRPr="00DB7015">
        <w:t>feel</w:t>
      </w:r>
      <w:r w:rsidR="00930D2E" w:rsidRPr="00DB7015">
        <w:rPr>
          <w:spacing w:val="-7"/>
        </w:rPr>
        <w:t xml:space="preserve"> </w:t>
      </w:r>
      <w:r w:rsidR="00930D2E" w:rsidRPr="00DB7015">
        <w:t>that</w:t>
      </w:r>
      <w:r w:rsidR="00930D2E" w:rsidRPr="00DB7015">
        <w:rPr>
          <w:spacing w:val="-6"/>
        </w:rPr>
        <w:t xml:space="preserve"> </w:t>
      </w:r>
      <w:r w:rsidR="00930D2E" w:rsidRPr="00DB7015">
        <w:t>public</w:t>
      </w:r>
      <w:r w:rsidR="00930D2E" w:rsidRPr="00DB7015">
        <w:rPr>
          <w:spacing w:val="-7"/>
        </w:rPr>
        <w:t xml:space="preserve"> </w:t>
      </w:r>
      <w:r w:rsidR="00930D2E" w:rsidRPr="00DB7015">
        <w:t>anxiety</w:t>
      </w:r>
      <w:r w:rsidR="00930D2E" w:rsidRPr="00DB7015">
        <w:rPr>
          <w:spacing w:val="-58"/>
        </w:rPr>
        <w:t xml:space="preserve"> </w:t>
      </w:r>
      <w:r w:rsidR="00930D2E" w:rsidRPr="00DB7015">
        <w:t>is</w:t>
      </w:r>
      <w:r w:rsidR="00930D2E" w:rsidRPr="00DB7015">
        <w:rPr>
          <w:spacing w:val="-10"/>
        </w:rPr>
        <w:t xml:space="preserve"> </w:t>
      </w:r>
      <w:r w:rsidR="00930D2E" w:rsidRPr="00DB7015">
        <w:t>mostly</w:t>
      </w:r>
      <w:r w:rsidR="00930D2E" w:rsidRPr="00DB7015">
        <w:rPr>
          <w:spacing w:val="-10"/>
        </w:rPr>
        <w:t xml:space="preserve"> </w:t>
      </w:r>
      <w:r w:rsidR="00930D2E" w:rsidRPr="00DB7015">
        <w:t>brought</w:t>
      </w:r>
      <w:r w:rsidR="00930D2E" w:rsidRPr="00DB7015">
        <w:rPr>
          <w:spacing w:val="-10"/>
        </w:rPr>
        <w:t xml:space="preserve"> </w:t>
      </w:r>
      <w:r w:rsidR="00930D2E" w:rsidRPr="00DB7015">
        <w:t>on</w:t>
      </w:r>
      <w:r w:rsidR="00930D2E" w:rsidRPr="00DB7015">
        <w:rPr>
          <w:spacing w:val="-11"/>
        </w:rPr>
        <w:t xml:space="preserve"> </w:t>
      </w:r>
      <w:r w:rsidR="00930D2E" w:rsidRPr="00DB7015">
        <w:t>by</w:t>
      </w:r>
      <w:r w:rsidR="00930D2E" w:rsidRPr="00DB7015">
        <w:rPr>
          <w:spacing w:val="-10"/>
        </w:rPr>
        <w:t xml:space="preserve"> </w:t>
      </w:r>
      <w:r w:rsidR="00930D2E" w:rsidRPr="00DB7015">
        <w:t>a</w:t>
      </w:r>
      <w:r w:rsidR="00930D2E" w:rsidRPr="00DB7015">
        <w:rPr>
          <w:spacing w:val="-10"/>
        </w:rPr>
        <w:t xml:space="preserve"> </w:t>
      </w:r>
      <w:r w:rsidR="00930D2E" w:rsidRPr="00DB7015">
        <w:t>fear</w:t>
      </w:r>
      <w:r w:rsidR="00930D2E" w:rsidRPr="00DB7015">
        <w:rPr>
          <w:spacing w:val="-11"/>
        </w:rPr>
        <w:t xml:space="preserve"> </w:t>
      </w:r>
      <w:r w:rsidR="00930D2E" w:rsidRPr="00DB7015">
        <w:t>of</w:t>
      </w:r>
      <w:r w:rsidR="00930D2E" w:rsidRPr="00DB7015">
        <w:rPr>
          <w:spacing w:val="-12"/>
        </w:rPr>
        <w:t xml:space="preserve"> </w:t>
      </w:r>
      <w:r w:rsidR="00930D2E" w:rsidRPr="00DB7015">
        <w:t>speaking</w:t>
      </w:r>
      <w:r w:rsidR="00930D2E" w:rsidRPr="00DB7015">
        <w:rPr>
          <w:spacing w:val="-10"/>
        </w:rPr>
        <w:t xml:space="preserve"> </w:t>
      </w:r>
      <w:r w:rsidR="00930D2E" w:rsidRPr="00DB7015">
        <w:t>in</w:t>
      </w:r>
      <w:r w:rsidR="00930D2E" w:rsidRPr="00DB7015">
        <w:rPr>
          <w:spacing w:val="-10"/>
        </w:rPr>
        <w:t xml:space="preserve"> </w:t>
      </w:r>
      <w:r w:rsidR="00930D2E" w:rsidRPr="00DB7015">
        <w:t>front</w:t>
      </w:r>
      <w:r w:rsidR="00930D2E" w:rsidRPr="00DB7015">
        <w:rPr>
          <w:spacing w:val="-11"/>
        </w:rPr>
        <w:t xml:space="preserve"> </w:t>
      </w:r>
      <w:r w:rsidR="00930D2E" w:rsidRPr="00DB7015">
        <w:t>of</w:t>
      </w:r>
      <w:r w:rsidR="00930D2E" w:rsidRPr="00DB7015">
        <w:rPr>
          <w:spacing w:val="-11"/>
        </w:rPr>
        <w:t xml:space="preserve"> </w:t>
      </w:r>
      <w:r w:rsidR="00930D2E" w:rsidRPr="00DB7015">
        <w:t>others,</w:t>
      </w:r>
      <w:r w:rsidR="00930D2E" w:rsidRPr="00DB7015">
        <w:rPr>
          <w:spacing w:val="-10"/>
        </w:rPr>
        <w:t xml:space="preserve"> </w:t>
      </w:r>
      <w:r w:rsidR="00930D2E" w:rsidRPr="00DB7015">
        <w:t>regardless</w:t>
      </w:r>
      <w:r w:rsidR="00930D2E" w:rsidRPr="00DB7015">
        <w:rPr>
          <w:spacing w:val="-10"/>
        </w:rPr>
        <w:t xml:space="preserve"> </w:t>
      </w:r>
      <w:r w:rsidR="00930D2E" w:rsidRPr="00DB7015">
        <w:t>of</w:t>
      </w:r>
      <w:r w:rsidR="00930D2E" w:rsidRPr="00DB7015">
        <w:rPr>
          <w:spacing w:val="-12"/>
        </w:rPr>
        <w:t xml:space="preserve"> </w:t>
      </w:r>
      <w:r w:rsidR="00930D2E" w:rsidRPr="00DB7015">
        <w:t>whether</w:t>
      </w:r>
      <w:r w:rsidR="00930D2E" w:rsidRPr="00DB7015">
        <w:rPr>
          <w:spacing w:val="-57"/>
        </w:rPr>
        <w:t xml:space="preserve"> </w:t>
      </w:r>
      <w:r w:rsidR="00930D2E" w:rsidRPr="00DB7015">
        <w:t>they</w:t>
      </w:r>
      <w:r w:rsidR="00930D2E" w:rsidRPr="00DB7015">
        <w:rPr>
          <w:spacing w:val="-9"/>
        </w:rPr>
        <w:t xml:space="preserve"> </w:t>
      </w:r>
      <w:r w:rsidR="00930D2E" w:rsidRPr="00DB7015">
        <w:t>themselves</w:t>
      </w:r>
      <w:r w:rsidR="00930D2E" w:rsidRPr="00DB7015">
        <w:rPr>
          <w:spacing w:val="-8"/>
        </w:rPr>
        <w:t xml:space="preserve"> </w:t>
      </w:r>
      <w:r w:rsidR="00930D2E" w:rsidRPr="00DB7015">
        <w:t>have</w:t>
      </w:r>
      <w:r w:rsidR="00930D2E" w:rsidRPr="00DB7015">
        <w:rPr>
          <w:spacing w:val="-9"/>
        </w:rPr>
        <w:t xml:space="preserve"> </w:t>
      </w:r>
      <w:r w:rsidR="00930D2E" w:rsidRPr="00DB7015">
        <w:t>this</w:t>
      </w:r>
      <w:r w:rsidR="00930D2E" w:rsidRPr="00DB7015">
        <w:rPr>
          <w:spacing w:val="-5"/>
        </w:rPr>
        <w:t xml:space="preserve"> </w:t>
      </w:r>
      <w:r w:rsidR="00930D2E" w:rsidRPr="00DB7015">
        <w:t>fear</w:t>
      </w:r>
      <w:r w:rsidR="00930D2E" w:rsidRPr="00DB7015">
        <w:rPr>
          <w:spacing w:val="-8"/>
        </w:rPr>
        <w:t xml:space="preserve"> </w:t>
      </w:r>
      <w:r w:rsidR="00930D2E" w:rsidRPr="00DB7015">
        <w:t>of</w:t>
      </w:r>
      <w:r w:rsidR="00930D2E" w:rsidRPr="00DB7015">
        <w:rPr>
          <w:spacing w:val="-5"/>
        </w:rPr>
        <w:t xml:space="preserve"> </w:t>
      </w:r>
      <w:r w:rsidR="00930D2E" w:rsidRPr="00DB7015">
        <w:t>speaking.</w:t>
      </w:r>
      <w:r w:rsidR="00930D2E" w:rsidRPr="00DB7015">
        <w:rPr>
          <w:spacing w:val="-5"/>
        </w:rPr>
        <w:t xml:space="preserve"> </w:t>
      </w:r>
      <w:r w:rsidR="00930D2E" w:rsidRPr="00DB7015">
        <w:t>For</w:t>
      </w:r>
      <w:r w:rsidR="00930D2E" w:rsidRPr="00DB7015">
        <w:rPr>
          <w:spacing w:val="-8"/>
        </w:rPr>
        <w:t xml:space="preserve"> </w:t>
      </w:r>
      <w:r w:rsidR="00930D2E" w:rsidRPr="00DB7015">
        <w:t>example,</w:t>
      </w:r>
      <w:r w:rsidR="00930D2E" w:rsidRPr="00DB7015">
        <w:rPr>
          <w:spacing w:val="-8"/>
        </w:rPr>
        <w:t xml:space="preserve"> </w:t>
      </w:r>
      <w:r w:rsidR="00930D2E" w:rsidRPr="00DB7015">
        <w:t>they</w:t>
      </w:r>
      <w:r w:rsidR="00930D2E" w:rsidRPr="00DB7015">
        <w:rPr>
          <w:spacing w:val="-8"/>
        </w:rPr>
        <w:t xml:space="preserve"> </w:t>
      </w:r>
      <w:r w:rsidR="00930D2E" w:rsidRPr="00DB7015">
        <w:t>were</w:t>
      </w:r>
      <w:r w:rsidR="00930D2E" w:rsidRPr="00DB7015">
        <w:rPr>
          <w:spacing w:val="-7"/>
        </w:rPr>
        <w:t xml:space="preserve"> </w:t>
      </w:r>
      <w:r w:rsidR="00930D2E" w:rsidRPr="00DB7015">
        <w:t>more</w:t>
      </w:r>
      <w:r w:rsidR="00930D2E" w:rsidRPr="00DB7015">
        <w:rPr>
          <w:spacing w:val="-10"/>
        </w:rPr>
        <w:t xml:space="preserve"> </w:t>
      </w:r>
      <w:r w:rsidR="00930D2E" w:rsidRPr="00DB7015">
        <w:t>likely</w:t>
      </w:r>
      <w:r w:rsidR="00930D2E" w:rsidRPr="00DB7015">
        <w:rPr>
          <w:spacing w:val="-7"/>
        </w:rPr>
        <w:t xml:space="preserve"> </w:t>
      </w:r>
      <w:r w:rsidR="00930D2E" w:rsidRPr="00DB7015">
        <w:t>to</w:t>
      </w:r>
      <w:r w:rsidR="00930D2E" w:rsidRPr="00DB7015">
        <w:rPr>
          <w:spacing w:val="-57"/>
        </w:rPr>
        <w:t xml:space="preserve"> </w:t>
      </w:r>
      <w:r w:rsidR="00930D2E" w:rsidRPr="00DB7015">
        <w:t>forget</w:t>
      </w:r>
      <w:r w:rsidR="00930D2E" w:rsidRPr="00DB7015">
        <w:rPr>
          <w:spacing w:val="-6"/>
        </w:rPr>
        <w:t xml:space="preserve"> </w:t>
      </w:r>
      <w:r w:rsidR="00930D2E" w:rsidRPr="00DB7015">
        <w:t>their</w:t>
      </w:r>
      <w:r w:rsidR="00930D2E" w:rsidRPr="00DB7015">
        <w:rPr>
          <w:spacing w:val="-5"/>
        </w:rPr>
        <w:t xml:space="preserve"> </w:t>
      </w:r>
      <w:r w:rsidR="00930D2E" w:rsidRPr="00DB7015">
        <w:t>speech</w:t>
      </w:r>
      <w:r w:rsidR="00930D2E" w:rsidRPr="00DB7015">
        <w:rPr>
          <w:spacing w:val="-4"/>
        </w:rPr>
        <w:t xml:space="preserve"> </w:t>
      </w:r>
      <w:r w:rsidR="00930D2E" w:rsidRPr="00DB7015">
        <w:t>and</w:t>
      </w:r>
      <w:r w:rsidR="00930D2E" w:rsidRPr="00DB7015">
        <w:rPr>
          <w:spacing w:val="-4"/>
        </w:rPr>
        <w:t xml:space="preserve"> </w:t>
      </w:r>
      <w:r w:rsidR="00930D2E" w:rsidRPr="00DB7015">
        <w:t>rearrange</w:t>
      </w:r>
      <w:r w:rsidR="00930D2E" w:rsidRPr="00DB7015">
        <w:rPr>
          <w:spacing w:val="-7"/>
        </w:rPr>
        <w:t xml:space="preserve"> </w:t>
      </w:r>
      <w:r w:rsidR="00930D2E" w:rsidRPr="00DB7015">
        <w:t>their</w:t>
      </w:r>
      <w:r w:rsidR="00930D2E" w:rsidRPr="00DB7015">
        <w:rPr>
          <w:spacing w:val="-3"/>
        </w:rPr>
        <w:t xml:space="preserve"> </w:t>
      </w:r>
      <w:r w:rsidR="00930D2E" w:rsidRPr="00DB7015">
        <w:t>preparation,</w:t>
      </w:r>
      <w:r w:rsidR="00930D2E" w:rsidRPr="00DB7015">
        <w:rPr>
          <w:spacing w:val="-5"/>
        </w:rPr>
        <w:t xml:space="preserve"> </w:t>
      </w:r>
      <w:r w:rsidR="00930D2E" w:rsidRPr="00DB7015">
        <w:t>to</w:t>
      </w:r>
      <w:r w:rsidR="00930D2E" w:rsidRPr="00DB7015">
        <w:rPr>
          <w:spacing w:val="-6"/>
        </w:rPr>
        <w:t xml:space="preserve"> </w:t>
      </w:r>
      <w:r w:rsidR="00930D2E" w:rsidRPr="00DB7015">
        <w:t>feel</w:t>
      </w:r>
      <w:r w:rsidR="00930D2E" w:rsidRPr="00DB7015">
        <w:rPr>
          <w:spacing w:val="-4"/>
        </w:rPr>
        <w:t xml:space="preserve"> </w:t>
      </w:r>
      <w:r w:rsidR="00930D2E" w:rsidRPr="00DB7015">
        <w:t>confused,</w:t>
      </w:r>
      <w:r w:rsidR="00930D2E" w:rsidRPr="00DB7015">
        <w:rPr>
          <w:spacing w:val="-6"/>
        </w:rPr>
        <w:t xml:space="preserve"> </w:t>
      </w:r>
      <w:r w:rsidR="00930D2E" w:rsidRPr="00DB7015">
        <w:t>to</w:t>
      </w:r>
      <w:r w:rsidR="00930D2E" w:rsidRPr="00DB7015">
        <w:rPr>
          <w:spacing w:val="-4"/>
        </w:rPr>
        <w:t xml:space="preserve"> </w:t>
      </w:r>
      <w:r w:rsidR="00930D2E" w:rsidRPr="00DB7015">
        <w:t>frequently</w:t>
      </w:r>
      <w:r w:rsidR="00930D2E" w:rsidRPr="00DB7015">
        <w:rPr>
          <w:spacing w:val="-58"/>
        </w:rPr>
        <w:t xml:space="preserve"> </w:t>
      </w:r>
      <w:r w:rsidR="00930D2E" w:rsidRPr="00DB7015">
        <w:t>interrupt themselves, and to feel uneasy speaking in English. It shows that the</w:t>
      </w:r>
      <w:r w:rsidR="00930D2E" w:rsidRPr="00DB7015">
        <w:rPr>
          <w:spacing w:val="1"/>
        </w:rPr>
        <w:t xml:space="preserve"> </w:t>
      </w:r>
      <w:r w:rsidR="00930D2E" w:rsidRPr="00DB7015">
        <w:t>majority</w:t>
      </w:r>
      <w:r w:rsidR="00930D2E" w:rsidRPr="00DB7015">
        <w:rPr>
          <w:spacing w:val="-1"/>
        </w:rPr>
        <w:t xml:space="preserve"> </w:t>
      </w:r>
      <w:r w:rsidR="00930D2E" w:rsidRPr="00DB7015">
        <w:t>of students</w:t>
      </w:r>
      <w:r w:rsidR="00930D2E" w:rsidRPr="00DB7015">
        <w:rPr>
          <w:spacing w:val="-1"/>
        </w:rPr>
        <w:t xml:space="preserve"> </w:t>
      </w:r>
      <w:r w:rsidR="00930D2E" w:rsidRPr="00DB7015">
        <w:t>struggle with</w:t>
      </w:r>
      <w:r w:rsidR="00930D2E" w:rsidRPr="00DB7015">
        <w:rPr>
          <w:spacing w:val="-1"/>
        </w:rPr>
        <w:t xml:space="preserve"> </w:t>
      </w:r>
      <w:r w:rsidR="00930D2E" w:rsidRPr="00DB7015">
        <w:t>significant levels</w:t>
      </w:r>
      <w:r w:rsidR="00930D2E" w:rsidRPr="00DB7015">
        <w:rPr>
          <w:spacing w:val="-1"/>
        </w:rPr>
        <w:t xml:space="preserve"> </w:t>
      </w:r>
      <w:r w:rsidR="00930D2E" w:rsidRPr="00DB7015">
        <w:t>of public speaking anxiety.</w:t>
      </w:r>
    </w:p>
    <w:p w14:paraId="0B971C25" w14:textId="5796AE62" w:rsidR="0042060D" w:rsidRPr="00DB7015" w:rsidRDefault="00930D2E" w:rsidP="0020125D">
      <w:pPr>
        <w:pStyle w:val="BodyText"/>
        <w:spacing w:before="1"/>
        <w:ind w:left="523" w:right="1545" w:firstLine="719"/>
        <w:jc w:val="both"/>
      </w:pPr>
      <w:r w:rsidRPr="00DB7015">
        <w:t>The preliminary study was conducted by doing observation in English</w:t>
      </w:r>
      <w:r w:rsidRPr="00DB7015">
        <w:rPr>
          <w:spacing w:val="1"/>
        </w:rPr>
        <w:t xml:space="preserve"> </w:t>
      </w:r>
      <w:r w:rsidRPr="00DB7015">
        <w:t>classroom and doing interview to student of SMA Negeri 19 Palembang. The</w:t>
      </w:r>
      <w:r w:rsidRPr="00DB7015">
        <w:rPr>
          <w:spacing w:val="1"/>
        </w:rPr>
        <w:t xml:space="preserve"> </w:t>
      </w:r>
      <w:r w:rsidRPr="00DB7015">
        <w:t>writer</w:t>
      </w:r>
      <w:r w:rsidRPr="00DB7015">
        <w:rPr>
          <w:spacing w:val="-5"/>
        </w:rPr>
        <w:t xml:space="preserve"> </w:t>
      </w:r>
      <w:r w:rsidRPr="00DB7015">
        <w:t>did</w:t>
      </w:r>
      <w:r w:rsidRPr="00DB7015">
        <w:rPr>
          <w:spacing w:val="-3"/>
        </w:rPr>
        <w:t xml:space="preserve"> </w:t>
      </w:r>
      <w:r w:rsidRPr="00DB7015">
        <w:t>observation</w:t>
      </w:r>
      <w:r w:rsidRPr="00DB7015">
        <w:rPr>
          <w:spacing w:val="-4"/>
        </w:rPr>
        <w:t xml:space="preserve"> </w:t>
      </w:r>
      <w:r w:rsidRPr="00DB7015">
        <w:t>and</w:t>
      </w:r>
      <w:r w:rsidRPr="00DB7015">
        <w:rPr>
          <w:spacing w:val="-2"/>
        </w:rPr>
        <w:t xml:space="preserve"> </w:t>
      </w:r>
      <w:r w:rsidRPr="00DB7015">
        <w:t>found</w:t>
      </w:r>
      <w:r w:rsidRPr="00DB7015">
        <w:rPr>
          <w:spacing w:val="-4"/>
        </w:rPr>
        <w:t xml:space="preserve"> </w:t>
      </w:r>
      <w:r w:rsidRPr="00DB7015">
        <w:t>out</w:t>
      </w:r>
      <w:r w:rsidRPr="00DB7015">
        <w:rPr>
          <w:spacing w:val="-3"/>
        </w:rPr>
        <w:t xml:space="preserve"> </w:t>
      </w:r>
      <w:r w:rsidRPr="00DB7015">
        <w:t>when</w:t>
      </w:r>
      <w:r w:rsidRPr="00DB7015">
        <w:rPr>
          <w:spacing w:val="-4"/>
        </w:rPr>
        <w:t xml:space="preserve"> </w:t>
      </w:r>
      <w:r w:rsidRPr="00DB7015">
        <w:t>students</w:t>
      </w:r>
      <w:r w:rsidRPr="00DB7015">
        <w:rPr>
          <w:spacing w:val="-3"/>
        </w:rPr>
        <w:t xml:space="preserve"> </w:t>
      </w:r>
      <w:r w:rsidRPr="00DB7015">
        <w:t>speak</w:t>
      </w:r>
      <w:r w:rsidRPr="00DB7015">
        <w:rPr>
          <w:spacing w:val="-4"/>
        </w:rPr>
        <w:t xml:space="preserve"> </w:t>
      </w:r>
      <w:r w:rsidRPr="00DB7015">
        <w:t>in</w:t>
      </w:r>
      <w:r w:rsidRPr="00DB7015">
        <w:rPr>
          <w:spacing w:val="-3"/>
        </w:rPr>
        <w:t xml:space="preserve"> </w:t>
      </w:r>
      <w:r w:rsidRPr="00DB7015">
        <w:t>front</w:t>
      </w:r>
      <w:r w:rsidRPr="00DB7015">
        <w:rPr>
          <w:spacing w:val="-3"/>
        </w:rPr>
        <w:t xml:space="preserve"> </w:t>
      </w:r>
      <w:r w:rsidRPr="00DB7015">
        <w:t>of</w:t>
      </w:r>
      <w:r w:rsidRPr="00DB7015">
        <w:rPr>
          <w:spacing w:val="-5"/>
        </w:rPr>
        <w:t xml:space="preserve"> </w:t>
      </w:r>
      <w:r w:rsidRPr="00DB7015">
        <w:t>the</w:t>
      </w:r>
      <w:r w:rsidRPr="00DB7015">
        <w:rPr>
          <w:spacing w:val="-4"/>
        </w:rPr>
        <w:t xml:space="preserve"> </w:t>
      </w:r>
      <w:r w:rsidRPr="00DB7015">
        <w:t>class</w:t>
      </w:r>
      <w:r w:rsidRPr="00DB7015">
        <w:rPr>
          <w:spacing w:val="-2"/>
        </w:rPr>
        <w:t xml:space="preserve"> </w:t>
      </w:r>
      <w:r w:rsidRPr="00DB7015">
        <w:t>the</w:t>
      </w:r>
      <w:r w:rsidRPr="00DB7015">
        <w:rPr>
          <w:spacing w:val="-58"/>
        </w:rPr>
        <w:t xml:space="preserve"> </w:t>
      </w:r>
      <w:r w:rsidRPr="00DB7015">
        <w:t>students</w:t>
      </w:r>
      <w:r w:rsidRPr="00DB7015">
        <w:rPr>
          <w:spacing w:val="-1"/>
        </w:rPr>
        <w:t xml:space="preserve"> </w:t>
      </w:r>
      <w:r w:rsidRPr="00DB7015">
        <w:t>were completely</w:t>
      </w:r>
      <w:r w:rsidRPr="00DB7015">
        <w:rPr>
          <w:spacing w:val="1"/>
        </w:rPr>
        <w:t xml:space="preserve"> </w:t>
      </w:r>
      <w:r w:rsidR="005929AF" w:rsidRPr="00DB7015">
        <w:t xml:space="preserve">speechless when </w:t>
      </w:r>
      <w:r w:rsidRPr="00DB7015">
        <w:t>asked to present their assignments in class. Then they are allowed</w:t>
      </w:r>
      <w:r w:rsidRPr="00DB7015">
        <w:rPr>
          <w:spacing w:val="1"/>
        </w:rPr>
        <w:t xml:space="preserve"> </w:t>
      </w:r>
      <w:r w:rsidRPr="00DB7015">
        <w:t xml:space="preserve">to look at their notes but they still </w:t>
      </w:r>
      <w:r w:rsidR="00A100AE" w:rsidRPr="00DB7015">
        <w:t>stammer</w:t>
      </w:r>
      <w:r w:rsidRPr="00DB7015">
        <w:t xml:space="preserve"> in speech and mentions a lot of the</w:t>
      </w:r>
      <w:r w:rsidRPr="00DB7015">
        <w:rPr>
          <w:spacing w:val="1"/>
        </w:rPr>
        <w:t xml:space="preserve"> </w:t>
      </w:r>
      <w:r w:rsidRPr="00DB7015">
        <w:t>words "</w:t>
      </w:r>
      <w:proofErr w:type="spellStart"/>
      <w:r w:rsidRPr="00DB7015">
        <w:t>uhh</w:t>
      </w:r>
      <w:proofErr w:type="spellEnd"/>
      <w:r w:rsidRPr="00DB7015">
        <w:t>", "</w:t>
      </w:r>
      <w:proofErr w:type="spellStart"/>
      <w:r w:rsidRPr="00DB7015">
        <w:t>eum</w:t>
      </w:r>
      <w:proofErr w:type="spellEnd"/>
      <w:r w:rsidRPr="00DB7015">
        <w:t>" "</w:t>
      </w:r>
      <w:proofErr w:type="spellStart"/>
      <w:r w:rsidRPr="00DB7015">
        <w:t>euu</w:t>
      </w:r>
      <w:proofErr w:type="spellEnd"/>
      <w:r w:rsidRPr="00DB7015">
        <w:t>" which can cause delays talk and always look away</w:t>
      </w:r>
      <w:r w:rsidRPr="00DB7015">
        <w:rPr>
          <w:spacing w:val="1"/>
        </w:rPr>
        <w:t xml:space="preserve"> </w:t>
      </w:r>
      <w:r w:rsidRPr="00DB7015">
        <w:t>from her friends and teacher and the writer also saw them feeling excessive</w:t>
      </w:r>
      <w:r w:rsidRPr="00DB7015">
        <w:rPr>
          <w:spacing w:val="1"/>
        </w:rPr>
        <w:t xml:space="preserve"> </w:t>
      </w:r>
      <w:r w:rsidRPr="00DB7015">
        <w:t>sweating</w:t>
      </w:r>
      <w:r w:rsidR="005929AF" w:rsidRPr="00DB7015">
        <w:t xml:space="preserve"> and </w:t>
      </w:r>
      <w:r w:rsidRPr="00DB7015">
        <w:t>their hands got trembled. Based on the phenomenon happened in that</w:t>
      </w:r>
      <w:r w:rsidRPr="00DB7015">
        <w:rPr>
          <w:spacing w:val="1"/>
        </w:rPr>
        <w:t xml:space="preserve"> </w:t>
      </w:r>
      <w:r w:rsidRPr="00DB7015">
        <w:t>school, the writer is interested to conduct a research about what are the level of</w:t>
      </w:r>
      <w:r w:rsidRPr="00DB7015">
        <w:rPr>
          <w:spacing w:val="1"/>
        </w:rPr>
        <w:t xml:space="preserve"> </w:t>
      </w:r>
      <w:r w:rsidR="00A100AE" w:rsidRPr="00DB7015">
        <w:t>students’</w:t>
      </w:r>
      <w:r w:rsidRPr="00DB7015">
        <w:rPr>
          <w:spacing w:val="-1"/>
        </w:rPr>
        <w:t xml:space="preserve"> </w:t>
      </w:r>
      <w:r w:rsidRPr="00DB7015">
        <w:t>anxiety in speaking.</w:t>
      </w:r>
    </w:p>
    <w:p w14:paraId="61F0EFEF" w14:textId="6011A018" w:rsidR="005929AF" w:rsidRPr="00DB7015" w:rsidDel="005526EF" w:rsidRDefault="00930D2E" w:rsidP="005526EF">
      <w:pPr>
        <w:ind w:left="567" w:right="1628" w:firstLine="709"/>
        <w:jc w:val="both"/>
        <w:rPr>
          <w:del w:id="39" w:author="User" w:date="2024-10-25T10:14:00Z"/>
          <w:spacing w:val="-6"/>
        </w:rPr>
        <w:pPrChange w:id="40" w:author="User" w:date="2024-10-25T10:16:00Z">
          <w:pPr>
            <w:pStyle w:val="BodyText"/>
            <w:spacing w:before="1"/>
            <w:ind w:left="523" w:right="1543" w:firstLine="719"/>
            <w:jc w:val="both"/>
          </w:pPr>
        </w:pPrChange>
      </w:pPr>
      <w:r w:rsidRPr="00DB7015">
        <w:t>Moreover, there are previous related studies that have been conducted to</w:t>
      </w:r>
      <w:r w:rsidRPr="00DB7015">
        <w:rPr>
          <w:spacing w:val="1"/>
        </w:rPr>
        <w:t xml:space="preserve"> </w:t>
      </w:r>
      <w:r w:rsidRPr="00DB7015">
        <w:t xml:space="preserve">determine the speaking anxiety. </w:t>
      </w:r>
      <w:commentRangeStart w:id="41"/>
      <w:r w:rsidRPr="00DB7015">
        <w:t xml:space="preserve">First, a study conducted by </w:t>
      </w:r>
      <w:proofErr w:type="spellStart"/>
      <w:r w:rsidRPr="00DB7015">
        <w:t>Tercan</w:t>
      </w:r>
      <w:proofErr w:type="spellEnd"/>
      <w:r w:rsidRPr="00DB7015">
        <w:t xml:space="preserve"> and </w:t>
      </w:r>
      <w:proofErr w:type="spellStart"/>
      <w:r w:rsidRPr="00DB7015">
        <w:t>Dikilitas</w:t>
      </w:r>
      <w:proofErr w:type="spellEnd"/>
      <w:r w:rsidRPr="00DB7015">
        <w:rPr>
          <w:spacing w:val="-57"/>
        </w:rPr>
        <w:t xml:space="preserve"> </w:t>
      </w:r>
      <w:r w:rsidRPr="00DB7015">
        <w:t>(2015),</w:t>
      </w:r>
      <w:r w:rsidRPr="00DB7015">
        <w:rPr>
          <w:spacing w:val="-9"/>
        </w:rPr>
        <w:t xml:space="preserve"> </w:t>
      </w:r>
      <w:r w:rsidRPr="00DB7015">
        <w:t>found</w:t>
      </w:r>
      <w:r w:rsidRPr="00DB7015">
        <w:rPr>
          <w:spacing w:val="-7"/>
        </w:rPr>
        <w:t xml:space="preserve"> </w:t>
      </w:r>
      <w:r w:rsidR="005929AF" w:rsidRPr="00DB7015">
        <w:t xml:space="preserve">that </w:t>
      </w:r>
      <w:r w:rsidR="005929AF" w:rsidRPr="00DB7015">
        <w:rPr>
          <w:spacing w:val="-7"/>
        </w:rPr>
        <w:t>students</w:t>
      </w:r>
      <w:r w:rsidRPr="00DB7015">
        <w:rPr>
          <w:spacing w:val="-8"/>
        </w:rPr>
        <w:t xml:space="preserve"> </w:t>
      </w:r>
      <w:r w:rsidRPr="00DB7015">
        <w:t>at</w:t>
      </w:r>
      <w:r w:rsidRPr="00DB7015">
        <w:rPr>
          <w:spacing w:val="-7"/>
        </w:rPr>
        <w:t xml:space="preserve"> </w:t>
      </w:r>
      <w:r w:rsidRPr="00DB7015">
        <w:t>the</w:t>
      </w:r>
      <w:r w:rsidRPr="00DB7015">
        <w:rPr>
          <w:spacing w:val="-9"/>
        </w:rPr>
        <w:t xml:space="preserve"> </w:t>
      </w:r>
      <w:r w:rsidRPr="00DB7015">
        <w:t>A1</w:t>
      </w:r>
      <w:r w:rsidRPr="00DB7015">
        <w:rPr>
          <w:spacing w:val="-6"/>
        </w:rPr>
        <w:t xml:space="preserve"> </w:t>
      </w:r>
      <w:r w:rsidRPr="00DB7015">
        <w:t>competence</w:t>
      </w:r>
      <w:r w:rsidRPr="00DB7015">
        <w:rPr>
          <w:spacing w:val="-5"/>
        </w:rPr>
        <w:t xml:space="preserve"> </w:t>
      </w:r>
      <w:r w:rsidRPr="00DB7015">
        <w:t>level</w:t>
      </w:r>
      <w:r w:rsidRPr="00DB7015">
        <w:rPr>
          <w:spacing w:val="-8"/>
        </w:rPr>
        <w:t xml:space="preserve"> </w:t>
      </w:r>
      <w:r w:rsidRPr="00DB7015">
        <w:t>felt</w:t>
      </w:r>
      <w:r w:rsidRPr="00DB7015">
        <w:rPr>
          <w:spacing w:val="-7"/>
        </w:rPr>
        <w:t xml:space="preserve"> </w:t>
      </w:r>
      <w:r w:rsidRPr="00DB7015">
        <w:t>higher</w:t>
      </w:r>
      <w:r w:rsidRPr="00DB7015">
        <w:rPr>
          <w:spacing w:val="-7"/>
        </w:rPr>
        <w:t xml:space="preserve"> </w:t>
      </w:r>
      <w:r w:rsidRPr="00DB7015">
        <w:t>anxiety</w:t>
      </w:r>
      <w:r w:rsidRPr="00DB7015">
        <w:rPr>
          <w:spacing w:val="-8"/>
        </w:rPr>
        <w:t xml:space="preserve"> </w:t>
      </w:r>
      <w:r w:rsidRPr="00DB7015">
        <w:t>related</w:t>
      </w:r>
      <w:r w:rsidRPr="00DB7015">
        <w:rPr>
          <w:spacing w:val="-58"/>
        </w:rPr>
        <w:t xml:space="preserve"> </w:t>
      </w:r>
      <w:r w:rsidRPr="00DB7015">
        <w:t>to</w:t>
      </w:r>
      <w:r w:rsidRPr="00DB7015">
        <w:rPr>
          <w:spacing w:val="-12"/>
        </w:rPr>
        <w:t xml:space="preserve"> </w:t>
      </w:r>
      <w:r w:rsidRPr="00DB7015">
        <w:t>"error</w:t>
      </w:r>
      <w:r w:rsidRPr="00DB7015">
        <w:rPr>
          <w:spacing w:val="-10"/>
        </w:rPr>
        <w:t xml:space="preserve"> </w:t>
      </w:r>
      <w:r w:rsidRPr="00DB7015">
        <w:t>correction"</w:t>
      </w:r>
      <w:r w:rsidRPr="00DB7015">
        <w:rPr>
          <w:spacing w:val="-11"/>
        </w:rPr>
        <w:t xml:space="preserve"> </w:t>
      </w:r>
      <w:r w:rsidRPr="00DB7015">
        <w:t>than</w:t>
      </w:r>
      <w:r w:rsidRPr="00DB7015">
        <w:rPr>
          <w:spacing w:val="-5"/>
        </w:rPr>
        <w:t xml:space="preserve"> </w:t>
      </w:r>
      <w:r w:rsidRPr="00DB7015">
        <w:t>students</w:t>
      </w:r>
      <w:r w:rsidRPr="00DB7015">
        <w:rPr>
          <w:spacing w:val="-11"/>
        </w:rPr>
        <w:t xml:space="preserve"> </w:t>
      </w:r>
      <w:r w:rsidRPr="00DB7015">
        <w:t>at</w:t>
      </w:r>
      <w:r w:rsidRPr="00DB7015">
        <w:rPr>
          <w:spacing w:val="-11"/>
        </w:rPr>
        <w:t xml:space="preserve"> </w:t>
      </w:r>
      <w:r w:rsidRPr="00DB7015">
        <w:t>the</w:t>
      </w:r>
      <w:r w:rsidRPr="00DB7015">
        <w:rPr>
          <w:spacing w:val="-12"/>
        </w:rPr>
        <w:t xml:space="preserve"> </w:t>
      </w:r>
      <w:r w:rsidRPr="00DB7015">
        <w:t>A2</w:t>
      </w:r>
      <w:r w:rsidRPr="00DB7015">
        <w:rPr>
          <w:spacing w:val="-9"/>
        </w:rPr>
        <w:t xml:space="preserve"> </w:t>
      </w:r>
      <w:r w:rsidRPr="00DB7015">
        <w:t>competency</w:t>
      </w:r>
      <w:r w:rsidRPr="00DB7015">
        <w:rPr>
          <w:spacing w:val="-11"/>
        </w:rPr>
        <w:t xml:space="preserve"> </w:t>
      </w:r>
      <w:r w:rsidRPr="00DB7015">
        <w:t>level,</w:t>
      </w:r>
      <w:r w:rsidRPr="00DB7015">
        <w:rPr>
          <w:spacing w:val="-8"/>
        </w:rPr>
        <w:t xml:space="preserve"> </w:t>
      </w:r>
      <w:r w:rsidRPr="00DB7015">
        <w:t>although</w:t>
      </w:r>
      <w:r w:rsidRPr="00DB7015">
        <w:rPr>
          <w:spacing w:val="-11"/>
        </w:rPr>
        <w:t xml:space="preserve"> </w:t>
      </w:r>
      <w:r w:rsidRPr="00DB7015">
        <w:t>there</w:t>
      </w:r>
      <w:r w:rsidRPr="00DB7015">
        <w:rPr>
          <w:spacing w:val="-12"/>
        </w:rPr>
        <w:t xml:space="preserve"> </w:t>
      </w:r>
      <w:r w:rsidRPr="00DB7015">
        <w:t>was</w:t>
      </w:r>
      <w:r w:rsidRPr="00DB7015">
        <w:rPr>
          <w:spacing w:val="-58"/>
        </w:rPr>
        <w:t xml:space="preserve"> </w:t>
      </w:r>
      <w:r w:rsidRPr="00DB7015">
        <w:t>no significan</w:t>
      </w:r>
      <w:r w:rsidR="004D51A9" w:rsidRPr="00DB7015">
        <w:t>t</w:t>
      </w:r>
      <w:r w:rsidRPr="00DB7015">
        <w:t xml:space="preserve"> difference between students at other proficiency levels. Second,</w:t>
      </w:r>
      <w:r w:rsidRPr="00DB7015">
        <w:rPr>
          <w:spacing w:val="1"/>
        </w:rPr>
        <w:t xml:space="preserve"> </w:t>
      </w:r>
      <w:r w:rsidR="00A100AE" w:rsidRPr="00DB7015">
        <w:t>based</w:t>
      </w:r>
      <w:r w:rsidRPr="00DB7015">
        <w:t xml:space="preserve"> on a study by Öztürk and Gürbüz (2014) showed that 58% of the students</w:t>
      </w:r>
      <w:r w:rsidRPr="00DB7015">
        <w:rPr>
          <w:spacing w:val="1"/>
        </w:rPr>
        <w:t xml:space="preserve"> </w:t>
      </w:r>
      <w:r w:rsidRPr="00DB7015">
        <w:t>in their study experiences low level of anxiety. Third, Mitha et al (2018), in her</w:t>
      </w:r>
      <w:r w:rsidRPr="00DB7015">
        <w:rPr>
          <w:spacing w:val="1"/>
        </w:rPr>
        <w:t xml:space="preserve"> </w:t>
      </w:r>
      <w:r w:rsidRPr="00DB7015">
        <w:t>study showed the result there were 4 low level learners, and their average score</w:t>
      </w:r>
      <w:r w:rsidRPr="00DB7015">
        <w:rPr>
          <w:spacing w:val="1"/>
        </w:rPr>
        <w:t xml:space="preserve"> </w:t>
      </w:r>
      <w:r w:rsidRPr="00DB7015">
        <w:t>was</w:t>
      </w:r>
      <w:r w:rsidRPr="00DB7015">
        <w:rPr>
          <w:spacing w:val="1"/>
        </w:rPr>
        <w:t xml:space="preserve"> </w:t>
      </w:r>
      <w:r w:rsidRPr="00DB7015">
        <w:t>68,75</w:t>
      </w:r>
      <w:r w:rsidRPr="00DB7015">
        <w:rPr>
          <w:spacing w:val="1"/>
        </w:rPr>
        <w:t xml:space="preserve"> </w:t>
      </w:r>
      <w:r w:rsidRPr="00DB7015">
        <w:t>points.</w:t>
      </w:r>
      <w:r w:rsidRPr="00DB7015">
        <w:rPr>
          <w:spacing w:val="1"/>
        </w:rPr>
        <w:t xml:space="preserve"> </w:t>
      </w:r>
      <w:r w:rsidRPr="00DB7015">
        <w:t>Refers</w:t>
      </w:r>
      <w:r w:rsidRPr="00DB7015">
        <w:rPr>
          <w:spacing w:val="1"/>
        </w:rPr>
        <w:t xml:space="preserve"> </w:t>
      </w:r>
      <w:r w:rsidRPr="00DB7015">
        <w:t>by</w:t>
      </w:r>
      <w:r w:rsidRPr="00DB7015">
        <w:rPr>
          <w:spacing w:val="1"/>
        </w:rPr>
        <w:t xml:space="preserve"> </w:t>
      </w:r>
      <w:proofErr w:type="spellStart"/>
      <w:r w:rsidRPr="00DB7015">
        <w:t>Akkakoson</w:t>
      </w:r>
      <w:proofErr w:type="spellEnd"/>
      <w:r w:rsidR="00433C55" w:rsidRPr="00DB7015">
        <w:t xml:space="preserve"> and </w:t>
      </w:r>
      <w:proofErr w:type="spellStart"/>
      <w:r w:rsidR="00433C55" w:rsidRPr="00DB7015">
        <w:t>Songyut</w:t>
      </w:r>
      <w:proofErr w:type="spellEnd"/>
      <w:r w:rsidRPr="00DB7015">
        <w:rPr>
          <w:spacing w:val="1"/>
        </w:rPr>
        <w:t xml:space="preserve"> </w:t>
      </w:r>
      <w:r w:rsidRPr="00DB7015">
        <w:t>(2016),</w:t>
      </w:r>
      <w:r w:rsidRPr="00DB7015">
        <w:rPr>
          <w:spacing w:val="1"/>
        </w:rPr>
        <w:t xml:space="preserve"> </w:t>
      </w:r>
      <w:r w:rsidRPr="00DB7015">
        <w:t>the</w:t>
      </w:r>
      <w:r w:rsidRPr="00DB7015">
        <w:rPr>
          <w:spacing w:val="1"/>
        </w:rPr>
        <w:t xml:space="preserve"> </w:t>
      </w:r>
      <w:r w:rsidRPr="00DB7015">
        <w:t>result</w:t>
      </w:r>
      <w:r w:rsidRPr="00DB7015">
        <w:rPr>
          <w:spacing w:val="1"/>
        </w:rPr>
        <w:t xml:space="preserve"> </w:t>
      </w:r>
      <w:r w:rsidRPr="00DB7015">
        <w:t>showed</w:t>
      </w:r>
      <w:r w:rsidRPr="00DB7015">
        <w:rPr>
          <w:spacing w:val="1"/>
        </w:rPr>
        <w:t xml:space="preserve"> </w:t>
      </w:r>
      <w:r w:rsidRPr="00DB7015">
        <w:t>that</w:t>
      </w:r>
      <w:r w:rsidRPr="00DB7015">
        <w:rPr>
          <w:spacing w:val="1"/>
        </w:rPr>
        <w:t xml:space="preserve"> </w:t>
      </w:r>
      <w:r w:rsidRPr="00DB7015">
        <w:t>the</w:t>
      </w:r>
      <w:r w:rsidRPr="00DB7015">
        <w:rPr>
          <w:spacing w:val="-57"/>
        </w:rPr>
        <w:t xml:space="preserve"> </w:t>
      </w:r>
      <w:r w:rsidRPr="00DB7015">
        <w:t>majority</w:t>
      </w:r>
      <w:r w:rsidRPr="00DB7015">
        <w:rPr>
          <w:spacing w:val="-4"/>
        </w:rPr>
        <w:t xml:space="preserve"> </w:t>
      </w:r>
      <w:r w:rsidRPr="00DB7015">
        <w:t>of</w:t>
      </w:r>
      <w:r w:rsidRPr="00DB7015">
        <w:rPr>
          <w:spacing w:val="-3"/>
        </w:rPr>
        <w:t xml:space="preserve"> </w:t>
      </w:r>
      <w:r w:rsidRPr="00DB7015">
        <w:t>the</w:t>
      </w:r>
      <w:r w:rsidRPr="00DB7015">
        <w:rPr>
          <w:spacing w:val="-2"/>
        </w:rPr>
        <w:t xml:space="preserve"> </w:t>
      </w:r>
      <w:r w:rsidRPr="00DB7015">
        <w:t>students</w:t>
      </w:r>
      <w:r w:rsidRPr="00DB7015">
        <w:rPr>
          <w:spacing w:val="-2"/>
        </w:rPr>
        <w:t xml:space="preserve"> </w:t>
      </w:r>
      <w:r w:rsidRPr="00DB7015">
        <w:t>in</w:t>
      </w:r>
      <w:r w:rsidRPr="00DB7015">
        <w:rPr>
          <w:spacing w:val="-4"/>
        </w:rPr>
        <w:t xml:space="preserve"> </w:t>
      </w:r>
      <w:r w:rsidRPr="00DB7015">
        <w:t>this</w:t>
      </w:r>
      <w:r w:rsidRPr="00DB7015">
        <w:rPr>
          <w:spacing w:val="-3"/>
        </w:rPr>
        <w:t xml:space="preserve"> </w:t>
      </w:r>
      <w:r w:rsidRPr="00DB7015">
        <w:t>survey</w:t>
      </w:r>
      <w:r w:rsidRPr="00DB7015">
        <w:rPr>
          <w:spacing w:val="-2"/>
        </w:rPr>
        <w:t xml:space="preserve"> </w:t>
      </w:r>
      <w:r w:rsidRPr="00DB7015">
        <w:t>have</w:t>
      </w:r>
      <w:r w:rsidRPr="00DB7015">
        <w:rPr>
          <w:spacing w:val="-2"/>
        </w:rPr>
        <w:t xml:space="preserve"> </w:t>
      </w:r>
      <w:r w:rsidRPr="00DB7015">
        <w:t>mild</w:t>
      </w:r>
      <w:r w:rsidRPr="00DB7015">
        <w:rPr>
          <w:spacing w:val="-3"/>
        </w:rPr>
        <w:t xml:space="preserve"> </w:t>
      </w:r>
      <w:r w:rsidRPr="00DB7015">
        <w:t>levels</w:t>
      </w:r>
      <w:r w:rsidRPr="00DB7015">
        <w:rPr>
          <w:spacing w:val="-2"/>
        </w:rPr>
        <w:t xml:space="preserve"> </w:t>
      </w:r>
      <w:r w:rsidRPr="00DB7015">
        <w:t>of</w:t>
      </w:r>
      <w:r w:rsidRPr="00DB7015">
        <w:rPr>
          <w:spacing w:val="-1"/>
        </w:rPr>
        <w:t xml:space="preserve"> </w:t>
      </w:r>
      <w:r w:rsidRPr="00DB7015">
        <w:t>anxiety</w:t>
      </w:r>
      <w:r w:rsidRPr="00DB7015">
        <w:rPr>
          <w:spacing w:val="-2"/>
        </w:rPr>
        <w:t xml:space="preserve"> </w:t>
      </w:r>
      <w:r w:rsidRPr="00DB7015">
        <w:t>about</w:t>
      </w:r>
      <w:r w:rsidRPr="00DB7015">
        <w:rPr>
          <w:spacing w:val="-2"/>
        </w:rPr>
        <w:t xml:space="preserve"> </w:t>
      </w:r>
      <w:r w:rsidRPr="00DB7015">
        <w:t>speaking</w:t>
      </w:r>
      <w:r w:rsidRPr="00DB7015">
        <w:rPr>
          <w:spacing w:val="-58"/>
        </w:rPr>
        <w:t xml:space="preserve"> </w:t>
      </w:r>
      <w:r w:rsidRPr="00DB7015">
        <w:t>English. The average mean score obtained is between 2.61 and 3.40, which</w:t>
      </w:r>
      <w:r w:rsidRPr="00DB7015">
        <w:rPr>
          <w:spacing w:val="1"/>
        </w:rPr>
        <w:t xml:space="preserve"> </w:t>
      </w:r>
      <w:r w:rsidRPr="00DB7015">
        <w:t xml:space="preserve">corresponds to a medium level of anxiety. And last a study by </w:t>
      </w:r>
      <w:proofErr w:type="spellStart"/>
      <w:r w:rsidRPr="00DB7015">
        <w:t>Sugiyati</w:t>
      </w:r>
      <w:proofErr w:type="spellEnd"/>
      <w:r w:rsidRPr="00DB7015">
        <w:t xml:space="preserve"> and</w:t>
      </w:r>
      <w:r w:rsidRPr="00DB7015">
        <w:rPr>
          <w:spacing w:val="1"/>
        </w:rPr>
        <w:t xml:space="preserve"> </w:t>
      </w:r>
      <w:proofErr w:type="spellStart"/>
      <w:r w:rsidRPr="00DB7015">
        <w:t>Indriyani</w:t>
      </w:r>
      <w:proofErr w:type="spellEnd"/>
      <w:r w:rsidRPr="00DB7015">
        <w:t xml:space="preserve"> (2021), showed that, 58.8% of students had moderate anxiety about</w:t>
      </w:r>
      <w:r w:rsidRPr="00DB7015">
        <w:rPr>
          <w:spacing w:val="1"/>
        </w:rPr>
        <w:t xml:space="preserve"> </w:t>
      </w:r>
      <w:r w:rsidRPr="00DB7015">
        <w:t>public</w:t>
      </w:r>
      <w:r w:rsidRPr="00DB7015">
        <w:rPr>
          <w:spacing w:val="-7"/>
        </w:rPr>
        <w:t xml:space="preserve"> </w:t>
      </w:r>
      <w:r w:rsidRPr="00DB7015">
        <w:t>speaking.</w:t>
      </w:r>
      <w:r w:rsidRPr="00DB7015">
        <w:rPr>
          <w:spacing w:val="-6"/>
        </w:rPr>
        <w:t xml:space="preserve"> </w:t>
      </w:r>
      <w:commentRangeEnd w:id="41"/>
      <w:r w:rsidR="00556A42" w:rsidRPr="00DB7015">
        <w:rPr>
          <w:rStyle w:val="CommentReference"/>
        </w:rPr>
        <w:commentReference w:id="41"/>
      </w:r>
      <w:ins w:id="42" w:author="User" w:date="2024-10-25T10:14:00Z">
        <w:r w:rsidR="005526EF" w:rsidRPr="005526EF">
          <w:rPr>
            <w:sz w:val="24"/>
            <w:szCs w:val="24"/>
            <w:lang w:eastAsia="en-ID"/>
          </w:rPr>
          <w:t xml:space="preserve"> </w:t>
        </w:r>
        <w:r w:rsidR="005526EF" w:rsidRPr="005B2A0F">
          <w:rPr>
            <w:sz w:val="24"/>
            <w:szCs w:val="24"/>
            <w:lang w:eastAsia="en-ID"/>
          </w:rPr>
          <w:t xml:space="preserve">Overall, these studies indicate that although anxiety is common at all language proficiency levels, its severity varies, with lower-level students feeling more anxious about making mistakes and speaking in </w:t>
        </w:r>
        <w:proofErr w:type="spellStart"/>
        <w:r w:rsidR="005526EF" w:rsidRPr="005B2A0F">
          <w:rPr>
            <w:sz w:val="24"/>
            <w:szCs w:val="24"/>
            <w:lang w:eastAsia="en-ID"/>
          </w:rPr>
          <w:t>general.</w:t>
        </w:r>
      </w:ins>
    </w:p>
    <w:p w14:paraId="3F1F5FC1" w14:textId="138777FA" w:rsidR="0042060D" w:rsidRPr="00DB7015" w:rsidRDefault="005929AF" w:rsidP="005526EF">
      <w:pPr>
        <w:pStyle w:val="BodyText"/>
        <w:spacing w:before="1"/>
        <w:ind w:left="523" w:right="1543" w:firstLine="719"/>
        <w:jc w:val="both"/>
      </w:pPr>
      <w:r w:rsidRPr="00DB7015">
        <w:t>Furthermore</w:t>
      </w:r>
      <w:commentRangeStart w:id="43"/>
      <w:proofErr w:type="spellEnd"/>
      <w:r w:rsidR="00930D2E" w:rsidRPr="00DB7015">
        <w:t>,</w:t>
      </w:r>
      <w:r w:rsidR="00930D2E" w:rsidRPr="00DB7015">
        <w:rPr>
          <w:spacing w:val="-6"/>
        </w:rPr>
        <w:t xml:space="preserve"> </w:t>
      </w:r>
      <w:r w:rsidR="00930D2E" w:rsidRPr="00DB7015">
        <w:t>most</w:t>
      </w:r>
      <w:r w:rsidR="00930D2E" w:rsidRPr="00DB7015">
        <w:rPr>
          <w:spacing w:val="-5"/>
        </w:rPr>
        <w:t xml:space="preserve"> </w:t>
      </w:r>
      <w:r w:rsidR="00930D2E" w:rsidRPr="00DB7015">
        <w:t>of</w:t>
      </w:r>
      <w:r w:rsidR="00930D2E" w:rsidRPr="00DB7015">
        <w:rPr>
          <w:spacing w:val="-7"/>
        </w:rPr>
        <w:t xml:space="preserve"> </w:t>
      </w:r>
      <w:r w:rsidR="00930D2E" w:rsidRPr="00DB7015">
        <w:t>the</w:t>
      </w:r>
      <w:r w:rsidR="00930D2E" w:rsidRPr="00DB7015">
        <w:rPr>
          <w:spacing w:val="-4"/>
        </w:rPr>
        <w:t xml:space="preserve"> </w:t>
      </w:r>
      <w:r w:rsidR="00930D2E" w:rsidRPr="00DB7015">
        <w:t>studies</w:t>
      </w:r>
      <w:r w:rsidR="00930D2E" w:rsidRPr="00DB7015">
        <w:rPr>
          <w:spacing w:val="-6"/>
        </w:rPr>
        <w:t xml:space="preserve"> </w:t>
      </w:r>
      <w:r w:rsidR="00930D2E" w:rsidRPr="00DB7015">
        <w:t>mentioned</w:t>
      </w:r>
      <w:r w:rsidR="00930D2E" w:rsidRPr="00DB7015">
        <w:rPr>
          <w:spacing w:val="-5"/>
        </w:rPr>
        <w:t xml:space="preserve"> </w:t>
      </w:r>
      <w:r w:rsidR="00930D2E" w:rsidRPr="00DB7015">
        <w:t>focused on</w:t>
      </w:r>
      <w:r w:rsidR="00930D2E" w:rsidRPr="00DB7015">
        <w:rPr>
          <w:spacing w:val="-6"/>
        </w:rPr>
        <w:t xml:space="preserve"> </w:t>
      </w:r>
      <w:r w:rsidR="00930D2E" w:rsidRPr="00DB7015">
        <w:t>the</w:t>
      </w:r>
      <w:r w:rsidR="00930D2E" w:rsidRPr="00DB7015">
        <w:rPr>
          <w:spacing w:val="-4"/>
        </w:rPr>
        <w:t xml:space="preserve"> </w:t>
      </w:r>
      <w:r w:rsidRPr="00DB7015">
        <w:t>students of</w:t>
      </w:r>
      <w:r w:rsidRPr="00DB7015">
        <w:rPr>
          <w:spacing w:val="-58"/>
        </w:rPr>
        <w:t xml:space="preserve"> </w:t>
      </w:r>
      <w:r w:rsidRPr="00DB7015">
        <w:rPr>
          <w:spacing w:val="-7"/>
        </w:rPr>
        <w:t>higher</w:t>
      </w:r>
      <w:r w:rsidR="00930D2E" w:rsidRPr="00DB7015">
        <w:rPr>
          <w:spacing w:val="-10"/>
        </w:rPr>
        <w:t xml:space="preserve"> </w:t>
      </w:r>
      <w:r w:rsidR="00930D2E" w:rsidRPr="00DB7015">
        <w:t>education.</w:t>
      </w:r>
      <w:r w:rsidR="00930D2E" w:rsidRPr="00DB7015">
        <w:rPr>
          <w:spacing w:val="-8"/>
        </w:rPr>
        <w:t xml:space="preserve"> </w:t>
      </w:r>
      <w:r w:rsidR="00930D2E" w:rsidRPr="00DB7015">
        <w:t>Therefore,</w:t>
      </w:r>
      <w:r w:rsidR="00930D2E" w:rsidRPr="00DB7015">
        <w:rPr>
          <w:spacing w:val="-6"/>
        </w:rPr>
        <w:t xml:space="preserve"> </w:t>
      </w:r>
      <w:r w:rsidR="00930D2E" w:rsidRPr="00DB7015">
        <w:t>this</w:t>
      </w:r>
      <w:r w:rsidR="00930D2E" w:rsidRPr="00DB7015">
        <w:rPr>
          <w:spacing w:val="-7"/>
        </w:rPr>
        <w:t xml:space="preserve"> </w:t>
      </w:r>
      <w:r w:rsidR="00930D2E" w:rsidRPr="00DB7015">
        <w:t>study</w:t>
      </w:r>
      <w:r w:rsidR="00930D2E" w:rsidRPr="00DB7015">
        <w:rPr>
          <w:spacing w:val="-7"/>
        </w:rPr>
        <w:t xml:space="preserve"> </w:t>
      </w:r>
      <w:r w:rsidR="00930D2E" w:rsidRPr="00DB7015">
        <w:t>would</w:t>
      </w:r>
      <w:r w:rsidR="00930D2E" w:rsidRPr="00DB7015">
        <w:rPr>
          <w:spacing w:val="-8"/>
        </w:rPr>
        <w:t xml:space="preserve"> </w:t>
      </w:r>
      <w:r w:rsidR="00930D2E" w:rsidRPr="00DB7015">
        <w:t>like</w:t>
      </w:r>
      <w:r w:rsidR="00930D2E" w:rsidRPr="00DB7015">
        <w:rPr>
          <w:spacing w:val="-9"/>
        </w:rPr>
        <w:t xml:space="preserve"> </w:t>
      </w:r>
      <w:r w:rsidR="00930D2E" w:rsidRPr="00DB7015">
        <w:t>to</w:t>
      </w:r>
      <w:r w:rsidR="00930D2E" w:rsidRPr="00DB7015">
        <w:rPr>
          <w:spacing w:val="-7"/>
        </w:rPr>
        <w:t xml:space="preserve"> </w:t>
      </w:r>
      <w:r w:rsidR="00930D2E" w:rsidRPr="00DB7015">
        <w:t>focus</w:t>
      </w:r>
      <w:r w:rsidR="00930D2E" w:rsidRPr="00DB7015">
        <w:rPr>
          <w:spacing w:val="-7"/>
        </w:rPr>
        <w:t xml:space="preserve"> </w:t>
      </w:r>
      <w:r w:rsidR="00930D2E" w:rsidRPr="00DB7015">
        <w:t>more</w:t>
      </w:r>
      <w:r w:rsidR="00930D2E" w:rsidRPr="00DB7015">
        <w:rPr>
          <w:spacing w:val="-7"/>
        </w:rPr>
        <w:t xml:space="preserve"> </w:t>
      </w:r>
      <w:r w:rsidR="00930D2E" w:rsidRPr="00DB7015">
        <w:t>on</w:t>
      </w:r>
      <w:r w:rsidR="00930D2E" w:rsidRPr="00DB7015">
        <w:rPr>
          <w:spacing w:val="-8"/>
        </w:rPr>
        <w:t xml:space="preserve"> </w:t>
      </w:r>
      <w:r w:rsidR="00930D2E" w:rsidRPr="00DB7015">
        <w:t>senior</w:t>
      </w:r>
      <w:r w:rsidR="00930D2E" w:rsidRPr="00DB7015">
        <w:rPr>
          <w:spacing w:val="-4"/>
        </w:rPr>
        <w:t xml:space="preserve"> </w:t>
      </w:r>
      <w:r w:rsidR="00930D2E" w:rsidRPr="00DB7015">
        <w:t>high</w:t>
      </w:r>
      <w:r w:rsidR="00930D2E" w:rsidRPr="00DB7015">
        <w:rPr>
          <w:spacing w:val="-57"/>
        </w:rPr>
        <w:t xml:space="preserve"> </w:t>
      </w:r>
      <w:r w:rsidR="00930D2E" w:rsidRPr="00DB7015">
        <w:t>school students.</w:t>
      </w:r>
      <w:commentRangeEnd w:id="43"/>
      <w:r w:rsidRPr="00DB7015">
        <w:rPr>
          <w:rStyle w:val="CommentReference"/>
        </w:rPr>
        <w:commentReference w:id="43"/>
      </w:r>
      <w:ins w:id="44" w:author="User" w:date="2024-10-24T11:29:00Z">
        <w:r w:rsidR="00B11E2D">
          <w:t xml:space="preserve"> Based on the background of the study above, this research aimed at finding out </w:t>
        </w:r>
        <w:r w:rsidR="004C4771">
          <w:t xml:space="preserve">the speaking </w:t>
        </w:r>
      </w:ins>
      <w:ins w:id="45" w:author="User" w:date="2024-10-24T11:30:00Z">
        <w:r w:rsidR="004C4771">
          <w:t xml:space="preserve">anxiety level of the </w:t>
        </w:r>
        <w:proofErr w:type="gramStart"/>
        <w:r w:rsidR="004C4771">
          <w:t>eleventh grade</w:t>
        </w:r>
        <w:proofErr w:type="gramEnd"/>
        <w:r w:rsidR="004C4771">
          <w:t xml:space="preserve"> students at SMAN 1</w:t>
        </w:r>
      </w:ins>
      <w:ins w:id="46" w:author="User" w:date="2024-10-24T11:31:00Z">
        <w:r w:rsidR="004C4771">
          <w:t>9 Palembang.</w:t>
        </w:r>
      </w:ins>
    </w:p>
    <w:p w14:paraId="132B9382" w14:textId="77777777" w:rsidR="0042060D" w:rsidRPr="00DB7015" w:rsidRDefault="0042060D" w:rsidP="0020125D">
      <w:pPr>
        <w:pStyle w:val="BodyText"/>
        <w:spacing w:before="4"/>
        <w:rPr>
          <w:b/>
          <w:sz w:val="29"/>
        </w:rPr>
      </w:pPr>
    </w:p>
    <w:p w14:paraId="09C6922F" w14:textId="77777777" w:rsidR="0042060D" w:rsidRPr="00DB7015" w:rsidRDefault="00930D2E" w:rsidP="0020125D">
      <w:pPr>
        <w:pStyle w:val="Heading1"/>
        <w:ind w:left="567"/>
        <w:jc w:val="both"/>
      </w:pPr>
      <w:r w:rsidRPr="00DB7015">
        <w:t>RESEARCH</w:t>
      </w:r>
      <w:r w:rsidRPr="00DB7015">
        <w:rPr>
          <w:spacing w:val="-2"/>
        </w:rPr>
        <w:t xml:space="preserve"> </w:t>
      </w:r>
      <w:r w:rsidRPr="00DB7015">
        <w:t>METHOD</w:t>
      </w:r>
    </w:p>
    <w:p w14:paraId="21E2D225" w14:textId="62A6EB06" w:rsidR="0042060D" w:rsidRPr="00DB7015" w:rsidRDefault="000E09AD" w:rsidP="0020125D">
      <w:pPr>
        <w:spacing w:before="41"/>
        <w:ind w:left="567"/>
        <w:jc w:val="both"/>
        <w:rPr>
          <w:b/>
          <w:sz w:val="24"/>
        </w:rPr>
      </w:pPr>
      <w:r w:rsidRPr="00DB7015">
        <w:rPr>
          <w:b/>
          <w:sz w:val="24"/>
        </w:rPr>
        <w:t>RESEARCH</w:t>
      </w:r>
      <w:r w:rsidRPr="00DB7015">
        <w:rPr>
          <w:b/>
          <w:spacing w:val="-2"/>
          <w:sz w:val="24"/>
        </w:rPr>
        <w:t xml:space="preserve"> </w:t>
      </w:r>
      <w:r w:rsidRPr="00DB7015">
        <w:rPr>
          <w:b/>
          <w:sz w:val="24"/>
        </w:rPr>
        <w:t>DESIGN</w:t>
      </w:r>
    </w:p>
    <w:p w14:paraId="15A48A58" w14:textId="0876A92D" w:rsidR="0042060D" w:rsidRPr="00DB7015" w:rsidRDefault="00930D2E" w:rsidP="0020125D">
      <w:pPr>
        <w:pStyle w:val="BodyText"/>
        <w:spacing w:before="41"/>
        <w:ind w:left="567" w:right="1542" w:firstLine="709"/>
        <w:jc w:val="both"/>
      </w:pPr>
      <w:r w:rsidRPr="00DB7015">
        <w:t>A quantitative descriptive method used in this study to know the level of students’</w:t>
      </w:r>
      <w:r w:rsidRPr="00DB7015">
        <w:rPr>
          <w:spacing w:val="1"/>
        </w:rPr>
        <w:t xml:space="preserve"> </w:t>
      </w:r>
      <w:r w:rsidRPr="00DB7015">
        <w:t>speaking anxiety. A descriptive research gathers information without modifying the</w:t>
      </w:r>
      <w:r w:rsidRPr="00DB7015">
        <w:rPr>
          <w:spacing w:val="-57"/>
        </w:rPr>
        <w:t xml:space="preserve"> </w:t>
      </w:r>
      <w:r w:rsidRPr="00DB7015">
        <w:t>setting or doing any other actions</w:t>
      </w:r>
      <w:commentRangeStart w:id="47"/>
      <w:r w:rsidRPr="00DB7015">
        <w:t xml:space="preserve">. </w:t>
      </w:r>
      <w:del w:id="48" w:author="User" w:date="2024-10-24T11:31:00Z">
        <w:r w:rsidRPr="00DB7015" w:rsidDel="004C4771">
          <w:delText>It can provide information about a group's innate</w:delText>
        </w:r>
        <w:r w:rsidR="004379C5" w:rsidRPr="00DB7015" w:rsidDel="004C4771">
          <w:delText xml:space="preserve"> </w:delText>
        </w:r>
        <w:r w:rsidRPr="00DB7015" w:rsidDel="004C4771">
          <w:rPr>
            <w:spacing w:val="-57"/>
          </w:rPr>
          <w:delText xml:space="preserve"> </w:delText>
        </w:r>
        <w:r w:rsidRPr="00DB7015" w:rsidDel="004C4771">
          <w:delText xml:space="preserve">health status, personality, beliefs, or other characteristics. </w:delText>
        </w:r>
        <w:commentRangeEnd w:id="47"/>
        <w:r w:rsidR="004379C5" w:rsidRPr="00DB7015" w:rsidDel="004C4771">
          <w:rPr>
            <w:rStyle w:val="CommentReference"/>
          </w:rPr>
          <w:commentReference w:id="47"/>
        </w:r>
      </w:del>
      <w:r w:rsidRPr="00DB7015">
        <w:t>According to Best and</w:t>
      </w:r>
      <w:r w:rsidRPr="00DB7015">
        <w:rPr>
          <w:spacing w:val="1"/>
        </w:rPr>
        <w:t xml:space="preserve"> </w:t>
      </w:r>
      <w:r w:rsidRPr="00DB7015">
        <w:t>Kahn (2006), descriptive research also takes into account previous events that can</w:t>
      </w:r>
      <w:r w:rsidRPr="00DB7015">
        <w:rPr>
          <w:spacing w:val="1"/>
        </w:rPr>
        <w:t xml:space="preserve"> </w:t>
      </w:r>
      <w:r w:rsidRPr="00DB7015">
        <w:t xml:space="preserve">be relevant to the current situation. The purpose of this study </w:t>
      </w:r>
      <w:r w:rsidR="00A100AE" w:rsidRPr="00DB7015">
        <w:t>was</w:t>
      </w:r>
      <w:r w:rsidRPr="00DB7015">
        <w:t xml:space="preserve"> to know the</w:t>
      </w:r>
      <w:r w:rsidRPr="00DB7015">
        <w:rPr>
          <w:spacing w:val="1"/>
        </w:rPr>
        <w:t xml:space="preserve"> </w:t>
      </w:r>
      <w:r w:rsidRPr="00DB7015">
        <w:t xml:space="preserve">categories of anxiety of the speaking anxiety level by the </w:t>
      </w:r>
      <w:r w:rsidR="00433C55" w:rsidRPr="00DB7015">
        <w:lastRenderedPageBreak/>
        <w:t>eleventh-grade</w:t>
      </w:r>
      <w:r w:rsidRPr="00DB7015">
        <w:t xml:space="preserve"> students </w:t>
      </w:r>
      <w:r w:rsidR="008C65DE" w:rsidRPr="00DB7015">
        <w:t xml:space="preserve">in </w:t>
      </w:r>
      <w:r w:rsidRPr="00DB7015">
        <w:t>English</w:t>
      </w:r>
      <w:r w:rsidRPr="00DB7015">
        <w:rPr>
          <w:spacing w:val="-1"/>
        </w:rPr>
        <w:t xml:space="preserve"> </w:t>
      </w:r>
      <w:r w:rsidRPr="00DB7015">
        <w:t>classroom of</w:t>
      </w:r>
      <w:r w:rsidRPr="00DB7015">
        <w:rPr>
          <w:spacing w:val="-1"/>
        </w:rPr>
        <w:t xml:space="preserve"> </w:t>
      </w:r>
      <w:r w:rsidRPr="00DB7015">
        <w:t>SMAN</w:t>
      </w:r>
      <w:r w:rsidRPr="00DB7015">
        <w:rPr>
          <w:spacing w:val="-1"/>
        </w:rPr>
        <w:t xml:space="preserve"> </w:t>
      </w:r>
      <w:r w:rsidRPr="00DB7015">
        <w:t>19 Palembang.</w:t>
      </w:r>
    </w:p>
    <w:p w14:paraId="645C0E95" w14:textId="77777777" w:rsidR="0042060D" w:rsidRPr="00DB7015" w:rsidRDefault="0042060D" w:rsidP="0020125D">
      <w:pPr>
        <w:pStyle w:val="BodyText"/>
        <w:spacing w:before="7"/>
        <w:ind w:left="567"/>
        <w:rPr>
          <w:sz w:val="27"/>
        </w:rPr>
      </w:pPr>
    </w:p>
    <w:p w14:paraId="3AA8684F" w14:textId="4B775E80" w:rsidR="0042060D" w:rsidRPr="00DB7015" w:rsidRDefault="000E09AD" w:rsidP="0020125D">
      <w:pPr>
        <w:pStyle w:val="Heading1"/>
        <w:ind w:left="567"/>
        <w:jc w:val="both"/>
      </w:pPr>
      <w:r w:rsidRPr="00DB7015">
        <w:t>POPULATION</w:t>
      </w:r>
      <w:r w:rsidRPr="00DB7015">
        <w:rPr>
          <w:spacing w:val="-2"/>
        </w:rPr>
        <w:t xml:space="preserve"> </w:t>
      </w:r>
      <w:r w:rsidRPr="00DB7015">
        <w:t>AND</w:t>
      </w:r>
      <w:r w:rsidRPr="00DB7015">
        <w:rPr>
          <w:spacing w:val="-1"/>
        </w:rPr>
        <w:t xml:space="preserve"> </w:t>
      </w:r>
      <w:r w:rsidRPr="00DB7015">
        <w:t>SAMPLE</w:t>
      </w:r>
    </w:p>
    <w:p w14:paraId="178E9F91" w14:textId="1BE33689" w:rsidR="0042060D" w:rsidRPr="00DB7015" w:rsidDel="004C4771" w:rsidRDefault="00930D2E" w:rsidP="0020125D">
      <w:pPr>
        <w:pStyle w:val="BodyText"/>
        <w:spacing w:before="41"/>
        <w:ind w:left="567" w:right="1543" w:firstLine="709"/>
        <w:jc w:val="both"/>
        <w:rPr>
          <w:del w:id="49" w:author="User" w:date="2024-10-24T11:36:00Z"/>
        </w:rPr>
      </w:pPr>
      <w:r w:rsidRPr="00DB7015">
        <w:t>This</w:t>
      </w:r>
      <w:r w:rsidRPr="00DB7015">
        <w:rPr>
          <w:spacing w:val="-8"/>
        </w:rPr>
        <w:t xml:space="preserve"> </w:t>
      </w:r>
      <w:r w:rsidRPr="00DB7015">
        <w:t>population</w:t>
      </w:r>
      <w:r w:rsidRPr="00DB7015">
        <w:rPr>
          <w:spacing w:val="-8"/>
        </w:rPr>
        <w:t xml:space="preserve"> </w:t>
      </w:r>
      <w:r w:rsidRPr="00DB7015">
        <w:t>were</w:t>
      </w:r>
      <w:r w:rsidRPr="00DB7015">
        <w:rPr>
          <w:spacing w:val="-9"/>
        </w:rPr>
        <w:t xml:space="preserve"> </w:t>
      </w:r>
      <w:r w:rsidRPr="00DB7015">
        <w:t>the</w:t>
      </w:r>
      <w:r w:rsidRPr="00DB7015">
        <w:rPr>
          <w:spacing w:val="-5"/>
        </w:rPr>
        <w:t xml:space="preserve"> </w:t>
      </w:r>
      <w:r w:rsidR="00A100AE" w:rsidRPr="00DB7015">
        <w:t>eleventh</w:t>
      </w:r>
      <w:r w:rsidR="00A100AE" w:rsidRPr="00DB7015">
        <w:rPr>
          <w:spacing w:val="-7"/>
        </w:rPr>
        <w:t>-grade</w:t>
      </w:r>
      <w:r w:rsidRPr="00DB7015">
        <w:rPr>
          <w:spacing w:val="-10"/>
        </w:rPr>
        <w:t xml:space="preserve"> </w:t>
      </w:r>
      <w:r w:rsidRPr="00DB7015">
        <w:t>students</w:t>
      </w:r>
      <w:r w:rsidRPr="00DB7015">
        <w:rPr>
          <w:spacing w:val="-5"/>
        </w:rPr>
        <w:t xml:space="preserve"> </w:t>
      </w:r>
      <w:r w:rsidRPr="00DB7015">
        <w:t>which</w:t>
      </w:r>
      <w:r w:rsidRPr="00DB7015">
        <w:rPr>
          <w:spacing w:val="-9"/>
        </w:rPr>
        <w:t xml:space="preserve"> </w:t>
      </w:r>
      <w:r w:rsidRPr="00DB7015">
        <w:t>consist</w:t>
      </w:r>
      <w:r w:rsidRPr="00DB7015">
        <w:rPr>
          <w:spacing w:val="-7"/>
        </w:rPr>
        <w:t xml:space="preserve"> </w:t>
      </w:r>
      <w:r w:rsidRPr="00DB7015">
        <w:t>of</w:t>
      </w:r>
      <w:r w:rsidRPr="00DB7015">
        <w:rPr>
          <w:spacing w:val="-9"/>
        </w:rPr>
        <w:t xml:space="preserve"> </w:t>
      </w:r>
      <w:r w:rsidRPr="00DB7015">
        <w:t>450</w:t>
      </w:r>
      <w:r w:rsidRPr="00DB7015">
        <w:rPr>
          <w:spacing w:val="-8"/>
        </w:rPr>
        <w:t xml:space="preserve"> </w:t>
      </w:r>
      <w:r w:rsidRPr="00DB7015">
        <w:t>of</w:t>
      </w:r>
      <w:r w:rsidRPr="00DB7015">
        <w:rPr>
          <w:spacing w:val="-7"/>
        </w:rPr>
        <w:t xml:space="preserve"> </w:t>
      </w:r>
      <w:r w:rsidRPr="00DB7015">
        <w:t>SMA</w:t>
      </w:r>
      <w:r w:rsidRPr="00DB7015">
        <w:rPr>
          <w:spacing w:val="-8"/>
        </w:rPr>
        <w:t xml:space="preserve"> </w:t>
      </w:r>
      <w:r w:rsidRPr="00DB7015">
        <w:t>N</w:t>
      </w:r>
      <w:r w:rsidRPr="00DB7015">
        <w:rPr>
          <w:spacing w:val="-9"/>
        </w:rPr>
        <w:t xml:space="preserve"> </w:t>
      </w:r>
      <w:r w:rsidRPr="00DB7015">
        <w:t>19</w:t>
      </w:r>
      <w:r w:rsidRPr="00DB7015">
        <w:rPr>
          <w:spacing w:val="-58"/>
        </w:rPr>
        <w:t xml:space="preserve"> </w:t>
      </w:r>
      <w:r w:rsidRPr="00DB7015">
        <w:t>Palembang.</w:t>
      </w:r>
      <w:r w:rsidR="00A100AE" w:rsidRPr="00DB7015">
        <w:t xml:space="preserve"> </w:t>
      </w:r>
      <w:commentRangeStart w:id="50"/>
      <w:r w:rsidRPr="00DB7015">
        <w:t>The</w:t>
      </w:r>
      <w:r w:rsidRPr="00DB7015">
        <w:rPr>
          <w:spacing w:val="1"/>
        </w:rPr>
        <w:t xml:space="preserve"> </w:t>
      </w:r>
      <w:r w:rsidRPr="00DB7015">
        <w:t>sampling</w:t>
      </w:r>
      <w:r w:rsidRPr="00DB7015">
        <w:rPr>
          <w:spacing w:val="1"/>
        </w:rPr>
        <w:t xml:space="preserve"> </w:t>
      </w:r>
      <w:r w:rsidRPr="00DB7015">
        <w:t>technique</w:t>
      </w:r>
      <w:r w:rsidRPr="00DB7015">
        <w:rPr>
          <w:spacing w:val="1"/>
        </w:rPr>
        <w:t xml:space="preserve"> </w:t>
      </w:r>
      <w:r w:rsidRPr="00DB7015">
        <w:t>that</w:t>
      </w:r>
      <w:r w:rsidRPr="00DB7015">
        <w:rPr>
          <w:spacing w:val="1"/>
        </w:rPr>
        <w:t xml:space="preserve"> </w:t>
      </w:r>
      <w:r w:rsidRPr="00DB7015">
        <w:t>used</w:t>
      </w:r>
      <w:r w:rsidRPr="00DB7015">
        <w:rPr>
          <w:spacing w:val="1"/>
        </w:rPr>
        <w:t xml:space="preserve"> </w:t>
      </w:r>
      <w:r w:rsidRPr="00DB7015">
        <w:t>by</w:t>
      </w:r>
      <w:r w:rsidRPr="00DB7015">
        <w:rPr>
          <w:spacing w:val="1"/>
        </w:rPr>
        <w:t xml:space="preserve"> </w:t>
      </w:r>
      <w:r w:rsidRPr="00DB7015">
        <w:t>researcher</w:t>
      </w:r>
      <w:r w:rsidR="00A100AE" w:rsidRPr="00DB7015">
        <w:t>s</w:t>
      </w:r>
      <w:r w:rsidRPr="00DB7015">
        <w:rPr>
          <w:spacing w:val="1"/>
        </w:rPr>
        <w:t xml:space="preserve"> </w:t>
      </w:r>
      <w:r w:rsidRPr="00DB7015">
        <w:t>in</w:t>
      </w:r>
      <w:r w:rsidRPr="00DB7015">
        <w:rPr>
          <w:spacing w:val="1"/>
        </w:rPr>
        <w:t xml:space="preserve"> </w:t>
      </w:r>
      <w:r w:rsidRPr="00DB7015">
        <w:t>this</w:t>
      </w:r>
      <w:r w:rsidRPr="00DB7015">
        <w:rPr>
          <w:spacing w:val="1"/>
        </w:rPr>
        <w:t xml:space="preserve"> </w:t>
      </w:r>
      <w:r w:rsidRPr="00DB7015">
        <w:t>research</w:t>
      </w:r>
      <w:r w:rsidRPr="00DB7015">
        <w:rPr>
          <w:spacing w:val="1"/>
        </w:rPr>
        <w:t xml:space="preserve"> </w:t>
      </w:r>
      <w:r w:rsidRPr="00DB7015">
        <w:t>is</w:t>
      </w:r>
      <w:r w:rsidRPr="00DB7015">
        <w:rPr>
          <w:spacing w:val="1"/>
        </w:rPr>
        <w:t xml:space="preserve"> </w:t>
      </w:r>
      <w:del w:id="51" w:author="User" w:date="2024-10-24T11:33:00Z">
        <w:r w:rsidRPr="00DB7015" w:rsidDel="004C4771">
          <w:delText>purposive</w:delText>
        </w:r>
        <w:r w:rsidRPr="00DB7015" w:rsidDel="004C4771">
          <w:rPr>
            <w:spacing w:val="1"/>
          </w:rPr>
          <w:delText xml:space="preserve"> </w:delText>
        </w:r>
        <w:r w:rsidRPr="00DB7015" w:rsidDel="004C4771">
          <w:delText>sampling</w:delText>
        </w:r>
      </w:del>
      <w:ins w:id="52" w:author="User" w:date="2024-10-24T11:33:00Z">
        <w:r w:rsidR="004C4771">
          <w:t>cluster sampling</w:t>
        </w:r>
      </w:ins>
      <w:r w:rsidRPr="00DB7015">
        <w:t xml:space="preserve">. </w:t>
      </w:r>
      <w:commentRangeEnd w:id="50"/>
      <w:r w:rsidR="00AC2E50" w:rsidRPr="00DB7015">
        <w:rPr>
          <w:rStyle w:val="CommentReference"/>
        </w:rPr>
        <w:commentReference w:id="50"/>
      </w:r>
      <w:r w:rsidRPr="00DB7015">
        <w:t xml:space="preserve">It is a sampling approach where </w:t>
      </w:r>
      <w:del w:id="53" w:author="User" w:date="2024-10-24T11:33:00Z">
        <w:r w:rsidRPr="00DB7015" w:rsidDel="004C4771">
          <w:delText>the researcher</w:delText>
        </w:r>
        <w:r w:rsidR="00A100AE" w:rsidRPr="00DB7015" w:rsidDel="004C4771">
          <w:delText xml:space="preserve">s </w:delText>
        </w:r>
        <w:r w:rsidRPr="00DB7015" w:rsidDel="004C4771">
          <w:delText>use</w:delText>
        </w:r>
        <w:r w:rsidR="00A100AE" w:rsidRPr="00DB7015" w:rsidDel="004C4771">
          <w:delText>d</w:delText>
        </w:r>
        <w:r w:rsidRPr="00DB7015" w:rsidDel="004C4771">
          <w:delText xml:space="preserve"> her own analysis to</w:delText>
        </w:r>
        <w:r w:rsidRPr="00DB7015" w:rsidDel="004C4771">
          <w:rPr>
            <w:spacing w:val="1"/>
          </w:rPr>
          <w:delText xml:space="preserve"> </w:delText>
        </w:r>
        <w:r w:rsidRPr="00DB7015" w:rsidDel="004C4771">
          <w:delText>select participants from the study population</w:delText>
        </w:r>
      </w:del>
      <w:ins w:id="54" w:author="User" w:date="2024-10-24T11:33:00Z">
        <w:r w:rsidR="004C4771">
          <w:t xml:space="preserve">the chosen sample consists of a cluster of individuals </w:t>
        </w:r>
      </w:ins>
      <w:ins w:id="55" w:author="User" w:date="2024-10-24T11:34:00Z">
        <w:r w:rsidR="004C4771">
          <w:t>naturally grouped together, as opposed to selecting individual participant</w:t>
        </w:r>
      </w:ins>
      <w:r w:rsidRPr="00DB7015">
        <w:t>. The sample consists of 76 students.</w:t>
      </w:r>
      <w:r w:rsidRPr="00DB7015">
        <w:rPr>
          <w:spacing w:val="1"/>
        </w:rPr>
        <w:t xml:space="preserve"> </w:t>
      </w:r>
      <w:ins w:id="56" w:author="User" w:date="2024-10-24T11:36:00Z">
        <w:r w:rsidR="004C4771">
          <w:rPr>
            <w:spacing w:val="1"/>
          </w:rPr>
          <w:t>T</w:t>
        </w:r>
        <w:r w:rsidR="004C4771">
          <w:rPr>
            <w:color w:val="000000"/>
          </w:rPr>
          <w:t xml:space="preserve">hen, from 3 grades X, XI, and XII, </w:t>
        </w:r>
        <w:proofErr w:type="gramStart"/>
        <w:r w:rsidR="004C4771">
          <w:rPr>
            <w:color w:val="000000"/>
          </w:rPr>
          <w:t>the  XI</w:t>
        </w:r>
        <w:proofErr w:type="gramEnd"/>
        <w:r w:rsidR="004C4771">
          <w:rPr>
            <w:color w:val="000000"/>
          </w:rPr>
          <w:t xml:space="preserve"> class was selected, then from 12 classrooms of the XI classes, two classes were  selected, which were XI-3 and XI-6. </w:t>
        </w:r>
      </w:ins>
      <w:del w:id="57" w:author="User" w:date="2024-10-24T11:36:00Z">
        <w:r w:rsidRPr="00DB7015" w:rsidDel="004C4771">
          <w:delText>The criteria of this</w:delText>
        </w:r>
        <w:r w:rsidRPr="00DB7015" w:rsidDel="004C4771">
          <w:rPr>
            <w:spacing w:val="1"/>
          </w:rPr>
          <w:delText xml:space="preserve"> </w:delText>
        </w:r>
        <w:r w:rsidRPr="00DB7015" w:rsidDel="004C4771">
          <w:delText>sample were the class who</w:delText>
        </w:r>
        <w:r w:rsidRPr="00DB7015" w:rsidDel="004C4771">
          <w:rPr>
            <w:spacing w:val="1"/>
          </w:rPr>
          <w:delText xml:space="preserve"> </w:delText>
        </w:r>
        <w:r w:rsidRPr="00DB7015" w:rsidDel="004C4771">
          <w:delText xml:space="preserve">have </w:delText>
        </w:r>
        <w:commentRangeStart w:id="58"/>
        <w:r w:rsidRPr="00DB7015" w:rsidDel="004C4771">
          <w:delText>characteristics</w:delText>
        </w:r>
        <w:r w:rsidRPr="00DB7015" w:rsidDel="004C4771">
          <w:rPr>
            <w:spacing w:val="1"/>
          </w:rPr>
          <w:delText xml:space="preserve"> </w:delText>
        </w:r>
        <w:r w:rsidRPr="00DB7015" w:rsidDel="004C4771">
          <w:delText>leading</w:delText>
        </w:r>
        <w:r w:rsidRPr="00DB7015" w:rsidDel="004C4771">
          <w:rPr>
            <w:spacing w:val="1"/>
          </w:rPr>
          <w:delText xml:space="preserve"> </w:delText>
        </w:r>
        <w:r w:rsidRPr="00DB7015" w:rsidDel="004C4771">
          <w:delText>to</w:delText>
        </w:r>
        <w:r w:rsidRPr="00DB7015" w:rsidDel="004C4771">
          <w:rPr>
            <w:spacing w:val="1"/>
          </w:rPr>
          <w:delText xml:space="preserve"> </w:delText>
        </w:r>
        <w:r w:rsidRPr="00DB7015" w:rsidDel="004C4771">
          <w:delText>speaking</w:delText>
        </w:r>
        <w:r w:rsidRPr="00DB7015" w:rsidDel="004C4771">
          <w:rPr>
            <w:spacing w:val="-1"/>
          </w:rPr>
          <w:delText xml:space="preserve"> </w:delText>
        </w:r>
        <w:r w:rsidRPr="00DB7015" w:rsidDel="004C4771">
          <w:delText xml:space="preserve">anxiety </w:delText>
        </w:r>
        <w:commentRangeEnd w:id="58"/>
        <w:r w:rsidR="00AC2E50" w:rsidRPr="00DB7015" w:rsidDel="004C4771">
          <w:rPr>
            <w:rStyle w:val="CommentReference"/>
          </w:rPr>
          <w:commentReference w:id="58"/>
        </w:r>
        <w:r w:rsidRPr="00DB7015" w:rsidDel="004C4771">
          <w:delText>and this</w:delText>
        </w:r>
        <w:r w:rsidRPr="00DB7015" w:rsidDel="004C4771">
          <w:rPr>
            <w:spacing w:val="2"/>
          </w:rPr>
          <w:delText xml:space="preserve"> </w:delText>
        </w:r>
        <w:r w:rsidRPr="00DB7015" w:rsidDel="004C4771">
          <w:delText>class</w:delText>
        </w:r>
        <w:r w:rsidRPr="00DB7015" w:rsidDel="004C4771">
          <w:rPr>
            <w:spacing w:val="-1"/>
          </w:rPr>
          <w:delText xml:space="preserve"> </w:delText>
        </w:r>
        <w:r w:rsidRPr="00DB7015" w:rsidDel="004C4771">
          <w:delText>were</w:delText>
        </w:r>
        <w:r w:rsidRPr="00DB7015" w:rsidDel="004C4771">
          <w:rPr>
            <w:spacing w:val="-1"/>
          </w:rPr>
          <w:delText xml:space="preserve"> </w:delText>
        </w:r>
        <w:r w:rsidRPr="00DB7015" w:rsidDel="004C4771">
          <w:delText>taught by the</w:delText>
        </w:r>
        <w:r w:rsidRPr="00DB7015" w:rsidDel="004C4771">
          <w:rPr>
            <w:spacing w:val="1"/>
          </w:rPr>
          <w:delText xml:space="preserve"> </w:delText>
        </w:r>
        <w:r w:rsidRPr="00DB7015" w:rsidDel="004C4771">
          <w:delText>same</w:delText>
        </w:r>
        <w:r w:rsidRPr="00DB7015" w:rsidDel="004C4771">
          <w:rPr>
            <w:spacing w:val="-1"/>
          </w:rPr>
          <w:delText xml:space="preserve"> </w:delText>
        </w:r>
        <w:r w:rsidRPr="00DB7015" w:rsidDel="004C4771">
          <w:delText>teacher.</w:delText>
        </w:r>
      </w:del>
    </w:p>
    <w:p w14:paraId="5D06AD97" w14:textId="77777777" w:rsidR="008C65DE" w:rsidRPr="00DB7015" w:rsidRDefault="008C65DE" w:rsidP="0020125D">
      <w:pPr>
        <w:pStyle w:val="BodyText"/>
        <w:spacing w:before="41"/>
        <w:ind w:left="567" w:right="1543" w:firstLine="709"/>
        <w:jc w:val="both"/>
      </w:pPr>
    </w:p>
    <w:p w14:paraId="2CAF3203" w14:textId="77777777" w:rsidR="000E09AD" w:rsidRPr="00DB7015" w:rsidRDefault="000E09AD" w:rsidP="0020125D">
      <w:pPr>
        <w:pStyle w:val="BodyText"/>
        <w:spacing w:before="41"/>
        <w:ind w:left="567" w:right="1543" w:firstLine="709"/>
        <w:jc w:val="both"/>
      </w:pPr>
    </w:p>
    <w:p w14:paraId="558C41C9" w14:textId="3B4D82CB" w:rsidR="0042060D" w:rsidRPr="00DB7015" w:rsidRDefault="000E09AD" w:rsidP="0020125D">
      <w:pPr>
        <w:pStyle w:val="Heading1"/>
        <w:ind w:left="567"/>
      </w:pPr>
      <w:r w:rsidRPr="00DB7015">
        <w:t>INSTRUMENTS</w:t>
      </w:r>
    </w:p>
    <w:p w14:paraId="00C49A22" w14:textId="1BE1168F" w:rsidR="0042060D" w:rsidRPr="00DB7015" w:rsidRDefault="00930D2E" w:rsidP="0020125D">
      <w:pPr>
        <w:pStyle w:val="BodyText"/>
        <w:spacing w:before="43"/>
        <w:ind w:left="567" w:right="1544" w:firstLine="709"/>
        <w:jc w:val="both"/>
      </w:pPr>
      <w:r w:rsidRPr="00DB7015">
        <w:t>In this research, the researcher</w:t>
      </w:r>
      <w:r w:rsidR="00A100AE" w:rsidRPr="00DB7015">
        <w:t>s</w:t>
      </w:r>
      <w:r w:rsidRPr="00DB7015">
        <w:t xml:space="preserve"> gave students a questionnaire to measure their levels</w:t>
      </w:r>
      <w:r w:rsidRPr="00DB7015">
        <w:rPr>
          <w:spacing w:val="-57"/>
        </w:rPr>
        <w:t xml:space="preserve"> </w:t>
      </w:r>
      <w:r w:rsidRPr="00DB7015">
        <w:t>of anxiety in order to identify respondents. In this research, the researcher</w:t>
      </w:r>
      <w:r w:rsidR="00A100AE" w:rsidRPr="00DB7015">
        <w:t xml:space="preserve">s </w:t>
      </w:r>
      <w:r w:rsidRPr="00DB7015">
        <w:t>adapted</w:t>
      </w:r>
      <w:r w:rsidRPr="00DB7015">
        <w:rPr>
          <w:spacing w:val="1"/>
        </w:rPr>
        <w:t xml:space="preserve"> </w:t>
      </w:r>
      <w:r w:rsidRPr="00DB7015">
        <w:t>18-items questionnaire in Öztürk and Gürbüz (2014) which were adapted from</w:t>
      </w:r>
      <w:r w:rsidRPr="00DB7015">
        <w:rPr>
          <w:spacing w:val="1"/>
        </w:rPr>
        <w:t xml:space="preserve"> </w:t>
      </w:r>
      <w:r w:rsidRPr="00DB7015">
        <w:t>Horwitz &amp; Cope (1986) by changing a few sentences and then translating into</w:t>
      </w:r>
      <w:r w:rsidRPr="00DB7015">
        <w:rPr>
          <w:spacing w:val="1"/>
        </w:rPr>
        <w:t xml:space="preserve"> </w:t>
      </w:r>
      <w:r w:rsidRPr="00DB7015">
        <w:t xml:space="preserve">Indonesian so that respondents are easy to understand. </w:t>
      </w:r>
      <w:commentRangeStart w:id="59"/>
      <w:r w:rsidRPr="00DB7015">
        <w:t>It included the fears that</w:t>
      </w:r>
      <w:r w:rsidRPr="00DB7015">
        <w:rPr>
          <w:spacing w:val="1"/>
        </w:rPr>
        <w:t xml:space="preserve"> </w:t>
      </w:r>
      <w:r w:rsidRPr="00DB7015">
        <w:t>foreign</w:t>
      </w:r>
      <w:r w:rsidRPr="00DB7015">
        <w:rPr>
          <w:spacing w:val="-9"/>
        </w:rPr>
        <w:t xml:space="preserve"> </w:t>
      </w:r>
      <w:r w:rsidRPr="00DB7015">
        <w:t>language</w:t>
      </w:r>
      <w:r w:rsidRPr="00DB7015">
        <w:rPr>
          <w:spacing w:val="-7"/>
        </w:rPr>
        <w:t xml:space="preserve"> </w:t>
      </w:r>
      <w:r w:rsidRPr="00DB7015">
        <w:t>learners</w:t>
      </w:r>
      <w:r w:rsidRPr="00DB7015">
        <w:rPr>
          <w:spacing w:val="-6"/>
        </w:rPr>
        <w:t xml:space="preserve"> </w:t>
      </w:r>
      <w:r w:rsidRPr="00DB7015">
        <w:t>have,</w:t>
      </w:r>
      <w:r w:rsidRPr="00DB7015">
        <w:rPr>
          <w:spacing w:val="-6"/>
        </w:rPr>
        <w:t xml:space="preserve"> </w:t>
      </w:r>
      <w:r w:rsidRPr="00DB7015">
        <w:t>including</w:t>
      </w:r>
      <w:r w:rsidRPr="00DB7015">
        <w:rPr>
          <w:spacing w:val="-8"/>
        </w:rPr>
        <w:t xml:space="preserve"> </w:t>
      </w:r>
      <w:r w:rsidRPr="00DB7015">
        <w:t>their</w:t>
      </w:r>
      <w:r w:rsidRPr="00DB7015">
        <w:rPr>
          <w:spacing w:val="-7"/>
        </w:rPr>
        <w:t xml:space="preserve"> </w:t>
      </w:r>
      <w:r w:rsidRPr="00DB7015">
        <w:t>fears</w:t>
      </w:r>
      <w:r w:rsidRPr="00DB7015">
        <w:rPr>
          <w:spacing w:val="-8"/>
        </w:rPr>
        <w:t xml:space="preserve"> </w:t>
      </w:r>
      <w:r w:rsidRPr="00DB7015">
        <w:t>of</w:t>
      </w:r>
      <w:r w:rsidRPr="00DB7015">
        <w:rPr>
          <w:spacing w:val="-7"/>
        </w:rPr>
        <w:t xml:space="preserve"> </w:t>
      </w:r>
      <w:r w:rsidRPr="00DB7015">
        <w:t>communication,</w:t>
      </w:r>
      <w:r w:rsidRPr="00DB7015">
        <w:rPr>
          <w:spacing w:val="-8"/>
        </w:rPr>
        <w:t xml:space="preserve"> </w:t>
      </w:r>
      <w:r w:rsidRPr="00DB7015">
        <w:t>test</w:t>
      </w:r>
      <w:r w:rsidRPr="00DB7015">
        <w:rPr>
          <w:spacing w:val="-5"/>
        </w:rPr>
        <w:t xml:space="preserve"> </w:t>
      </w:r>
      <w:r w:rsidRPr="00DB7015">
        <w:t>anxiety,</w:t>
      </w:r>
      <w:r w:rsidRPr="00DB7015">
        <w:rPr>
          <w:spacing w:val="-58"/>
        </w:rPr>
        <w:t xml:space="preserve"> </w:t>
      </w:r>
      <w:r w:rsidRPr="00DB7015">
        <w:t>and</w:t>
      </w:r>
      <w:r w:rsidRPr="00DB7015">
        <w:rPr>
          <w:spacing w:val="-9"/>
        </w:rPr>
        <w:t xml:space="preserve"> </w:t>
      </w:r>
      <w:r w:rsidRPr="00DB7015">
        <w:t>poor</w:t>
      </w:r>
      <w:r w:rsidRPr="00DB7015">
        <w:rPr>
          <w:spacing w:val="-8"/>
        </w:rPr>
        <w:t xml:space="preserve"> </w:t>
      </w:r>
      <w:proofErr w:type="spellStart"/>
      <w:r w:rsidRPr="00DB7015">
        <w:t>evaluation.</w:t>
      </w:r>
      <w:commentRangeEnd w:id="59"/>
      <w:r w:rsidR="00AC2E50" w:rsidRPr="00DB7015">
        <w:rPr>
          <w:rStyle w:val="CommentReference"/>
        </w:rPr>
        <w:commentReference w:id="59"/>
      </w:r>
      <w:ins w:id="60" w:author="User" w:date="2024-10-25T14:50:00Z">
        <w:r w:rsidR="00A10FD6">
          <w:t>The</w:t>
        </w:r>
        <w:proofErr w:type="spellEnd"/>
        <w:r w:rsidR="00A10FD6">
          <w:t xml:space="preserve"> researchers</w:t>
        </w:r>
      </w:ins>
      <w:ins w:id="61" w:author="User" w:date="2024-10-25T14:51:00Z">
        <w:r w:rsidR="00A10FD6">
          <w:t xml:space="preserve"> had tried the questionnaire out to students in SMA 4 Palembang. 17 questionnaire’s </w:t>
        </w:r>
        <w:proofErr w:type="spellStart"/>
        <w:r w:rsidR="00A10FD6">
          <w:t>itmes</w:t>
        </w:r>
        <w:proofErr w:type="spellEnd"/>
        <w:r w:rsidR="00A10FD6">
          <w:t xml:space="preserve"> proved to be valid.</w:t>
        </w:r>
      </w:ins>
      <w:r w:rsidRPr="00DB7015">
        <w:rPr>
          <w:spacing w:val="-7"/>
        </w:rPr>
        <w:t xml:space="preserve"> </w:t>
      </w:r>
      <w:commentRangeStart w:id="62"/>
      <w:r w:rsidRPr="00DB7015">
        <w:t>The</w:t>
      </w:r>
      <w:r w:rsidRPr="00DB7015">
        <w:rPr>
          <w:spacing w:val="-6"/>
        </w:rPr>
        <w:t xml:space="preserve"> </w:t>
      </w:r>
      <w:r w:rsidRPr="00DB7015">
        <w:t>range</w:t>
      </w:r>
      <w:r w:rsidRPr="00DB7015">
        <w:rPr>
          <w:spacing w:val="-9"/>
        </w:rPr>
        <w:t xml:space="preserve"> </w:t>
      </w:r>
      <w:r w:rsidRPr="00DB7015">
        <w:t>of</w:t>
      </w:r>
      <w:r w:rsidRPr="00DB7015">
        <w:rPr>
          <w:spacing w:val="-6"/>
        </w:rPr>
        <w:t xml:space="preserve"> </w:t>
      </w:r>
      <w:r w:rsidRPr="00DB7015">
        <w:t>the</w:t>
      </w:r>
      <w:r w:rsidRPr="00DB7015">
        <w:rPr>
          <w:spacing w:val="-9"/>
        </w:rPr>
        <w:t xml:space="preserve"> </w:t>
      </w:r>
      <w:r w:rsidRPr="00DB7015">
        <w:t>students'</w:t>
      </w:r>
      <w:r w:rsidRPr="00DB7015">
        <w:rPr>
          <w:spacing w:val="-7"/>
        </w:rPr>
        <w:t xml:space="preserve"> </w:t>
      </w:r>
      <w:r w:rsidRPr="00DB7015">
        <w:t>anxiety</w:t>
      </w:r>
      <w:r w:rsidRPr="00DB7015">
        <w:rPr>
          <w:spacing w:val="-7"/>
        </w:rPr>
        <w:t xml:space="preserve"> </w:t>
      </w:r>
      <w:r w:rsidRPr="00DB7015">
        <w:t>score</w:t>
      </w:r>
      <w:r w:rsidRPr="00DB7015">
        <w:rPr>
          <w:spacing w:val="-9"/>
        </w:rPr>
        <w:t xml:space="preserve"> </w:t>
      </w:r>
      <w:r w:rsidRPr="00DB7015">
        <w:t>is</w:t>
      </w:r>
      <w:r w:rsidRPr="00DB7015">
        <w:rPr>
          <w:spacing w:val="-7"/>
        </w:rPr>
        <w:t xml:space="preserve"> </w:t>
      </w:r>
      <w:r w:rsidRPr="00DB7015">
        <w:t>33</w:t>
      </w:r>
      <w:r w:rsidRPr="00DB7015">
        <w:rPr>
          <w:spacing w:val="-8"/>
        </w:rPr>
        <w:t xml:space="preserve"> </w:t>
      </w:r>
      <w:r w:rsidRPr="00DB7015">
        <w:t>to</w:t>
      </w:r>
      <w:r w:rsidRPr="00DB7015">
        <w:rPr>
          <w:spacing w:val="-8"/>
        </w:rPr>
        <w:t xml:space="preserve"> </w:t>
      </w:r>
      <w:r w:rsidRPr="00DB7015">
        <w:t>165.</w:t>
      </w:r>
      <w:r w:rsidRPr="00DB7015">
        <w:rPr>
          <w:spacing w:val="-9"/>
        </w:rPr>
        <w:t xml:space="preserve"> </w:t>
      </w:r>
      <w:r w:rsidRPr="00DB7015">
        <w:t>Beginning</w:t>
      </w:r>
      <w:r w:rsidRPr="00DB7015">
        <w:rPr>
          <w:spacing w:val="-57"/>
        </w:rPr>
        <w:t xml:space="preserve"> </w:t>
      </w:r>
      <w:r w:rsidRPr="00DB7015">
        <w:t>with very anxious, anxious, middle anxious, relaxed, and very relaxed</w:t>
      </w:r>
      <w:commentRangeEnd w:id="62"/>
      <w:r w:rsidR="00AC2E50" w:rsidRPr="00DB7015">
        <w:rPr>
          <w:rStyle w:val="CommentReference"/>
        </w:rPr>
        <w:commentReference w:id="62"/>
      </w:r>
      <w:r w:rsidRPr="00DB7015">
        <w:t xml:space="preserve">. </w:t>
      </w:r>
      <w:ins w:id="63" w:author="User" w:date="2024-10-25T14:52:00Z">
        <w:r w:rsidR="00A10FD6">
          <w:t xml:space="preserve">The range of the students’ </w:t>
        </w:r>
        <w:proofErr w:type="spellStart"/>
        <w:r w:rsidR="00A10FD6">
          <w:t>aniety</w:t>
        </w:r>
        <w:proofErr w:type="spellEnd"/>
        <w:r w:rsidR="00A10FD6">
          <w:t xml:space="preserve"> score is 17 to 85. Beginning with high Anxiety, Medium</w:t>
        </w:r>
      </w:ins>
      <w:ins w:id="64" w:author="User" w:date="2024-10-25T14:53:00Z">
        <w:r w:rsidR="00A10FD6">
          <w:t xml:space="preserve"> Anxiety and Low </w:t>
        </w:r>
        <w:proofErr w:type="spellStart"/>
        <w:r w:rsidR="00A10FD6">
          <w:t>Aniety</w:t>
        </w:r>
        <w:proofErr w:type="spellEnd"/>
        <w:r w:rsidR="00A10FD6">
          <w:t xml:space="preserve">. </w:t>
        </w:r>
      </w:ins>
      <w:r w:rsidRPr="00DB7015">
        <w:t>After then,</w:t>
      </w:r>
      <w:r w:rsidRPr="00DB7015">
        <w:rPr>
          <w:spacing w:val="1"/>
        </w:rPr>
        <w:t xml:space="preserve"> </w:t>
      </w:r>
      <w:r w:rsidRPr="00DB7015">
        <w:t>the</w:t>
      </w:r>
      <w:r w:rsidRPr="00DB7015">
        <w:rPr>
          <w:spacing w:val="-1"/>
        </w:rPr>
        <w:t xml:space="preserve"> </w:t>
      </w:r>
      <w:r w:rsidRPr="00DB7015">
        <w:t>data underwent two stages</w:t>
      </w:r>
      <w:r w:rsidRPr="00DB7015">
        <w:rPr>
          <w:spacing w:val="1"/>
        </w:rPr>
        <w:t xml:space="preserve"> </w:t>
      </w:r>
      <w:r w:rsidRPr="00DB7015">
        <w:t>of</w:t>
      </w:r>
      <w:r w:rsidRPr="00DB7015">
        <w:rPr>
          <w:spacing w:val="-1"/>
        </w:rPr>
        <w:t xml:space="preserve"> </w:t>
      </w:r>
      <w:r w:rsidRPr="00DB7015">
        <w:t>analysis.</w:t>
      </w:r>
    </w:p>
    <w:p w14:paraId="1159C33A" w14:textId="300C1267" w:rsidR="0042060D" w:rsidRPr="00DB7015" w:rsidRDefault="000E09AD" w:rsidP="0020125D">
      <w:pPr>
        <w:pStyle w:val="Heading1"/>
        <w:ind w:left="567"/>
        <w:jc w:val="both"/>
      </w:pPr>
      <w:r w:rsidRPr="00DB7015">
        <w:t>DATA</w:t>
      </w:r>
      <w:r w:rsidRPr="00DB7015">
        <w:rPr>
          <w:spacing w:val="-2"/>
        </w:rPr>
        <w:t xml:space="preserve"> </w:t>
      </w:r>
      <w:r w:rsidRPr="00DB7015">
        <w:t>ANALYSIS</w:t>
      </w:r>
    </w:p>
    <w:p w14:paraId="3BA33661" w14:textId="2EEA4683" w:rsidR="0042060D" w:rsidRPr="00DB7015" w:rsidRDefault="00930D2E" w:rsidP="0020125D">
      <w:pPr>
        <w:pStyle w:val="BodyText"/>
        <w:spacing w:before="41"/>
        <w:ind w:left="567" w:right="1545" w:firstLine="709"/>
        <w:jc w:val="both"/>
      </w:pPr>
      <w:commentRangeStart w:id="65"/>
      <w:r w:rsidRPr="00DB7015">
        <w:t>To respond to the questionnaire items, data analysis is required. It comprises the</w:t>
      </w:r>
      <w:r w:rsidRPr="00DB7015">
        <w:rPr>
          <w:spacing w:val="1"/>
        </w:rPr>
        <w:t xml:space="preserve"> </w:t>
      </w:r>
      <w:r w:rsidRPr="00DB7015">
        <w:t>quantity</w:t>
      </w:r>
      <w:r w:rsidRPr="00DB7015">
        <w:rPr>
          <w:spacing w:val="1"/>
        </w:rPr>
        <w:t xml:space="preserve"> </w:t>
      </w:r>
      <w:r w:rsidRPr="00DB7015">
        <w:t>of</w:t>
      </w:r>
      <w:r w:rsidRPr="00DB7015">
        <w:rPr>
          <w:spacing w:val="1"/>
        </w:rPr>
        <w:t xml:space="preserve"> </w:t>
      </w:r>
      <w:r w:rsidRPr="00DB7015">
        <w:t>speaking</w:t>
      </w:r>
      <w:r w:rsidRPr="00DB7015">
        <w:rPr>
          <w:spacing w:val="1"/>
        </w:rPr>
        <w:t xml:space="preserve"> </w:t>
      </w:r>
      <w:r w:rsidRPr="00DB7015">
        <w:t>anxiety</w:t>
      </w:r>
      <w:r w:rsidRPr="00DB7015">
        <w:rPr>
          <w:spacing w:val="1"/>
        </w:rPr>
        <w:t xml:space="preserve"> </w:t>
      </w:r>
      <w:r w:rsidRPr="00DB7015">
        <w:t>experienced</w:t>
      </w:r>
      <w:r w:rsidRPr="00DB7015">
        <w:rPr>
          <w:spacing w:val="1"/>
        </w:rPr>
        <w:t xml:space="preserve"> </w:t>
      </w:r>
      <w:r w:rsidRPr="00DB7015">
        <w:t>by</w:t>
      </w:r>
      <w:r w:rsidRPr="00DB7015">
        <w:rPr>
          <w:spacing w:val="1"/>
        </w:rPr>
        <w:t xml:space="preserve"> </w:t>
      </w:r>
      <w:r w:rsidRPr="00DB7015">
        <w:t>learners</w:t>
      </w:r>
      <w:r w:rsidRPr="00DB7015">
        <w:rPr>
          <w:spacing w:val="1"/>
        </w:rPr>
        <w:t xml:space="preserve"> </w:t>
      </w:r>
      <w:r w:rsidRPr="00DB7015">
        <w:t>in</w:t>
      </w:r>
      <w:r w:rsidRPr="00DB7015">
        <w:rPr>
          <w:spacing w:val="1"/>
        </w:rPr>
        <w:t xml:space="preserve"> </w:t>
      </w:r>
      <w:r w:rsidRPr="00DB7015">
        <w:t>speaking</w:t>
      </w:r>
      <w:r w:rsidRPr="00DB7015">
        <w:rPr>
          <w:spacing w:val="1"/>
        </w:rPr>
        <w:t xml:space="preserve"> </w:t>
      </w:r>
      <w:r w:rsidRPr="00DB7015">
        <w:t>classes.</w:t>
      </w:r>
      <w:r w:rsidRPr="00DB7015">
        <w:rPr>
          <w:spacing w:val="1"/>
        </w:rPr>
        <w:t xml:space="preserve"> </w:t>
      </w:r>
      <w:commentRangeEnd w:id="65"/>
      <w:r w:rsidR="00CD441B" w:rsidRPr="00DB7015">
        <w:rPr>
          <w:rStyle w:val="CommentReference"/>
        </w:rPr>
        <w:commentReference w:id="65"/>
      </w:r>
      <w:r w:rsidRPr="00DB7015">
        <w:t>A</w:t>
      </w:r>
      <w:r w:rsidRPr="00DB7015">
        <w:rPr>
          <w:spacing w:val="1"/>
        </w:rPr>
        <w:t xml:space="preserve"> </w:t>
      </w:r>
      <w:r w:rsidRPr="00DB7015">
        <w:t>questionnaire</w:t>
      </w:r>
      <w:r w:rsidRPr="00DB7015">
        <w:rPr>
          <w:spacing w:val="-14"/>
        </w:rPr>
        <w:t xml:space="preserve"> </w:t>
      </w:r>
      <w:r w:rsidRPr="00DB7015">
        <w:t>used</w:t>
      </w:r>
      <w:r w:rsidRPr="00DB7015">
        <w:rPr>
          <w:spacing w:val="-13"/>
        </w:rPr>
        <w:t xml:space="preserve"> </w:t>
      </w:r>
      <w:r w:rsidRPr="00DB7015">
        <w:t>to</w:t>
      </w:r>
      <w:r w:rsidRPr="00DB7015">
        <w:rPr>
          <w:spacing w:val="-11"/>
        </w:rPr>
        <w:t xml:space="preserve"> </w:t>
      </w:r>
      <w:r w:rsidRPr="00DB7015">
        <w:t>collect</w:t>
      </w:r>
      <w:r w:rsidRPr="00DB7015">
        <w:rPr>
          <w:spacing w:val="-12"/>
        </w:rPr>
        <w:t xml:space="preserve"> </w:t>
      </w:r>
      <w:r w:rsidRPr="00DB7015">
        <w:t>the</w:t>
      </w:r>
      <w:r w:rsidRPr="00DB7015">
        <w:rPr>
          <w:spacing w:val="-12"/>
        </w:rPr>
        <w:t xml:space="preserve"> </w:t>
      </w:r>
      <w:r w:rsidRPr="00DB7015">
        <w:t>data</w:t>
      </w:r>
      <w:r w:rsidRPr="00DB7015">
        <w:rPr>
          <w:spacing w:val="-12"/>
        </w:rPr>
        <w:t xml:space="preserve"> </w:t>
      </w:r>
      <w:r w:rsidRPr="00DB7015">
        <w:t>for</w:t>
      </w:r>
      <w:r w:rsidRPr="00DB7015">
        <w:rPr>
          <w:spacing w:val="-12"/>
        </w:rPr>
        <w:t xml:space="preserve"> </w:t>
      </w:r>
      <w:r w:rsidRPr="00DB7015">
        <w:t>this</w:t>
      </w:r>
      <w:r w:rsidRPr="00DB7015">
        <w:rPr>
          <w:spacing w:val="-13"/>
        </w:rPr>
        <w:t xml:space="preserve"> </w:t>
      </w:r>
      <w:r w:rsidRPr="00DB7015">
        <w:t>study</w:t>
      </w:r>
      <w:r w:rsidRPr="00DB7015">
        <w:rPr>
          <w:spacing w:val="-11"/>
        </w:rPr>
        <w:t xml:space="preserve"> </w:t>
      </w:r>
      <w:r w:rsidRPr="00DB7015">
        <w:t>is</w:t>
      </w:r>
      <w:r w:rsidRPr="00DB7015">
        <w:rPr>
          <w:spacing w:val="-12"/>
        </w:rPr>
        <w:t xml:space="preserve"> </w:t>
      </w:r>
      <w:r w:rsidRPr="00DB7015">
        <w:t>calculated</w:t>
      </w:r>
      <w:r w:rsidRPr="00DB7015">
        <w:rPr>
          <w:spacing w:val="-12"/>
        </w:rPr>
        <w:t xml:space="preserve"> </w:t>
      </w:r>
      <w:r w:rsidRPr="00DB7015">
        <w:t>using</w:t>
      </w:r>
      <w:r w:rsidRPr="00DB7015">
        <w:rPr>
          <w:spacing w:val="-13"/>
        </w:rPr>
        <w:t xml:space="preserve"> </w:t>
      </w:r>
      <w:proofErr w:type="spellStart"/>
      <w:proofErr w:type="gramStart"/>
      <w:ins w:id="66" w:author="User" w:date="2024-10-24T11:39:00Z">
        <w:r w:rsidR="004C4771">
          <w:rPr>
            <w:color w:val="000000"/>
          </w:rPr>
          <w:t>using</w:t>
        </w:r>
        <w:proofErr w:type="spellEnd"/>
        <w:r w:rsidR="004C4771">
          <w:rPr>
            <w:color w:val="000000"/>
          </w:rPr>
          <w:t>  the</w:t>
        </w:r>
        <w:proofErr w:type="gramEnd"/>
        <w:r w:rsidR="004C4771">
          <w:rPr>
            <w:color w:val="000000"/>
          </w:rPr>
          <w:t xml:space="preserve"> calculated using descriptive analysis with Excel from </w:t>
        </w:r>
        <w:proofErr w:type="spellStart"/>
        <w:r w:rsidR="004C4771">
          <w:rPr>
            <w:color w:val="000000"/>
          </w:rPr>
          <w:t>Öztürk</w:t>
        </w:r>
        <w:proofErr w:type="spellEnd"/>
        <w:r w:rsidR="004C4771">
          <w:rPr>
            <w:color w:val="000000"/>
          </w:rPr>
          <w:t xml:space="preserve"> and </w:t>
        </w:r>
        <w:proofErr w:type="spellStart"/>
        <w:r w:rsidR="004C4771">
          <w:rPr>
            <w:color w:val="000000"/>
          </w:rPr>
          <w:t>Gürbüz</w:t>
        </w:r>
        <w:proofErr w:type="spellEnd"/>
        <w:r w:rsidR="004C4771">
          <w:rPr>
            <w:color w:val="000000"/>
          </w:rPr>
          <w:t xml:space="preserve"> (2014)</w:t>
        </w:r>
      </w:ins>
      <w:del w:id="67" w:author="User" w:date="2024-10-24T11:39:00Z">
        <w:r w:rsidRPr="00DB7015" w:rsidDel="004C4771">
          <w:delText>the</w:delText>
        </w:r>
        <w:r w:rsidRPr="00DB7015" w:rsidDel="004C4771">
          <w:rPr>
            <w:spacing w:val="-11"/>
          </w:rPr>
          <w:delText xml:space="preserve"> </w:delText>
        </w:r>
        <w:r w:rsidRPr="00DB7015" w:rsidDel="004C4771">
          <w:delText>calculation</w:delText>
        </w:r>
        <w:r w:rsidRPr="00DB7015" w:rsidDel="004C4771">
          <w:rPr>
            <w:spacing w:val="-58"/>
          </w:rPr>
          <w:delText xml:space="preserve"> </w:delText>
        </w:r>
        <w:r w:rsidR="00CD441B" w:rsidRPr="00DB7015" w:rsidDel="004C4771">
          <w:rPr>
            <w:spacing w:val="-58"/>
          </w:rPr>
          <w:delText xml:space="preserve"> </w:delText>
        </w:r>
        <w:r w:rsidRPr="00DB7015" w:rsidDel="004C4771">
          <w:delText>rubric</w:delText>
        </w:r>
        <w:r w:rsidRPr="00DB7015" w:rsidDel="004C4771">
          <w:rPr>
            <w:spacing w:val="-1"/>
          </w:rPr>
          <w:delText xml:space="preserve"> </w:delText>
        </w:r>
        <w:r w:rsidRPr="00DB7015" w:rsidDel="004C4771">
          <w:delText>from Horwitz</w:delText>
        </w:r>
        <w:r w:rsidRPr="00DB7015" w:rsidDel="004C4771">
          <w:rPr>
            <w:spacing w:val="-1"/>
          </w:rPr>
          <w:delText xml:space="preserve"> </w:delText>
        </w:r>
      </w:del>
      <w:r w:rsidRPr="00DB7015">
        <w:t>below:</w:t>
      </w:r>
    </w:p>
    <w:p w14:paraId="1E275B87" w14:textId="77777777" w:rsidR="0042060D" w:rsidRPr="00DB7015" w:rsidRDefault="00930D2E" w:rsidP="0020125D">
      <w:pPr>
        <w:pStyle w:val="Heading1"/>
        <w:spacing w:before="174" w:after="44"/>
        <w:ind w:left="567"/>
        <w:jc w:val="both"/>
      </w:pPr>
      <w:r w:rsidRPr="00DB7015">
        <w:t>Table</w:t>
      </w:r>
      <w:r w:rsidRPr="00DB7015">
        <w:rPr>
          <w:spacing w:val="-2"/>
        </w:rPr>
        <w:t xml:space="preserve"> </w:t>
      </w:r>
      <w:r w:rsidRPr="00DB7015">
        <w:t>1 FLSAQ</w:t>
      </w:r>
      <w:r w:rsidRPr="00DB7015">
        <w:rPr>
          <w:spacing w:val="-1"/>
        </w:rPr>
        <w:t xml:space="preserve"> </w:t>
      </w:r>
      <w:r w:rsidRPr="00DB7015">
        <w:t>Scoring</w:t>
      </w:r>
    </w:p>
    <w:tbl>
      <w:tblPr>
        <w:tblW w:w="0" w:type="auto"/>
        <w:tblInd w:w="572"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9"/>
        <w:gridCol w:w="4079"/>
      </w:tblGrid>
      <w:tr w:rsidR="0042060D" w:rsidRPr="00DB7015" w14:paraId="2FE42850" w14:textId="77777777" w:rsidTr="00A95581">
        <w:trPr>
          <w:trHeight w:val="316"/>
        </w:trPr>
        <w:tc>
          <w:tcPr>
            <w:tcW w:w="3939" w:type="dxa"/>
          </w:tcPr>
          <w:p w14:paraId="66EF157E" w14:textId="19EACA07" w:rsidR="0042060D" w:rsidRPr="00DB7015" w:rsidRDefault="00930D2E" w:rsidP="0020125D">
            <w:pPr>
              <w:pStyle w:val="TableParagraph"/>
              <w:ind w:left="567"/>
              <w:jc w:val="center"/>
              <w:rPr>
                <w:b/>
                <w:sz w:val="24"/>
              </w:rPr>
            </w:pPr>
            <w:commentRangeStart w:id="68"/>
            <w:r w:rsidRPr="00DB7015">
              <w:rPr>
                <w:b/>
                <w:sz w:val="24"/>
              </w:rPr>
              <w:t>Negative</w:t>
            </w:r>
            <w:r w:rsidRPr="00DB7015">
              <w:rPr>
                <w:b/>
                <w:spacing w:val="-3"/>
                <w:sz w:val="24"/>
              </w:rPr>
              <w:t xml:space="preserve"> </w:t>
            </w:r>
            <w:ins w:id="69" w:author="User" w:date="2024-10-24T12:07:00Z">
              <w:r w:rsidR="00AA4FAE">
                <w:rPr>
                  <w:b/>
                  <w:spacing w:val="-3"/>
                  <w:sz w:val="24"/>
                </w:rPr>
                <w:t xml:space="preserve">Context </w:t>
              </w:r>
            </w:ins>
            <w:r w:rsidRPr="00DB7015">
              <w:rPr>
                <w:b/>
                <w:sz w:val="24"/>
              </w:rPr>
              <w:t>Question</w:t>
            </w:r>
            <w:commentRangeEnd w:id="68"/>
            <w:r w:rsidR="00CD441B" w:rsidRPr="00DB7015">
              <w:rPr>
                <w:rStyle w:val="CommentReference"/>
              </w:rPr>
              <w:commentReference w:id="68"/>
            </w:r>
          </w:p>
        </w:tc>
        <w:tc>
          <w:tcPr>
            <w:tcW w:w="4079" w:type="dxa"/>
          </w:tcPr>
          <w:p w14:paraId="7D187F9A" w14:textId="77777777" w:rsidR="0042060D" w:rsidRPr="00DB7015" w:rsidRDefault="00930D2E" w:rsidP="0020125D">
            <w:pPr>
              <w:pStyle w:val="TableParagraph"/>
              <w:ind w:left="567"/>
              <w:jc w:val="center"/>
              <w:rPr>
                <w:b/>
                <w:sz w:val="24"/>
              </w:rPr>
            </w:pPr>
            <w:r w:rsidRPr="00DB7015">
              <w:rPr>
                <w:b/>
                <w:sz w:val="24"/>
              </w:rPr>
              <w:t>Scale</w:t>
            </w:r>
          </w:p>
        </w:tc>
      </w:tr>
      <w:tr w:rsidR="0042060D" w:rsidRPr="00DB7015" w14:paraId="2E4A6116" w14:textId="77777777" w:rsidTr="00A95581">
        <w:trPr>
          <w:trHeight w:val="316"/>
        </w:trPr>
        <w:tc>
          <w:tcPr>
            <w:tcW w:w="3939" w:type="dxa"/>
          </w:tcPr>
          <w:p w14:paraId="5EEB5828" w14:textId="77777777" w:rsidR="0042060D" w:rsidRPr="00DB7015" w:rsidRDefault="00930D2E" w:rsidP="0020125D">
            <w:pPr>
              <w:pStyle w:val="TableParagraph"/>
              <w:ind w:left="567"/>
              <w:jc w:val="center"/>
              <w:rPr>
                <w:sz w:val="24"/>
              </w:rPr>
            </w:pPr>
            <w:r w:rsidRPr="00DB7015">
              <w:rPr>
                <w:sz w:val="24"/>
              </w:rPr>
              <w:t>5</w:t>
            </w:r>
          </w:p>
        </w:tc>
        <w:tc>
          <w:tcPr>
            <w:tcW w:w="4079" w:type="dxa"/>
          </w:tcPr>
          <w:p w14:paraId="05A1E13C" w14:textId="77777777" w:rsidR="0042060D" w:rsidRPr="00DB7015" w:rsidRDefault="00930D2E" w:rsidP="0020125D">
            <w:pPr>
              <w:pStyle w:val="TableParagraph"/>
              <w:ind w:left="567"/>
              <w:jc w:val="center"/>
              <w:rPr>
                <w:sz w:val="24"/>
              </w:rPr>
            </w:pPr>
            <w:r w:rsidRPr="00DB7015">
              <w:rPr>
                <w:sz w:val="24"/>
              </w:rPr>
              <w:t>Strongly</w:t>
            </w:r>
            <w:r w:rsidRPr="00DB7015">
              <w:rPr>
                <w:spacing w:val="-2"/>
                <w:sz w:val="24"/>
              </w:rPr>
              <w:t xml:space="preserve"> </w:t>
            </w:r>
            <w:r w:rsidRPr="00DB7015">
              <w:rPr>
                <w:sz w:val="24"/>
              </w:rPr>
              <w:t>Agree</w:t>
            </w:r>
          </w:p>
        </w:tc>
      </w:tr>
      <w:tr w:rsidR="0042060D" w:rsidRPr="00DB7015" w14:paraId="4B02EF5B" w14:textId="77777777" w:rsidTr="00A95581">
        <w:trPr>
          <w:trHeight w:val="318"/>
        </w:trPr>
        <w:tc>
          <w:tcPr>
            <w:tcW w:w="3939" w:type="dxa"/>
          </w:tcPr>
          <w:p w14:paraId="767B5BDC" w14:textId="77777777" w:rsidR="0042060D" w:rsidRPr="00DB7015" w:rsidRDefault="00930D2E" w:rsidP="0020125D">
            <w:pPr>
              <w:pStyle w:val="TableParagraph"/>
              <w:spacing w:before="1"/>
              <w:ind w:left="567"/>
              <w:jc w:val="center"/>
              <w:rPr>
                <w:sz w:val="24"/>
              </w:rPr>
            </w:pPr>
            <w:r w:rsidRPr="00DB7015">
              <w:rPr>
                <w:sz w:val="24"/>
              </w:rPr>
              <w:t>4</w:t>
            </w:r>
          </w:p>
        </w:tc>
        <w:tc>
          <w:tcPr>
            <w:tcW w:w="4079" w:type="dxa"/>
          </w:tcPr>
          <w:p w14:paraId="75800313" w14:textId="77777777" w:rsidR="0042060D" w:rsidRPr="00DB7015" w:rsidRDefault="00930D2E" w:rsidP="0020125D">
            <w:pPr>
              <w:pStyle w:val="TableParagraph"/>
              <w:spacing w:before="1"/>
              <w:ind w:left="567"/>
              <w:jc w:val="center"/>
              <w:rPr>
                <w:sz w:val="24"/>
              </w:rPr>
            </w:pPr>
            <w:r w:rsidRPr="00DB7015">
              <w:rPr>
                <w:sz w:val="24"/>
              </w:rPr>
              <w:t>Agree</w:t>
            </w:r>
          </w:p>
        </w:tc>
      </w:tr>
      <w:tr w:rsidR="0042060D" w:rsidRPr="00DB7015" w14:paraId="105D4BFE" w14:textId="77777777" w:rsidTr="00A95581">
        <w:trPr>
          <w:trHeight w:val="316"/>
        </w:trPr>
        <w:tc>
          <w:tcPr>
            <w:tcW w:w="3939" w:type="dxa"/>
          </w:tcPr>
          <w:p w14:paraId="4AA54ED9" w14:textId="77777777" w:rsidR="0042060D" w:rsidRPr="00DB7015" w:rsidRDefault="00930D2E" w:rsidP="0020125D">
            <w:pPr>
              <w:pStyle w:val="TableParagraph"/>
              <w:ind w:left="567"/>
              <w:jc w:val="center"/>
              <w:rPr>
                <w:sz w:val="24"/>
              </w:rPr>
            </w:pPr>
            <w:r w:rsidRPr="00DB7015">
              <w:rPr>
                <w:sz w:val="24"/>
              </w:rPr>
              <w:t>3</w:t>
            </w:r>
          </w:p>
        </w:tc>
        <w:tc>
          <w:tcPr>
            <w:tcW w:w="4079" w:type="dxa"/>
          </w:tcPr>
          <w:p w14:paraId="42CEBE0A" w14:textId="77777777" w:rsidR="0042060D" w:rsidRPr="00DB7015" w:rsidRDefault="00930D2E" w:rsidP="0020125D">
            <w:pPr>
              <w:pStyle w:val="TableParagraph"/>
              <w:ind w:left="567"/>
              <w:jc w:val="center"/>
              <w:rPr>
                <w:sz w:val="24"/>
              </w:rPr>
            </w:pPr>
            <w:r w:rsidRPr="00DB7015">
              <w:rPr>
                <w:sz w:val="24"/>
              </w:rPr>
              <w:t>Neutral</w:t>
            </w:r>
          </w:p>
        </w:tc>
      </w:tr>
      <w:tr w:rsidR="0042060D" w:rsidRPr="00DB7015" w14:paraId="1DD02C3F" w14:textId="77777777" w:rsidTr="00A95581">
        <w:trPr>
          <w:trHeight w:val="318"/>
        </w:trPr>
        <w:tc>
          <w:tcPr>
            <w:tcW w:w="3939" w:type="dxa"/>
          </w:tcPr>
          <w:p w14:paraId="66391840" w14:textId="77777777" w:rsidR="0042060D" w:rsidRPr="00DB7015" w:rsidRDefault="00930D2E" w:rsidP="0020125D">
            <w:pPr>
              <w:pStyle w:val="TableParagraph"/>
              <w:ind w:left="567"/>
              <w:jc w:val="center"/>
              <w:rPr>
                <w:sz w:val="24"/>
              </w:rPr>
            </w:pPr>
            <w:r w:rsidRPr="00DB7015">
              <w:rPr>
                <w:sz w:val="24"/>
              </w:rPr>
              <w:t>2</w:t>
            </w:r>
          </w:p>
        </w:tc>
        <w:tc>
          <w:tcPr>
            <w:tcW w:w="4079" w:type="dxa"/>
          </w:tcPr>
          <w:p w14:paraId="37644C4E" w14:textId="77777777" w:rsidR="0042060D" w:rsidRPr="00DB7015" w:rsidRDefault="00930D2E" w:rsidP="0020125D">
            <w:pPr>
              <w:pStyle w:val="TableParagraph"/>
              <w:ind w:left="567"/>
              <w:jc w:val="center"/>
              <w:rPr>
                <w:sz w:val="24"/>
              </w:rPr>
            </w:pPr>
            <w:r w:rsidRPr="00DB7015">
              <w:rPr>
                <w:sz w:val="24"/>
              </w:rPr>
              <w:t>Disagree</w:t>
            </w:r>
          </w:p>
        </w:tc>
      </w:tr>
      <w:tr w:rsidR="0042060D" w:rsidRPr="00DB7015" w14:paraId="274D82E8" w14:textId="77777777" w:rsidTr="00A95581">
        <w:trPr>
          <w:trHeight w:val="316"/>
        </w:trPr>
        <w:tc>
          <w:tcPr>
            <w:tcW w:w="3939" w:type="dxa"/>
          </w:tcPr>
          <w:p w14:paraId="563E338B" w14:textId="77777777" w:rsidR="0042060D" w:rsidRPr="00DB7015" w:rsidRDefault="00930D2E" w:rsidP="0020125D">
            <w:pPr>
              <w:pStyle w:val="TableParagraph"/>
              <w:ind w:left="567"/>
              <w:jc w:val="center"/>
              <w:rPr>
                <w:sz w:val="24"/>
              </w:rPr>
            </w:pPr>
            <w:r w:rsidRPr="00DB7015">
              <w:rPr>
                <w:sz w:val="24"/>
              </w:rPr>
              <w:t>1</w:t>
            </w:r>
          </w:p>
        </w:tc>
        <w:tc>
          <w:tcPr>
            <w:tcW w:w="4079" w:type="dxa"/>
          </w:tcPr>
          <w:p w14:paraId="2B4C405A" w14:textId="77777777" w:rsidR="0042060D" w:rsidRPr="00DB7015" w:rsidRDefault="00930D2E" w:rsidP="0020125D">
            <w:pPr>
              <w:pStyle w:val="TableParagraph"/>
              <w:ind w:left="567"/>
              <w:jc w:val="center"/>
              <w:rPr>
                <w:sz w:val="24"/>
              </w:rPr>
            </w:pPr>
            <w:r w:rsidRPr="00DB7015">
              <w:rPr>
                <w:sz w:val="24"/>
              </w:rPr>
              <w:t>Strongly</w:t>
            </w:r>
            <w:r w:rsidRPr="00DB7015">
              <w:rPr>
                <w:spacing w:val="-2"/>
                <w:sz w:val="24"/>
              </w:rPr>
              <w:t xml:space="preserve"> </w:t>
            </w:r>
            <w:r w:rsidRPr="00DB7015">
              <w:rPr>
                <w:sz w:val="24"/>
              </w:rPr>
              <w:t>Disagree</w:t>
            </w:r>
          </w:p>
        </w:tc>
      </w:tr>
    </w:tbl>
    <w:p w14:paraId="63A3B953" w14:textId="77777777" w:rsidR="0042060D" w:rsidRPr="00DB7015" w:rsidRDefault="00930D2E" w:rsidP="0020125D">
      <w:pPr>
        <w:pStyle w:val="BodyText"/>
        <w:ind w:left="567"/>
        <w:jc w:val="both"/>
      </w:pPr>
      <w:proofErr w:type="gramStart"/>
      <w:r w:rsidRPr="00DB7015">
        <w:rPr>
          <w:i/>
        </w:rPr>
        <w:t>Source</w:t>
      </w:r>
      <w:r w:rsidRPr="00DB7015">
        <w:rPr>
          <w:i/>
          <w:spacing w:val="-2"/>
        </w:rPr>
        <w:t xml:space="preserve"> </w:t>
      </w:r>
      <w:r w:rsidRPr="00DB7015">
        <w:t>:</w:t>
      </w:r>
      <w:proofErr w:type="gramEnd"/>
      <w:r w:rsidRPr="00DB7015">
        <w:rPr>
          <w:spacing w:val="-1"/>
        </w:rPr>
        <w:t xml:space="preserve"> </w:t>
      </w:r>
      <w:r w:rsidRPr="00DB7015">
        <w:t>Öztürk</w:t>
      </w:r>
      <w:r w:rsidRPr="00DB7015">
        <w:rPr>
          <w:spacing w:val="1"/>
        </w:rPr>
        <w:t xml:space="preserve"> </w:t>
      </w:r>
      <w:r w:rsidRPr="00DB7015">
        <w:t>and</w:t>
      </w:r>
      <w:r w:rsidRPr="00DB7015">
        <w:rPr>
          <w:spacing w:val="-1"/>
        </w:rPr>
        <w:t xml:space="preserve"> </w:t>
      </w:r>
      <w:r w:rsidRPr="00DB7015">
        <w:t>Gürbüz,</w:t>
      </w:r>
      <w:r w:rsidRPr="00DB7015">
        <w:rPr>
          <w:spacing w:val="-1"/>
        </w:rPr>
        <w:t xml:space="preserve"> </w:t>
      </w:r>
      <w:r w:rsidRPr="00DB7015">
        <w:t>(2014).</w:t>
      </w:r>
    </w:p>
    <w:p w14:paraId="1FAE9CD9" w14:textId="77777777" w:rsidR="00AA4FAE" w:rsidRDefault="00AA4FAE" w:rsidP="0020125D">
      <w:pPr>
        <w:pStyle w:val="BodyText"/>
        <w:spacing w:before="40"/>
        <w:ind w:left="567" w:right="1548" w:firstLine="709"/>
        <w:jc w:val="both"/>
        <w:rPr>
          <w:ins w:id="70" w:author="User" w:date="2024-10-24T12:07:00Z"/>
          <w:color w:val="000000"/>
        </w:rPr>
      </w:pPr>
      <w:ins w:id="71" w:author="User" w:date="2024-10-24T12:07:00Z">
        <w:r>
          <w:rPr>
            <w:color w:val="000000"/>
          </w:rPr>
          <w:t xml:space="preserve">As shown in the above table, if students respond to questions with a  negative context by selecting "Strongly Agree," they received a score of 5, if they  select "Agree," they received a score of 4, if they select "Neutral," they received a  score of 3, if they select "Disagree," they received a score of 2, and if they select  "Strongly Disagree," they received a score of 1. After adding together all of </w:t>
        </w:r>
        <w:proofErr w:type="gramStart"/>
        <w:r>
          <w:rPr>
            <w:color w:val="000000"/>
          </w:rPr>
          <w:t>the  student</w:t>
        </w:r>
        <w:proofErr w:type="gramEnd"/>
        <w:r>
          <w:rPr>
            <w:color w:val="000000"/>
          </w:rPr>
          <w:t xml:space="preserve"> responses to a single number, the degree of student </w:t>
        </w:r>
        <w:r>
          <w:rPr>
            <w:color w:val="000000"/>
          </w:rPr>
          <w:lastRenderedPageBreak/>
          <w:t xml:space="preserve">anxiety is calculated  by running the data through the level of anxiety scale. Following that, learners were separated into two groups: those with high anxiety levels and those with </w:t>
        </w:r>
        <w:proofErr w:type="gramStart"/>
        <w:r>
          <w:rPr>
            <w:color w:val="000000"/>
          </w:rPr>
          <w:t>low  anxiety</w:t>
        </w:r>
        <w:proofErr w:type="gramEnd"/>
        <w:r>
          <w:rPr>
            <w:color w:val="000000"/>
          </w:rPr>
          <w:t xml:space="preserve"> levels. </w:t>
        </w:r>
      </w:ins>
    </w:p>
    <w:p w14:paraId="1B098417" w14:textId="05F83FA7" w:rsidR="0042060D" w:rsidRPr="00DB7015" w:rsidRDefault="00930D2E" w:rsidP="0020125D">
      <w:pPr>
        <w:pStyle w:val="BodyText"/>
        <w:spacing w:before="40"/>
        <w:ind w:left="567" w:right="1548" w:firstLine="709"/>
        <w:jc w:val="both"/>
      </w:pPr>
      <w:r w:rsidRPr="00DB7015">
        <w:t>After adding together all of the student responses to a single number, the degree of</w:t>
      </w:r>
      <w:r w:rsidRPr="00DB7015">
        <w:rPr>
          <w:spacing w:val="1"/>
        </w:rPr>
        <w:t xml:space="preserve"> </w:t>
      </w:r>
      <w:r w:rsidRPr="00DB7015">
        <w:t>student anxiety is calculated by running the data through the level of anxiety scale.</w:t>
      </w:r>
      <w:r w:rsidRPr="00DB7015">
        <w:rPr>
          <w:spacing w:val="1"/>
        </w:rPr>
        <w:t xml:space="preserve"> </w:t>
      </w:r>
      <w:r w:rsidRPr="00DB7015">
        <w:t>Following that, learners were separated into two groups: those with high anxiety</w:t>
      </w:r>
      <w:r w:rsidRPr="00DB7015">
        <w:rPr>
          <w:spacing w:val="1"/>
        </w:rPr>
        <w:t xml:space="preserve"> </w:t>
      </w:r>
      <w:r w:rsidRPr="00DB7015">
        <w:t>levels</w:t>
      </w:r>
      <w:r w:rsidRPr="00DB7015">
        <w:rPr>
          <w:spacing w:val="-1"/>
        </w:rPr>
        <w:t xml:space="preserve"> </w:t>
      </w:r>
      <w:r w:rsidRPr="00DB7015">
        <w:t>and those with low</w:t>
      </w:r>
      <w:r w:rsidRPr="00DB7015">
        <w:rPr>
          <w:spacing w:val="2"/>
        </w:rPr>
        <w:t xml:space="preserve"> </w:t>
      </w:r>
      <w:r w:rsidRPr="00DB7015">
        <w:t>anxiety levels.</w:t>
      </w:r>
    </w:p>
    <w:p w14:paraId="571D1F26" w14:textId="77777777" w:rsidR="0042060D" w:rsidRPr="00DB7015" w:rsidRDefault="0042060D" w:rsidP="0020125D">
      <w:pPr>
        <w:pStyle w:val="BodyText"/>
        <w:spacing w:before="9"/>
        <w:ind w:left="567" w:firstLine="709"/>
        <w:rPr>
          <w:sz w:val="27"/>
        </w:rPr>
      </w:pPr>
    </w:p>
    <w:p w14:paraId="1340E8DF" w14:textId="77777777" w:rsidR="0042060D" w:rsidRPr="00DB7015" w:rsidRDefault="00930D2E" w:rsidP="0020125D">
      <w:pPr>
        <w:pStyle w:val="Heading1"/>
        <w:ind w:left="567"/>
        <w:jc w:val="both"/>
      </w:pPr>
      <w:r w:rsidRPr="00DB7015">
        <w:t>RESEARCH</w:t>
      </w:r>
      <w:r w:rsidRPr="00DB7015">
        <w:rPr>
          <w:spacing w:val="-1"/>
        </w:rPr>
        <w:t xml:space="preserve"> </w:t>
      </w:r>
      <w:r w:rsidRPr="00DB7015">
        <w:t>FINDINGS AND</w:t>
      </w:r>
      <w:r w:rsidRPr="00DB7015">
        <w:rPr>
          <w:spacing w:val="-2"/>
        </w:rPr>
        <w:t xml:space="preserve"> </w:t>
      </w:r>
      <w:r w:rsidRPr="00DB7015">
        <w:t>DISCUSSION</w:t>
      </w:r>
    </w:p>
    <w:p w14:paraId="3C32745A" w14:textId="37CF1E76" w:rsidR="0042060D" w:rsidRPr="00DB7015" w:rsidRDefault="000E09AD" w:rsidP="0020125D">
      <w:pPr>
        <w:spacing w:before="41"/>
        <w:ind w:left="567"/>
        <w:jc w:val="both"/>
        <w:rPr>
          <w:b/>
          <w:sz w:val="24"/>
        </w:rPr>
      </w:pPr>
      <w:r w:rsidRPr="00DB7015">
        <w:rPr>
          <w:b/>
          <w:sz w:val="24"/>
        </w:rPr>
        <w:t>RESEARCH FINDINGS</w:t>
      </w:r>
    </w:p>
    <w:p w14:paraId="76A66327" w14:textId="2A4D12E9" w:rsidR="0042060D" w:rsidRPr="00DB7015" w:rsidRDefault="00930D2E" w:rsidP="0020125D">
      <w:pPr>
        <w:pStyle w:val="BodyText"/>
        <w:spacing w:before="41"/>
        <w:ind w:left="567" w:right="1546" w:firstLine="709"/>
        <w:jc w:val="both"/>
      </w:pPr>
      <w:r w:rsidRPr="00DB7015">
        <w:t xml:space="preserve">The result consisted of 76 </w:t>
      </w:r>
      <w:r w:rsidR="00A100AE" w:rsidRPr="00DB7015">
        <w:t>students’</w:t>
      </w:r>
      <w:r w:rsidRPr="00DB7015">
        <w:t xml:space="preserve"> responses with 17 statements about foreign</w:t>
      </w:r>
      <w:r w:rsidRPr="00DB7015">
        <w:rPr>
          <w:spacing w:val="1"/>
        </w:rPr>
        <w:t xml:space="preserve"> </w:t>
      </w:r>
      <w:r w:rsidRPr="00DB7015">
        <w:t>languages</w:t>
      </w:r>
      <w:r w:rsidRPr="00DB7015">
        <w:rPr>
          <w:spacing w:val="-9"/>
        </w:rPr>
        <w:t xml:space="preserve"> </w:t>
      </w:r>
      <w:r w:rsidRPr="00DB7015">
        <w:t>speaking</w:t>
      </w:r>
      <w:r w:rsidRPr="00DB7015">
        <w:rPr>
          <w:spacing w:val="-9"/>
        </w:rPr>
        <w:t xml:space="preserve"> </w:t>
      </w:r>
      <w:r w:rsidRPr="00DB7015">
        <w:t>anxiety</w:t>
      </w:r>
      <w:r w:rsidRPr="00DB7015">
        <w:rPr>
          <w:spacing w:val="-9"/>
        </w:rPr>
        <w:t xml:space="preserve"> </w:t>
      </w:r>
      <w:r w:rsidRPr="00DB7015">
        <w:t>questionnaire</w:t>
      </w:r>
      <w:r w:rsidRPr="00DB7015">
        <w:rPr>
          <w:spacing w:val="-11"/>
        </w:rPr>
        <w:t xml:space="preserve"> </w:t>
      </w:r>
      <w:r w:rsidRPr="00DB7015">
        <w:t>(FLSAQ)</w:t>
      </w:r>
      <w:r w:rsidRPr="00DB7015">
        <w:rPr>
          <w:spacing w:val="-10"/>
        </w:rPr>
        <w:t xml:space="preserve"> </w:t>
      </w:r>
      <w:r w:rsidRPr="00DB7015">
        <w:t>from</w:t>
      </w:r>
      <w:r w:rsidRPr="00DB7015">
        <w:rPr>
          <w:spacing w:val="-9"/>
        </w:rPr>
        <w:t xml:space="preserve"> </w:t>
      </w:r>
      <w:r w:rsidRPr="00DB7015">
        <w:t>Öztürk</w:t>
      </w:r>
      <w:r w:rsidRPr="00DB7015">
        <w:rPr>
          <w:spacing w:val="-10"/>
        </w:rPr>
        <w:t xml:space="preserve"> </w:t>
      </w:r>
      <w:r w:rsidRPr="00DB7015">
        <w:t>and</w:t>
      </w:r>
      <w:r w:rsidRPr="00DB7015">
        <w:rPr>
          <w:spacing w:val="-9"/>
        </w:rPr>
        <w:t xml:space="preserve"> </w:t>
      </w:r>
      <w:r w:rsidRPr="00DB7015">
        <w:t>Gürbüz</w:t>
      </w:r>
      <w:r w:rsidRPr="00DB7015">
        <w:rPr>
          <w:spacing w:val="-11"/>
        </w:rPr>
        <w:t xml:space="preserve"> </w:t>
      </w:r>
      <w:r w:rsidRPr="00DB7015">
        <w:t>(2014)</w:t>
      </w:r>
      <w:r w:rsidRPr="00DB7015">
        <w:rPr>
          <w:spacing w:val="-58"/>
        </w:rPr>
        <w:t xml:space="preserve"> </w:t>
      </w:r>
      <w:r w:rsidRPr="00DB7015">
        <w:t>which were categorized into three parts of domain: test anxiety, communication</w:t>
      </w:r>
      <w:r w:rsidRPr="00DB7015">
        <w:rPr>
          <w:spacing w:val="1"/>
        </w:rPr>
        <w:t xml:space="preserve"> </w:t>
      </w:r>
      <w:r w:rsidRPr="00DB7015">
        <w:t>apprehension,</w:t>
      </w:r>
      <w:r w:rsidRPr="00DB7015">
        <w:rPr>
          <w:spacing w:val="1"/>
        </w:rPr>
        <w:t xml:space="preserve"> </w:t>
      </w:r>
      <w:r w:rsidRPr="00DB7015">
        <w:t>and fear of</w:t>
      </w:r>
      <w:r w:rsidRPr="00DB7015">
        <w:rPr>
          <w:spacing w:val="1"/>
        </w:rPr>
        <w:t xml:space="preserve"> </w:t>
      </w:r>
      <w:r w:rsidRPr="00DB7015">
        <w:t>negative</w:t>
      </w:r>
      <w:r w:rsidRPr="00DB7015">
        <w:rPr>
          <w:spacing w:val="-1"/>
        </w:rPr>
        <w:t xml:space="preserve"> </w:t>
      </w:r>
      <w:r w:rsidRPr="00DB7015">
        <w:t>evaluation.</w:t>
      </w:r>
    </w:p>
    <w:p w14:paraId="6836D3CA" w14:textId="043CECC8" w:rsidR="0042060D" w:rsidRPr="00DB7015" w:rsidRDefault="000E09AD" w:rsidP="0020125D">
      <w:pPr>
        <w:pStyle w:val="Heading1"/>
        <w:ind w:left="567"/>
        <w:jc w:val="both"/>
      </w:pPr>
      <w:r w:rsidRPr="00DB7015">
        <w:t>1.</w:t>
      </w:r>
      <w:r w:rsidRPr="00DB7015">
        <w:rPr>
          <w:spacing w:val="-1"/>
        </w:rPr>
        <w:t xml:space="preserve"> </w:t>
      </w:r>
      <w:r w:rsidRPr="00DB7015">
        <w:t>THE</w:t>
      </w:r>
      <w:r w:rsidRPr="00DB7015">
        <w:rPr>
          <w:spacing w:val="-2"/>
        </w:rPr>
        <w:t xml:space="preserve"> </w:t>
      </w:r>
      <w:r w:rsidRPr="00DB7015">
        <w:t>RESULT</w:t>
      </w:r>
      <w:r w:rsidRPr="00DB7015">
        <w:rPr>
          <w:spacing w:val="-1"/>
        </w:rPr>
        <w:t xml:space="preserve"> </w:t>
      </w:r>
      <w:r w:rsidRPr="00DB7015">
        <w:t>TYPE</w:t>
      </w:r>
      <w:r w:rsidRPr="00DB7015">
        <w:rPr>
          <w:spacing w:val="-2"/>
        </w:rPr>
        <w:t xml:space="preserve"> </w:t>
      </w:r>
      <w:r w:rsidRPr="00DB7015">
        <w:t>OF</w:t>
      </w:r>
      <w:r w:rsidRPr="00DB7015">
        <w:rPr>
          <w:spacing w:val="-2"/>
        </w:rPr>
        <w:t xml:space="preserve"> </w:t>
      </w:r>
      <w:r w:rsidRPr="00DB7015">
        <w:t>THE</w:t>
      </w:r>
      <w:r w:rsidRPr="00DB7015">
        <w:rPr>
          <w:spacing w:val="-2"/>
        </w:rPr>
        <w:t xml:space="preserve"> </w:t>
      </w:r>
      <w:r w:rsidRPr="00DB7015">
        <w:t>CATEGORIES</w:t>
      </w:r>
    </w:p>
    <w:p w14:paraId="1A67D9B5" w14:textId="2B8E9FC6" w:rsidR="0042060D" w:rsidRPr="00DB7015" w:rsidRDefault="00930D2E" w:rsidP="0020125D">
      <w:pPr>
        <w:pStyle w:val="BodyText"/>
        <w:spacing w:before="41"/>
        <w:ind w:left="567" w:right="1544" w:firstLine="709"/>
        <w:jc w:val="both"/>
      </w:pPr>
      <w:r w:rsidRPr="00DB7015">
        <w:t>The</w:t>
      </w:r>
      <w:r w:rsidRPr="00DB7015">
        <w:rPr>
          <w:spacing w:val="-5"/>
        </w:rPr>
        <w:t xml:space="preserve"> </w:t>
      </w:r>
      <w:r w:rsidRPr="00DB7015">
        <w:t>samples</w:t>
      </w:r>
      <w:r w:rsidRPr="00DB7015">
        <w:rPr>
          <w:spacing w:val="-4"/>
        </w:rPr>
        <w:t xml:space="preserve"> </w:t>
      </w:r>
      <w:r w:rsidRPr="00DB7015">
        <w:t>of</w:t>
      </w:r>
      <w:r w:rsidRPr="00DB7015">
        <w:rPr>
          <w:spacing w:val="-4"/>
        </w:rPr>
        <w:t xml:space="preserve"> </w:t>
      </w:r>
      <w:r w:rsidRPr="00DB7015">
        <w:t>this</w:t>
      </w:r>
      <w:r w:rsidRPr="00DB7015">
        <w:rPr>
          <w:spacing w:val="-4"/>
        </w:rPr>
        <w:t xml:space="preserve"> </w:t>
      </w:r>
      <w:r w:rsidRPr="00DB7015">
        <w:t>research</w:t>
      </w:r>
      <w:r w:rsidRPr="00DB7015">
        <w:rPr>
          <w:spacing w:val="-3"/>
        </w:rPr>
        <w:t xml:space="preserve"> </w:t>
      </w:r>
      <w:r w:rsidRPr="00DB7015">
        <w:t>are</w:t>
      </w:r>
      <w:r w:rsidRPr="00DB7015">
        <w:rPr>
          <w:spacing w:val="-5"/>
        </w:rPr>
        <w:t xml:space="preserve"> </w:t>
      </w:r>
      <w:r w:rsidRPr="00DB7015">
        <w:t>Eleventh</w:t>
      </w:r>
      <w:r w:rsidRPr="00DB7015">
        <w:rPr>
          <w:spacing w:val="-2"/>
        </w:rPr>
        <w:t xml:space="preserve"> </w:t>
      </w:r>
      <w:r w:rsidRPr="00DB7015">
        <w:t>grade</w:t>
      </w:r>
      <w:r w:rsidRPr="00DB7015">
        <w:rPr>
          <w:spacing w:val="-5"/>
        </w:rPr>
        <w:t xml:space="preserve"> </w:t>
      </w:r>
      <w:r w:rsidRPr="00DB7015">
        <w:t>whoever</w:t>
      </w:r>
      <w:r w:rsidRPr="00DB7015">
        <w:rPr>
          <w:spacing w:val="-4"/>
        </w:rPr>
        <w:t xml:space="preserve"> </w:t>
      </w:r>
      <w:r w:rsidRPr="00DB7015">
        <w:t>XI-3</w:t>
      </w:r>
      <w:r w:rsidRPr="00DB7015">
        <w:rPr>
          <w:spacing w:val="-4"/>
        </w:rPr>
        <w:t xml:space="preserve"> </w:t>
      </w:r>
      <w:r w:rsidRPr="00DB7015">
        <w:t>and</w:t>
      </w:r>
      <w:r w:rsidRPr="00DB7015">
        <w:rPr>
          <w:spacing w:val="-3"/>
        </w:rPr>
        <w:t xml:space="preserve"> </w:t>
      </w:r>
      <w:r w:rsidRPr="00DB7015">
        <w:t>XI-6</w:t>
      </w:r>
      <w:r w:rsidRPr="00DB7015">
        <w:rPr>
          <w:spacing w:val="-4"/>
        </w:rPr>
        <w:t xml:space="preserve"> </w:t>
      </w:r>
      <w:r w:rsidRPr="00DB7015">
        <w:t>which</w:t>
      </w:r>
      <w:r w:rsidRPr="00DB7015">
        <w:rPr>
          <w:spacing w:val="-3"/>
        </w:rPr>
        <w:t xml:space="preserve"> </w:t>
      </w:r>
      <w:r w:rsidRPr="00DB7015">
        <w:t>have</w:t>
      </w:r>
      <w:r w:rsidRPr="00DB7015">
        <w:rPr>
          <w:spacing w:val="-57"/>
        </w:rPr>
        <w:t xml:space="preserve"> </w:t>
      </w:r>
      <w:r w:rsidRPr="00DB7015">
        <w:t>76</w:t>
      </w:r>
      <w:r w:rsidRPr="00DB7015">
        <w:rPr>
          <w:spacing w:val="-10"/>
        </w:rPr>
        <w:t xml:space="preserve"> </w:t>
      </w:r>
      <w:r w:rsidRPr="00DB7015">
        <w:t>students</w:t>
      </w:r>
      <w:r w:rsidRPr="00DB7015">
        <w:rPr>
          <w:spacing w:val="-8"/>
        </w:rPr>
        <w:t xml:space="preserve"> </w:t>
      </w:r>
      <w:r w:rsidRPr="00DB7015">
        <w:t>of</w:t>
      </w:r>
      <w:r w:rsidRPr="00DB7015">
        <w:rPr>
          <w:spacing w:val="-9"/>
        </w:rPr>
        <w:t xml:space="preserve"> </w:t>
      </w:r>
      <w:r w:rsidRPr="00DB7015">
        <w:t>SMAN</w:t>
      </w:r>
      <w:r w:rsidRPr="00DB7015">
        <w:rPr>
          <w:spacing w:val="-9"/>
        </w:rPr>
        <w:t xml:space="preserve"> </w:t>
      </w:r>
      <w:r w:rsidRPr="00DB7015">
        <w:t>19</w:t>
      </w:r>
      <w:r w:rsidRPr="00DB7015">
        <w:rPr>
          <w:spacing w:val="-11"/>
        </w:rPr>
        <w:t xml:space="preserve"> </w:t>
      </w:r>
      <w:r w:rsidRPr="00DB7015">
        <w:t>Palembang.</w:t>
      </w:r>
      <w:r w:rsidRPr="00DB7015">
        <w:rPr>
          <w:spacing w:val="-9"/>
        </w:rPr>
        <w:t xml:space="preserve"> </w:t>
      </w:r>
      <w:r w:rsidRPr="00DB7015">
        <w:t>Based</w:t>
      </w:r>
      <w:r w:rsidRPr="00DB7015">
        <w:rPr>
          <w:spacing w:val="-9"/>
        </w:rPr>
        <w:t xml:space="preserve"> </w:t>
      </w:r>
      <w:r w:rsidRPr="00DB7015">
        <w:t>on</w:t>
      </w:r>
      <w:r w:rsidRPr="00DB7015">
        <w:rPr>
          <w:spacing w:val="-9"/>
        </w:rPr>
        <w:t xml:space="preserve"> </w:t>
      </w:r>
      <w:r w:rsidRPr="00DB7015">
        <w:t>Horwitz</w:t>
      </w:r>
      <w:r w:rsidRPr="00DB7015">
        <w:rPr>
          <w:spacing w:val="-9"/>
        </w:rPr>
        <w:t xml:space="preserve"> </w:t>
      </w:r>
      <w:r w:rsidRPr="00DB7015">
        <w:t>et</w:t>
      </w:r>
      <w:r w:rsidRPr="00DB7015">
        <w:rPr>
          <w:spacing w:val="-8"/>
        </w:rPr>
        <w:t xml:space="preserve"> </w:t>
      </w:r>
      <w:r w:rsidRPr="00DB7015">
        <w:t>al</w:t>
      </w:r>
      <w:r w:rsidRPr="00DB7015">
        <w:rPr>
          <w:spacing w:val="-8"/>
        </w:rPr>
        <w:t xml:space="preserve"> </w:t>
      </w:r>
      <w:r w:rsidRPr="00DB7015">
        <w:t>(1986),</w:t>
      </w:r>
      <w:r w:rsidRPr="00DB7015">
        <w:rPr>
          <w:spacing w:val="-9"/>
        </w:rPr>
        <w:t xml:space="preserve"> </w:t>
      </w:r>
      <w:r w:rsidRPr="00DB7015">
        <w:t>it</w:t>
      </w:r>
      <w:r w:rsidRPr="00DB7015">
        <w:rPr>
          <w:spacing w:val="-8"/>
        </w:rPr>
        <w:t xml:space="preserve"> </w:t>
      </w:r>
      <w:r w:rsidRPr="00DB7015">
        <w:t>was</w:t>
      </w:r>
      <w:r w:rsidRPr="00DB7015">
        <w:rPr>
          <w:spacing w:val="-5"/>
        </w:rPr>
        <w:t xml:space="preserve"> </w:t>
      </w:r>
      <w:r w:rsidRPr="00DB7015">
        <w:t>analyzed</w:t>
      </w:r>
      <w:r w:rsidRPr="00DB7015">
        <w:rPr>
          <w:spacing w:val="-58"/>
        </w:rPr>
        <w:t xml:space="preserve"> </w:t>
      </w:r>
      <w:r w:rsidRPr="00DB7015">
        <w:t>into three types of speaking anxiety such as communication apprehension, test</w:t>
      </w:r>
      <w:r w:rsidRPr="00DB7015">
        <w:rPr>
          <w:spacing w:val="1"/>
        </w:rPr>
        <w:t xml:space="preserve"> </w:t>
      </w:r>
      <w:r w:rsidRPr="00DB7015">
        <w:t xml:space="preserve">anxiety, and fear of negative evaluation. The total score </w:t>
      </w:r>
      <w:r w:rsidR="00A100AE" w:rsidRPr="00DB7015">
        <w:t>was</w:t>
      </w:r>
      <w:r w:rsidRPr="00DB7015">
        <w:t xml:space="preserve"> found of the data are</w:t>
      </w:r>
      <w:r w:rsidRPr="00DB7015">
        <w:rPr>
          <w:spacing w:val="1"/>
        </w:rPr>
        <w:t xml:space="preserve"> </w:t>
      </w:r>
      <w:ins w:id="72" w:author="User" w:date="2024-10-24T12:10:00Z">
        <w:r w:rsidR="00AA4FAE">
          <w:t>53</w:t>
        </w:r>
      </w:ins>
      <w:commentRangeStart w:id="73"/>
      <w:del w:id="74" w:author="User" w:date="2024-10-24T12:10:00Z">
        <w:r w:rsidRPr="00DB7015" w:rsidDel="00AA4FAE">
          <w:delText>156</w:delText>
        </w:r>
      </w:del>
      <w:r w:rsidRPr="00DB7015">
        <w:t>,</w:t>
      </w:r>
      <w:ins w:id="75" w:author="User" w:date="2024-10-24T12:10:00Z">
        <w:r w:rsidR="00AA4FAE">
          <w:t>05</w:t>
        </w:r>
      </w:ins>
      <w:del w:id="76" w:author="User" w:date="2024-10-24T12:10:00Z">
        <w:r w:rsidRPr="00DB7015" w:rsidDel="00AA4FAE">
          <w:delText>08</w:delText>
        </w:r>
      </w:del>
      <w:r w:rsidRPr="00DB7015">
        <w:t xml:space="preserve">% </w:t>
      </w:r>
      <w:commentRangeEnd w:id="73"/>
      <w:r w:rsidR="001211B1" w:rsidRPr="00DB7015">
        <w:rPr>
          <w:rStyle w:val="CommentReference"/>
        </w:rPr>
        <w:commentReference w:id="73"/>
      </w:r>
      <w:r w:rsidRPr="00DB7015">
        <w:t xml:space="preserve">for strongly agree and agree statement, while </w:t>
      </w:r>
      <w:del w:id="77" w:author="User" w:date="2024-10-24T12:11:00Z">
        <w:r w:rsidRPr="00DB7015" w:rsidDel="00AA4FAE">
          <w:delText>67,58</w:delText>
        </w:r>
      </w:del>
      <w:ins w:id="78" w:author="User" w:date="2024-10-24T12:11:00Z">
        <w:r w:rsidR="00AA4FAE">
          <w:t>22,57</w:t>
        </w:r>
      </w:ins>
      <w:r w:rsidRPr="00DB7015">
        <w:t>% for disagree and</w:t>
      </w:r>
      <w:r w:rsidRPr="00DB7015">
        <w:rPr>
          <w:spacing w:val="1"/>
        </w:rPr>
        <w:t xml:space="preserve"> </w:t>
      </w:r>
      <w:r w:rsidRPr="00DB7015">
        <w:t>strongly</w:t>
      </w:r>
      <w:r w:rsidRPr="00DB7015">
        <w:rPr>
          <w:spacing w:val="-6"/>
        </w:rPr>
        <w:t xml:space="preserve"> </w:t>
      </w:r>
      <w:r w:rsidRPr="00DB7015">
        <w:t>disagree</w:t>
      </w:r>
      <w:r w:rsidRPr="00DB7015">
        <w:rPr>
          <w:spacing w:val="-6"/>
        </w:rPr>
        <w:t xml:space="preserve"> </w:t>
      </w:r>
      <w:r w:rsidRPr="00DB7015">
        <w:t>statement.</w:t>
      </w:r>
      <w:r w:rsidRPr="00DB7015">
        <w:rPr>
          <w:spacing w:val="-6"/>
        </w:rPr>
        <w:t xml:space="preserve"> </w:t>
      </w:r>
      <w:r w:rsidRPr="00DB7015">
        <w:t>First,</w:t>
      </w:r>
      <w:r w:rsidRPr="00DB7015">
        <w:rPr>
          <w:spacing w:val="-5"/>
        </w:rPr>
        <w:t xml:space="preserve"> </w:t>
      </w:r>
      <w:r w:rsidRPr="00DB7015">
        <w:t>for</w:t>
      </w:r>
      <w:r w:rsidRPr="00DB7015">
        <w:rPr>
          <w:spacing w:val="-6"/>
        </w:rPr>
        <w:t xml:space="preserve"> </w:t>
      </w:r>
      <w:r w:rsidRPr="00DB7015">
        <w:t>the</w:t>
      </w:r>
      <w:r w:rsidRPr="00DB7015">
        <w:rPr>
          <w:spacing w:val="-6"/>
        </w:rPr>
        <w:t xml:space="preserve"> </w:t>
      </w:r>
      <w:r w:rsidRPr="00DB7015">
        <w:t>communication</w:t>
      </w:r>
      <w:r w:rsidRPr="00DB7015">
        <w:rPr>
          <w:spacing w:val="-5"/>
        </w:rPr>
        <w:t xml:space="preserve"> </w:t>
      </w:r>
      <w:r w:rsidRPr="00DB7015">
        <w:t>apprehension</w:t>
      </w:r>
      <w:r w:rsidRPr="00DB7015">
        <w:rPr>
          <w:spacing w:val="-6"/>
        </w:rPr>
        <w:t xml:space="preserve"> </w:t>
      </w:r>
      <w:r w:rsidRPr="00DB7015">
        <w:t>it</w:t>
      </w:r>
      <w:r w:rsidRPr="00DB7015">
        <w:rPr>
          <w:spacing w:val="-2"/>
        </w:rPr>
        <w:t xml:space="preserve"> </w:t>
      </w:r>
      <w:r w:rsidRPr="00DB7015">
        <w:t>was</w:t>
      </w:r>
      <w:r w:rsidRPr="00DB7015">
        <w:rPr>
          <w:spacing w:val="-6"/>
        </w:rPr>
        <w:t xml:space="preserve"> </w:t>
      </w:r>
      <w:r w:rsidRPr="00DB7015">
        <w:t>found</w:t>
      </w:r>
      <w:r w:rsidRPr="00DB7015">
        <w:rPr>
          <w:spacing w:val="-57"/>
        </w:rPr>
        <w:t xml:space="preserve"> </w:t>
      </w:r>
      <w:r w:rsidRPr="00DB7015">
        <w:t>that the score was 73% which had 52,08% for strongly agree and agree statement,</w:t>
      </w:r>
      <w:r w:rsidRPr="00DB7015">
        <w:rPr>
          <w:spacing w:val="1"/>
        </w:rPr>
        <w:t xml:space="preserve"> </w:t>
      </w:r>
      <w:r w:rsidRPr="00DB7015">
        <w:t>then</w:t>
      </w:r>
      <w:r w:rsidRPr="00DB7015">
        <w:rPr>
          <w:spacing w:val="-4"/>
        </w:rPr>
        <w:t xml:space="preserve"> </w:t>
      </w:r>
      <w:r w:rsidRPr="00DB7015">
        <w:t>21,92%</w:t>
      </w:r>
      <w:r w:rsidRPr="00DB7015">
        <w:rPr>
          <w:spacing w:val="-4"/>
        </w:rPr>
        <w:t xml:space="preserve"> </w:t>
      </w:r>
      <w:r w:rsidRPr="00DB7015">
        <w:t>for</w:t>
      </w:r>
      <w:r w:rsidRPr="00DB7015">
        <w:rPr>
          <w:spacing w:val="-4"/>
        </w:rPr>
        <w:t xml:space="preserve"> </w:t>
      </w:r>
      <w:r w:rsidRPr="00DB7015">
        <w:t>disagree</w:t>
      </w:r>
      <w:r w:rsidRPr="00DB7015">
        <w:rPr>
          <w:spacing w:val="-2"/>
        </w:rPr>
        <w:t xml:space="preserve"> </w:t>
      </w:r>
      <w:r w:rsidRPr="00DB7015">
        <w:t>and</w:t>
      </w:r>
      <w:r w:rsidRPr="00DB7015">
        <w:rPr>
          <w:spacing w:val="-3"/>
        </w:rPr>
        <w:t xml:space="preserve"> </w:t>
      </w:r>
      <w:r w:rsidRPr="00DB7015">
        <w:t>strongly</w:t>
      </w:r>
      <w:r w:rsidRPr="00DB7015">
        <w:rPr>
          <w:spacing w:val="-3"/>
        </w:rPr>
        <w:t xml:space="preserve"> </w:t>
      </w:r>
      <w:r w:rsidRPr="00DB7015">
        <w:t>disagree</w:t>
      </w:r>
      <w:r w:rsidRPr="00DB7015">
        <w:rPr>
          <w:spacing w:val="-4"/>
        </w:rPr>
        <w:t xml:space="preserve"> </w:t>
      </w:r>
      <w:r w:rsidRPr="00DB7015">
        <w:t>statement.</w:t>
      </w:r>
      <w:r w:rsidRPr="00DB7015">
        <w:rPr>
          <w:spacing w:val="-2"/>
        </w:rPr>
        <w:t xml:space="preserve"> </w:t>
      </w:r>
      <w:r w:rsidRPr="00DB7015">
        <w:t>Second,</w:t>
      </w:r>
      <w:r w:rsidRPr="00DB7015">
        <w:rPr>
          <w:spacing w:val="-3"/>
        </w:rPr>
        <w:t xml:space="preserve"> </w:t>
      </w:r>
      <w:r w:rsidRPr="00DB7015">
        <w:t>the</w:t>
      </w:r>
      <w:r w:rsidRPr="00DB7015">
        <w:rPr>
          <w:spacing w:val="-3"/>
        </w:rPr>
        <w:t xml:space="preserve"> </w:t>
      </w:r>
      <w:r w:rsidRPr="00DB7015">
        <w:t>total score</w:t>
      </w:r>
      <w:r w:rsidRPr="00DB7015">
        <w:rPr>
          <w:spacing w:val="-5"/>
        </w:rPr>
        <w:t xml:space="preserve"> </w:t>
      </w:r>
      <w:r w:rsidRPr="00DB7015">
        <w:t>of</w:t>
      </w:r>
      <w:r w:rsidRPr="00DB7015">
        <w:rPr>
          <w:spacing w:val="-57"/>
        </w:rPr>
        <w:t xml:space="preserve"> </w:t>
      </w:r>
      <w:r w:rsidRPr="00DB7015">
        <w:t>test anxiety type was found 75,62% which had 53,05% for strongly agree and agree</w:t>
      </w:r>
      <w:r w:rsidRPr="00DB7015">
        <w:rPr>
          <w:spacing w:val="-57"/>
        </w:rPr>
        <w:t xml:space="preserve"> </w:t>
      </w:r>
      <w:r w:rsidRPr="00DB7015">
        <w:t>statement,</w:t>
      </w:r>
      <w:r w:rsidRPr="00DB7015">
        <w:rPr>
          <w:spacing w:val="-6"/>
        </w:rPr>
        <w:t xml:space="preserve"> </w:t>
      </w:r>
      <w:r w:rsidRPr="00DB7015">
        <w:t>while</w:t>
      </w:r>
      <w:r w:rsidRPr="00DB7015">
        <w:rPr>
          <w:spacing w:val="-6"/>
        </w:rPr>
        <w:t xml:space="preserve"> </w:t>
      </w:r>
      <w:r w:rsidRPr="00DB7015">
        <w:t>22,57%</w:t>
      </w:r>
      <w:r w:rsidRPr="00DB7015">
        <w:rPr>
          <w:spacing w:val="-5"/>
        </w:rPr>
        <w:t xml:space="preserve"> </w:t>
      </w:r>
      <w:r w:rsidRPr="00DB7015">
        <w:t>for</w:t>
      </w:r>
      <w:r w:rsidRPr="00DB7015">
        <w:rPr>
          <w:spacing w:val="-7"/>
        </w:rPr>
        <w:t xml:space="preserve"> </w:t>
      </w:r>
      <w:r w:rsidRPr="00DB7015">
        <w:t>disagree</w:t>
      </w:r>
      <w:r w:rsidRPr="00DB7015">
        <w:rPr>
          <w:spacing w:val="-5"/>
        </w:rPr>
        <w:t xml:space="preserve"> </w:t>
      </w:r>
      <w:r w:rsidRPr="00DB7015">
        <w:t>and</w:t>
      </w:r>
      <w:r w:rsidRPr="00DB7015">
        <w:rPr>
          <w:spacing w:val="-5"/>
        </w:rPr>
        <w:t xml:space="preserve"> </w:t>
      </w:r>
      <w:r w:rsidRPr="00DB7015">
        <w:t>strongly</w:t>
      </w:r>
      <w:r w:rsidRPr="00DB7015">
        <w:rPr>
          <w:spacing w:val="-3"/>
        </w:rPr>
        <w:t xml:space="preserve"> </w:t>
      </w:r>
      <w:r w:rsidRPr="00DB7015">
        <w:t>disagree</w:t>
      </w:r>
      <w:r w:rsidRPr="00DB7015">
        <w:rPr>
          <w:spacing w:val="-6"/>
        </w:rPr>
        <w:t xml:space="preserve"> </w:t>
      </w:r>
      <w:r w:rsidRPr="00DB7015">
        <w:t>statement.</w:t>
      </w:r>
      <w:r w:rsidRPr="00DB7015">
        <w:rPr>
          <w:spacing w:val="-6"/>
        </w:rPr>
        <w:t xml:space="preserve"> </w:t>
      </w:r>
      <w:r w:rsidRPr="00DB7015">
        <w:t>Last,</w:t>
      </w:r>
      <w:r w:rsidRPr="00DB7015">
        <w:rPr>
          <w:spacing w:val="-2"/>
        </w:rPr>
        <w:t xml:space="preserve"> </w:t>
      </w:r>
      <w:r w:rsidRPr="00DB7015">
        <w:t>the</w:t>
      </w:r>
      <w:r w:rsidRPr="00DB7015">
        <w:rPr>
          <w:spacing w:val="-6"/>
        </w:rPr>
        <w:t xml:space="preserve"> </w:t>
      </w:r>
      <w:r w:rsidRPr="00DB7015">
        <w:t>type</w:t>
      </w:r>
      <w:r w:rsidRPr="00DB7015">
        <w:rPr>
          <w:spacing w:val="-58"/>
        </w:rPr>
        <w:t xml:space="preserve"> </w:t>
      </w:r>
      <w:r w:rsidRPr="00DB7015">
        <w:t>of fear of negative evaluation was found that the score was 70,04% which had</w:t>
      </w:r>
      <w:r w:rsidRPr="00DB7015">
        <w:rPr>
          <w:spacing w:val="1"/>
        </w:rPr>
        <w:t xml:space="preserve"> </w:t>
      </w:r>
      <w:r w:rsidRPr="00DB7015">
        <w:t>52,95% for strongly</w:t>
      </w:r>
      <w:r w:rsidRPr="00DB7015">
        <w:rPr>
          <w:spacing w:val="1"/>
        </w:rPr>
        <w:t xml:space="preserve"> </w:t>
      </w:r>
      <w:r w:rsidRPr="00DB7015">
        <w:t>agree</w:t>
      </w:r>
      <w:r w:rsidRPr="00DB7015">
        <w:rPr>
          <w:spacing w:val="1"/>
        </w:rPr>
        <w:t xml:space="preserve"> </w:t>
      </w:r>
      <w:r w:rsidRPr="00DB7015">
        <w:t>and</w:t>
      </w:r>
      <w:r w:rsidRPr="00DB7015">
        <w:rPr>
          <w:spacing w:val="1"/>
        </w:rPr>
        <w:t xml:space="preserve"> </w:t>
      </w:r>
      <w:r w:rsidRPr="00DB7015">
        <w:t>agree,</w:t>
      </w:r>
      <w:r w:rsidRPr="00DB7015">
        <w:rPr>
          <w:spacing w:val="1"/>
        </w:rPr>
        <w:t xml:space="preserve"> </w:t>
      </w:r>
      <w:r w:rsidRPr="00DB7015">
        <w:t>while 17,09% for disagree</w:t>
      </w:r>
      <w:r w:rsidRPr="00DB7015">
        <w:rPr>
          <w:spacing w:val="1"/>
        </w:rPr>
        <w:t xml:space="preserve"> </w:t>
      </w:r>
      <w:r w:rsidRPr="00DB7015">
        <w:t>and</w:t>
      </w:r>
      <w:r w:rsidRPr="00DB7015">
        <w:rPr>
          <w:spacing w:val="1"/>
        </w:rPr>
        <w:t xml:space="preserve"> </w:t>
      </w:r>
      <w:r w:rsidRPr="00DB7015">
        <w:t>strongly</w:t>
      </w:r>
      <w:r w:rsidRPr="00DB7015">
        <w:rPr>
          <w:spacing w:val="1"/>
        </w:rPr>
        <w:t xml:space="preserve"> </w:t>
      </w:r>
      <w:r w:rsidRPr="00DB7015">
        <w:t>disagree</w:t>
      </w:r>
      <w:r w:rsidRPr="00DB7015">
        <w:rPr>
          <w:spacing w:val="-2"/>
        </w:rPr>
        <w:t xml:space="preserve"> </w:t>
      </w:r>
      <w:r w:rsidRPr="00DB7015">
        <w:t>statement.</w:t>
      </w:r>
    </w:p>
    <w:p w14:paraId="5DFBCD3C" w14:textId="77777777" w:rsidR="0020125D" w:rsidRPr="00DB7015" w:rsidRDefault="0020125D" w:rsidP="0020125D">
      <w:pPr>
        <w:pStyle w:val="Heading1"/>
        <w:spacing w:before="174"/>
        <w:ind w:left="567"/>
      </w:pPr>
    </w:p>
    <w:p w14:paraId="2FB1D034" w14:textId="179F869C" w:rsidR="0042060D" w:rsidRPr="00DB7015" w:rsidRDefault="00930D2E" w:rsidP="0020125D">
      <w:pPr>
        <w:pStyle w:val="Heading1"/>
        <w:spacing w:before="174"/>
        <w:ind w:left="567"/>
      </w:pPr>
      <w:r w:rsidRPr="00DB7015">
        <w:t>Table</w:t>
      </w:r>
      <w:r w:rsidRPr="00DB7015">
        <w:rPr>
          <w:spacing w:val="-2"/>
        </w:rPr>
        <w:t xml:space="preserve"> </w:t>
      </w:r>
      <w:r w:rsidRPr="00DB7015">
        <w:t>2</w:t>
      </w:r>
    </w:p>
    <w:p w14:paraId="538D176F" w14:textId="11C13BEC" w:rsidR="0042060D" w:rsidRPr="00DB7015" w:rsidRDefault="00930D2E" w:rsidP="0020125D">
      <w:pPr>
        <w:spacing w:before="43"/>
        <w:ind w:left="567"/>
        <w:rPr>
          <w:b/>
          <w:sz w:val="24"/>
        </w:rPr>
      </w:pPr>
      <w:r w:rsidRPr="00DB7015">
        <w:rPr>
          <w:b/>
          <w:sz w:val="24"/>
        </w:rPr>
        <w:t>The</w:t>
      </w:r>
      <w:r w:rsidRPr="00DB7015">
        <w:rPr>
          <w:b/>
          <w:spacing w:val="-2"/>
          <w:sz w:val="24"/>
        </w:rPr>
        <w:t xml:space="preserve"> </w:t>
      </w:r>
      <w:r w:rsidRPr="00DB7015">
        <w:rPr>
          <w:b/>
          <w:sz w:val="24"/>
        </w:rPr>
        <w:t>Data</w:t>
      </w:r>
      <w:r w:rsidRPr="00DB7015">
        <w:rPr>
          <w:b/>
          <w:spacing w:val="-1"/>
          <w:sz w:val="24"/>
        </w:rPr>
        <w:t xml:space="preserve"> </w:t>
      </w:r>
      <w:r w:rsidRPr="00DB7015">
        <w:rPr>
          <w:b/>
          <w:sz w:val="24"/>
        </w:rPr>
        <w:t>Distribution of</w:t>
      </w:r>
      <w:r w:rsidRPr="00DB7015">
        <w:rPr>
          <w:b/>
          <w:spacing w:val="-2"/>
          <w:sz w:val="24"/>
        </w:rPr>
        <w:t xml:space="preserve"> </w:t>
      </w:r>
      <w:r w:rsidRPr="00DB7015">
        <w:rPr>
          <w:b/>
          <w:sz w:val="24"/>
        </w:rPr>
        <w:t>the</w:t>
      </w:r>
      <w:r w:rsidRPr="00DB7015">
        <w:rPr>
          <w:b/>
          <w:spacing w:val="-2"/>
          <w:sz w:val="24"/>
        </w:rPr>
        <w:t xml:space="preserve"> </w:t>
      </w:r>
      <w:r w:rsidRPr="00DB7015">
        <w:rPr>
          <w:b/>
          <w:sz w:val="24"/>
        </w:rPr>
        <w:t>students’</w:t>
      </w:r>
      <w:r w:rsidRPr="00DB7015">
        <w:rPr>
          <w:b/>
          <w:spacing w:val="-2"/>
          <w:sz w:val="24"/>
        </w:rPr>
        <w:t xml:space="preserve"> </w:t>
      </w:r>
      <w:r w:rsidRPr="00DB7015">
        <w:rPr>
          <w:b/>
          <w:sz w:val="24"/>
        </w:rPr>
        <w:t>Test</w:t>
      </w:r>
      <w:r w:rsidRPr="00DB7015">
        <w:rPr>
          <w:b/>
          <w:spacing w:val="-2"/>
          <w:sz w:val="24"/>
        </w:rPr>
        <w:t xml:space="preserve"> </w:t>
      </w:r>
      <w:r w:rsidRPr="00DB7015">
        <w:rPr>
          <w:b/>
          <w:sz w:val="24"/>
        </w:rPr>
        <w:t>Anxiety</w:t>
      </w:r>
    </w:p>
    <w:p w14:paraId="2FE2C5F6" w14:textId="77777777" w:rsidR="00A95581" w:rsidRPr="00DB7015" w:rsidRDefault="00A95581" w:rsidP="0020125D">
      <w:pPr>
        <w:pStyle w:val="BodyText"/>
        <w:spacing w:before="3"/>
        <w:rPr>
          <w:b/>
          <w:sz w:val="14"/>
        </w:rPr>
      </w:pP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1E0" w:firstRow="1" w:lastRow="1" w:firstColumn="1" w:lastColumn="1" w:noHBand="0" w:noVBand="0"/>
      </w:tblPr>
      <w:tblGrid>
        <w:gridCol w:w="495"/>
        <w:gridCol w:w="1460"/>
        <w:gridCol w:w="442"/>
        <w:gridCol w:w="663"/>
        <w:gridCol w:w="586"/>
        <w:gridCol w:w="663"/>
        <w:gridCol w:w="605"/>
        <w:gridCol w:w="677"/>
        <w:gridCol w:w="629"/>
        <w:gridCol w:w="721"/>
        <w:gridCol w:w="538"/>
        <w:gridCol w:w="721"/>
        <w:gridCol w:w="625"/>
        <w:gridCol w:w="720"/>
      </w:tblGrid>
      <w:tr w:rsidR="00A95581" w:rsidRPr="00DB7015" w14:paraId="1D723E74" w14:textId="77777777" w:rsidTr="0020299A">
        <w:trPr>
          <w:trHeight w:val="432"/>
        </w:trPr>
        <w:tc>
          <w:tcPr>
            <w:tcW w:w="495" w:type="dxa"/>
            <w:vMerge w:val="restart"/>
            <w:tcBorders>
              <w:left w:val="nil"/>
            </w:tcBorders>
            <w:hideMark/>
          </w:tcPr>
          <w:p w14:paraId="47DD3FE0" w14:textId="77777777" w:rsidR="00A95581" w:rsidRPr="00DB7015" w:rsidRDefault="00A95581" w:rsidP="0020125D">
            <w:pPr>
              <w:pStyle w:val="TableParagraph"/>
              <w:spacing w:before="20"/>
              <w:ind w:left="129"/>
              <w:rPr>
                <w:b/>
                <w:sz w:val="20"/>
              </w:rPr>
            </w:pPr>
            <w:r w:rsidRPr="00DB7015">
              <w:rPr>
                <w:b/>
                <w:spacing w:val="-5"/>
                <w:sz w:val="20"/>
              </w:rPr>
              <w:t>No</w:t>
            </w:r>
          </w:p>
        </w:tc>
        <w:tc>
          <w:tcPr>
            <w:tcW w:w="1460" w:type="dxa"/>
            <w:vMerge w:val="restart"/>
            <w:hideMark/>
          </w:tcPr>
          <w:p w14:paraId="0DE842FA" w14:textId="77777777" w:rsidR="00A95581" w:rsidRPr="00DB7015" w:rsidRDefault="00A95581" w:rsidP="0020125D">
            <w:pPr>
              <w:pStyle w:val="TableParagraph"/>
              <w:spacing w:before="20"/>
              <w:ind w:left="297"/>
              <w:rPr>
                <w:b/>
                <w:sz w:val="20"/>
              </w:rPr>
            </w:pPr>
            <w:r w:rsidRPr="00DB7015">
              <w:rPr>
                <w:b/>
                <w:spacing w:val="-2"/>
                <w:sz w:val="20"/>
              </w:rPr>
              <w:t>Statement</w:t>
            </w:r>
          </w:p>
        </w:tc>
        <w:tc>
          <w:tcPr>
            <w:tcW w:w="1105" w:type="dxa"/>
            <w:gridSpan w:val="2"/>
            <w:hideMark/>
          </w:tcPr>
          <w:p w14:paraId="225E390E" w14:textId="77777777" w:rsidR="00A95581" w:rsidRPr="00DB7015" w:rsidRDefault="00A95581" w:rsidP="0020125D">
            <w:pPr>
              <w:pStyle w:val="TableParagraph"/>
              <w:spacing w:before="20"/>
              <w:ind w:left="2"/>
              <w:jc w:val="center"/>
              <w:rPr>
                <w:b/>
                <w:sz w:val="20"/>
              </w:rPr>
            </w:pPr>
            <w:r w:rsidRPr="00DB7015">
              <w:rPr>
                <w:b/>
                <w:spacing w:val="-5"/>
                <w:sz w:val="20"/>
              </w:rPr>
              <w:t>SA</w:t>
            </w:r>
          </w:p>
        </w:tc>
        <w:tc>
          <w:tcPr>
            <w:tcW w:w="1249" w:type="dxa"/>
            <w:gridSpan w:val="2"/>
            <w:hideMark/>
          </w:tcPr>
          <w:p w14:paraId="13BF8576" w14:textId="77777777" w:rsidR="00A95581" w:rsidRPr="00DB7015" w:rsidRDefault="00A95581" w:rsidP="0020125D">
            <w:pPr>
              <w:pStyle w:val="TableParagraph"/>
              <w:spacing w:before="20"/>
              <w:ind w:left="27"/>
              <w:jc w:val="center"/>
              <w:rPr>
                <w:b/>
                <w:sz w:val="20"/>
              </w:rPr>
            </w:pPr>
            <w:r w:rsidRPr="00DB7015">
              <w:rPr>
                <w:b/>
                <w:spacing w:val="-10"/>
                <w:sz w:val="20"/>
              </w:rPr>
              <w:t>A</w:t>
            </w:r>
          </w:p>
        </w:tc>
        <w:tc>
          <w:tcPr>
            <w:tcW w:w="1282" w:type="dxa"/>
            <w:gridSpan w:val="2"/>
            <w:hideMark/>
          </w:tcPr>
          <w:p w14:paraId="356FBC43" w14:textId="77777777" w:rsidR="00A95581" w:rsidRPr="00DB7015" w:rsidRDefault="00A95581" w:rsidP="0020125D">
            <w:pPr>
              <w:pStyle w:val="TableParagraph"/>
              <w:spacing w:before="20"/>
              <w:ind w:left="300"/>
              <w:rPr>
                <w:b/>
                <w:sz w:val="20"/>
              </w:rPr>
            </w:pPr>
            <w:r w:rsidRPr="00DB7015">
              <w:rPr>
                <w:b/>
                <w:spacing w:val="-2"/>
                <w:sz w:val="20"/>
              </w:rPr>
              <w:t>TOTAL</w:t>
            </w:r>
          </w:p>
        </w:tc>
        <w:tc>
          <w:tcPr>
            <w:tcW w:w="1350" w:type="dxa"/>
            <w:gridSpan w:val="2"/>
            <w:hideMark/>
          </w:tcPr>
          <w:p w14:paraId="1A961941" w14:textId="77777777" w:rsidR="00A95581" w:rsidRPr="00DB7015" w:rsidRDefault="00A95581" w:rsidP="0020125D">
            <w:pPr>
              <w:pStyle w:val="TableParagraph"/>
              <w:spacing w:before="20"/>
              <w:ind w:left="31"/>
              <w:jc w:val="center"/>
              <w:rPr>
                <w:b/>
                <w:sz w:val="20"/>
              </w:rPr>
            </w:pPr>
            <w:r w:rsidRPr="00DB7015">
              <w:rPr>
                <w:b/>
                <w:spacing w:val="-10"/>
                <w:sz w:val="20"/>
              </w:rPr>
              <w:t>D</w:t>
            </w:r>
          </w:p>
        </w:tc>
        <w:tc>
          <w:tcPr>
            <w:tcW w:w="1259" w:type="dxa"/>
            <w:gridSpan w:val="2"/>
            <w:hideMark/>
          </w:tcPr>
          <w:p w14:paraId="0B538DF6" w14:textId="77777777" w:rsidR="00A95581" w:rsidRPr="00DB7015" w:rsidRDefault="00A95581" w:rsidP="0020125D">
            <w:pPr>
              <w:pStyle w:val="TableParagraph"/>
              <w:spacing w:before="20"/>
              <w:ind w:left="37"/>
              <w:jc w:val="center"/>
              <w:rPr>
                <w:b/>
                <w:sz w:val="20"/>
              </w:rPr>
            </w:pPr>
            <w:r w:rsidRPr="00DB7015">
              <w:rPr>
                <w:b/>
                <w:spacing w:val="-5"/>
                <w:sz w:val="20"/>
              </w:rPr>
              <w:t>SD</w:t>
            </w:r>
          </w:p>
        </w:tc>
        <w:tc>
          <w:tcPr>
            <w:tcW w:w="1345" w:type="dxa"/>
            <w:gridSpan w:val="2"/>
            <w:tcBorders>
              <w:right w:val="nil"/>
            </w:tcBorders>
            <w:hideMark/>
          </w:tcPr>
          <w:p w14:paraId="1F79C473" w14:textId="77777777" w:rsidR="00A95581" w:rsidRPr="00DB7015" w:rsidRDefault="00A95581" w:rsidP="0020125D">
            <w:pPr>
              <w:pStyle w:val="TableParagraph"/>
              <w:spacing w:before="20"/>
              <w:ind w:left="337"/>
              <w:rPr>
                <w:b/>
                <w:sz w:val="20"/>
              </w:rPr>
            </w:pPr>
            <w:r w:rsidRPr="00DB7015">
              <w:rPr>
                <w:b/>
                <w:spacing w:val="-2"/>
                <w:sz w:val="20"/>
              </w:rPr>
              <w:t>TOTAL</w:t>
            </w:r>
          </w:p>
        </w:tc>
      </w:tr>
      <w:tr w:rsidR="00A95581" w:rsidRPr="00DB7015" w14:paraId="639DAA43" w14:textId="77777777" w:rsidTr="0020299A">
        <w:trPr>
          <w:trHeight w:val="426"/>
        </w:trPr>
        <w:tc>
          <w:tcPr>
            <w:tcW w:w="495" w:type="dxa"/>
            <w:vMerge/>
            <w:tcBorders>
              <w:left w:val="nil"/>
            </w:tcBorders>
            <w:vAlign w:val="center"/>
            <w:hideMark/>
          </w:tcPr>
          <w:p w14:paraId="42D2B757" w14:textId="77777777" w:rsidR="00A95581" w:rsidRPr="00DB7015" w:rsidRDefault="00A95581" w:rsidP="0020125D">
            <w:pPr>
              <w:rPr>
                <w:b/>
                <w:sz w:val="20"/>
              </w:rPr>
            </w:pPr>
          </w:p>
        </w:tc>
        <w:tc>
          <w:tcPr>
            <w:tcW w:w="1460" w:type="dxa"/>
            <w:vMerge/>
            <w:vAlign w:val="center"/>
            <w:hideMark/>
          </w:tcPr>
          <w:p w14:paraId="28D05E39" w14:textId="77777777" w:rsidR="00A95581" w:rsidRPr="00DB7015" w:rsidRDefault="00A95581" w:rsidP="0020125D">
            <w:pPr>
              <w:rPr>
                <w:b/>
                <w:sz w:val="20"/>
              </w:rPr>
            </w:pPr>
          </w:p>
        </w:tc>
        <w:tc>
          <w:tcPr>
            <w:tcW w:w="442" w:type="dxa"/>
            <w:hideMark/>
          </w:tcPr>
          <w:p w14:paraId="5CBB6D79" w14:textId="77777777" w:rsidR="00A95581" w:rsidRPr="00DB7015" w:rsidRDefault="00A95581" w:rsidP="0020125D">
            <w:pPr>
              <w:pStyle w:val="TableParagraph"/>
              <w:spacing w:before="15"/>
              <w:ind w:left="8" w:right="2"/>
              <w:jc w:val="center"/>
              <w:rPr>
                <w:b/>
                <w:sz w:val="20"/>
              </w:rPr>
            </w:pPr>
            <w:r w:rsidRPr="00DB7015">
              <w:rPr>
                <w:b/>
                <w:spacing w:val="-10"/>
                <w:sz w:val="20"/>
              </w:rPr>
              <w:t>F</w:t>
            </w:r>
          </w:p>
        </w:tc>
        <w:tc>
          <w:tcPr>
            <w:tcW w:w="663" w:type="dxa"/>
            <w:hideMark/>
          </w:tcPr>
          <w:p w14:paraId="1D63A0B6" w14:textId="77777777" w:rsidR="00A95581" w:rsidRPr="00DB7015" w:rsidRDefault="00A95581" w:rsidP="0020125D">
            <w:pPr>
              <w:pStyle w:val="TableParagraph"/>
              <w:spacing w:before="15"/>
              <w:ind w:left="20" w:right="13"/>
              <w:jc w:val="center"/>
              <w:rPr>
                <w:b/>
                <w:sz w:val="20"/>
              </w:rPr>
            </w:pPr>
            <w:r w:rsidRPr="00DB7015">
              <w:rPr>
                <w:b/>
                <w:spacing w:val="-10"/>
                <w:sz w:val="20"/>
              </w:rPr>
              <w:t>%</w:t>
            </w:r>
          </w:p>
        </w:tc>
        <w:tc>
          <w:tcPr>
            <w:tcW w:w="586" w:type="dxa"/>
            <w:hideMark/>
          </w:tcPr>
          <w:p w14:paraId="12193339" w14:textId="77777777" w:rsidR="00A95581" w:rsidRPr="00DB7015" w:rsidRDefault="00A95581" w:rsidP="0020125D">
            <w:pPr>
              <w:pStyle w:val="TableParagraph"/>
              <w:spacing w:before="15"/>
              <w:ind w:left="17" w:right="2"/>
              <w:jc w:val="center"/>
              <w:rPr>
                <w:b/>
                <w:sz w:val="20"/>
              </w:rPr>
            </w:pPr>
            <w:r w:rsidRPr="00DB7015">
              <w:rPr>
                <w:b/>
                <w:spacing w:val="-10"/>
                <w:sz w:val="20"/>
              </w:rPr>
              <w:t>F</w:t>
            </w:r>
          </w:p>
        </w:tc>
        <w:tc>
          <w:tcPr>
            <w:tcW w:w="663" w:type="dxa"/>
            <w:hideMark/>
          </w:tcPr>
          <w:p w14:paraId="6BCEC1A9" w14:textId="77777777" w:rsidR="00A95581" w:rsidRPr="00DB7015" w:rsidRDefault="00A95581" w:rsidP="0020125D">
            <w:pPr>
              <w:pStyle w:val="TableParagraph"/>
              <w:spacing w:before="15"/>
              <w:ind w:left="20" w:right="14"/>
              <w:jc w:val="center"/>
              <w:rPr>
                <w:b/>
                <w:sz w:val="20"/>
              </w:rPr>
            </w:pPr>
            <w:r w:rsidRPr="00DB7015">
              <w:rPr>
                <w:b/>
                <w:spacing w:val="-10"/>
                <w:sz w:val="20"/>
              </w:rPr>
              <w:t>%</w:t>
            </w:r>
          </w:p>
        </w:tc>
        <w:tc>
          <w:tcPr>
            <w:tcW w:w="605" w:type="dxa"/>
            <w:hideMark/>
          </w:tcPr>
          <w:p w14:paraId="75E853D2" w14:textId="77777777" w:rsidR="00A95581" w:rsidRPr="00DB7015" w:rsidRDefault="00A95581" w:rsidP="0020125D">
            <w:pPr>
              <w:pStyle w:val="TableParagraph"/>
              <w:spacing w:before="15"/>
              <w:ind w:left="25" w:right="2"/>
              <w:jc w:val="center"/>
              <w:rPr>
                <w:b/>
                <w:sz w:val="20"/>
              </w:rPr>
            </w:pPr>
            <w:r w:rsidRPr="00DB7015">
              <w:rPr>
                <w:b/>
                <w:spacing w:val="-10"/>
                <w:sz w:val="20"/>
              </w:rPr>
              <w:t>F</w:t>
            </w:r>
          </w:p>
        </w:tc>
        <w:tc>
          <w:tcPr>
            <w:tcW w:w="677" w:type="dxa"/>
            <w:hideMark/>
          </w:tcPr>
          <w:p w14:paraId="6CE4A0FD" w14:textId="77777777" w:rsidR="00A95581" w:rsidRPr="00DB7015" w:rsidRDefault="00A95581" w:rsidP="0020125D">
            <w:pPr>
              <w:pStyle w:val="TableParagraph"/>
              <w:spacing w:before="15"/>
              <w:ind w:left="113"/>
              <w:rPr>
                <w:b/>
                <w:sz w:val="20"/>
              </w:rPr>
            </w:pPr>
            <w:r w:rsidRPr="00DB7015">
              <w:rPr>
                <w:b/>
                <w:spacing w:val="-10"/>
                <w:sz w:val="20"/>
              </w:rPr>
              <w:t>%</w:t>
            </w:r>
          </w:p>
        </w:tc>
        <w:tc>
          <w:tcPr>
            <w:tcW w:w="629" w:type="dxa"/>
            <w:hideMark/>
          </w:tcPr>
          <w:p w14:paraId="1A00F3F0" w14:textId="77777777" w:rsidR="00A95581" w:rsidRPr="00DB7015" w:rsidRDefault="00A95581" w:rsidP="0020125D">
            <w:pPr>
              <w:pStyle w:val="TableParagraph"/>
              <w:spacing w:before="15"/>
              <w:ind w:left="30" w:right="2"/>
              <w:jc w:val="center"/>
              <w:rPr>
                <w:b/>
                <w:sz w:val="20"/>
              </w:rPr>
            </w:pPr>
            <w:r w:rsidRPr="00DB7015">
              <w:rPr>
                <w:b/>
                <w:spacing w:val="-10"/>
                <w:sz w:val="20"/>
              </w:rPr>
              <w:t>F</w:t>
            </w:r>
          </w:p>
        </w:tc>
        <w:tc>
          <w:tcPr>
            <w:tcW w:w="721" w:type="dxa"/>
            <w:hideMark/>
          </w:tcPr>
          <w:p w14:paraId="319AF290" w14:textId="77777777" w:rsidR="00A95581" w:rsidRPr="00DB7015" w:rsidRDefault="00A95581" w:rsidP="0020125D">
            <w:pPr>
              <w:pStyle w:val="TableParagraph"/>
              <w:spacing w:before="15"/>
              <w:ind w:left="42" w:right="17"/>
              <w:jc w:val="center"/>
              <w:rPr>
                <w:b/>
                <w:sz w:val="20"/>
              </w:rPr>
            </w:pPr>
            <w:r w:rsidRPr="00DB7015">
              <w:rPr>
                <w:b/>
                <w:spacing w:val="-10"/>
                <w:sz w:val="20"/>
              </w:rPr>
              <w:t>%</w:t>
            </w:r>
          </w:p>
        </w:tc>
        <w:tc>
          <w:tcPr>
            <w:tcW w:w="538" w:type="dxa"/>
            <w:hideMark/>
          </w:tcPr>
          <w:p w14:paraId="205856E1" w14:textId="77777777" w:rsidR="00A95581" w:rsidRPr="00DB7015" w:rsidRDefault="00A95581" w:rsidP="0020125D">
            <w:pPr>
              <w:pStyle w:val="TableParagraph"/>
              <w:spacing w:before="15"/>
              <w:ind w:left="41"/>
              <w:jc w:val="center"/>
              <w:rPr>
                <w:b/>
                <w:sz w:val="20"/>
              </w:rPr>
            </w:pPr>
            <w:r w:rsidRPr="00DB7015">
              <w:rPr>
                <w:b/>
                <w:spacing w:val="-10"/>
                <w:sz w:val="20"/>
              </w:rPr>
              <w:t>F</w:t>
            </w:r>
          </w:p>
        </w:tc>
        <w:tc>
          <w:tcPr>
            <w:tcW w:w="721" w:type="dxa"/>
            <w:hideMark/>
          </w:tcPr>
          <w:p w14:paraId="7809C409" w14:textId="77777777" w:rsidR="00A95581" w:rsidRPr="00DB7015" w:rsidRDefault="00A95581" w:rsidP="0020125D">
            <w:pPr>
              <w:pStyle w:val="TableParagraph"/>
              <w:spacing w:before="15"/>
              <w:ind w:left="42" w:right="9"/>
              <w:jc w:val="center"/>
              <w:rPr>
                <w:b/>
                <w:sz w:val="20"/>
              </w:rPr>
            </w:pPr>
            <w:r w:rsidRPr="00DB7015">
              <w:rPr>
                <w:b/>
                <w:spacing w:val="-10"/>
                <w:sz w:val="20"/>
              </w:rPr>
              <w:t>%</w:t>
            </w:r>
          </w:p>
        </w:tc>
        <w:tc>
          <w:tcPr>
            <w:tcW w:w="625" w:type="dxa"/>
            <w:hideMark/>
          </w:tcPr>
          <w:p w14:paraId="29B2865B" w14:textId="77777777" w:rsidR="00A95581" w:rsidRPr="00DB7015" w:rsidRDefault="00A95581" w:rsidP="0020125D">
            <w:pPr>
              <w:pStyle w:val="TableParagraph"/>
              <w:spacing w:before="15"/>
              <w:ind w:left="40" w:right="1"/>
              <w:jc w:val="center"/>
              <w:rPr>
                <w:b/>
                <w:sz w:val="20"/>
              </w:rPr>
            </w:pPr>
            <w:r w:rsidRPr="00DB7015">
              <w:rPr>
                <w:b/>
                <w:spacing w:val="-10"/>
                <w:sz w:val="20"/>
              </w:rPr>
              <w:t>F</w:t>
            </w:r>
          </w:p>
        </w:tc>
        <w:tc>
          <w:tcPr>
            <w:tcW w:w="720" w:type="dxa"/>
            <w:tcBorders>
              <w:right w:val="nil"/>
            </w:tcBorders>
            <w:hideMark/>
          </w:tcPr>
          <w:p w14:paraId="40D918EA" w14:textId="77777777" w:rsidR="00A95581" w:rsidRPr="00DB7015" w:rsidRDefault="00A95581" w:rsidP="0020125D">
            <w:pPr>
              <w:pStyle w:val="TableParagraph"/>
              <w:spacing w:before="15"/>
              <w:ind w:left="45" w:right="4"/>
              <w:jc w:val="center"/>
              <w:rPr>
                <w:b/>
                <w:sz w:val="20"/>
              </w:rPr>
            </w:pPr>
            <w:r w:rsidRPr="00DB7015">
              <w:rPr>
                <w:b/>
                <w:spacing w:val="-10"/>
                <w:sz w:val="20"/>
              </w:rPr>
              <w:t>%</w:t>
            </w:r>
          </w:p>
        </w:tc>
      </w:tr>
      <w:tr w:rsidR="00A95581" w:rsidRPr="00DB7015" w14:paraId="1895F9A3" w14:textId="77777777" w:rsidTr="0020299A">
        <w:trPr>
          <w:trHeight w:val="1612"/>
        </w:trPr>
        <w:tc>
          <w:tcPr>
            <w:tcW w:w="495" w:type="dxa"/>
            <w:tcBorders>
              <w:left w:val="nil"/>
            </w:tcBorders>
            <w:hideMark/>
          </w:tcPr>
          <w:p w14:paraId="3299C3B4" w14:textId="77777777" w:rsidR="00A95581" w:rsidRPr="00DB7015" w:rsidRDefault="00A95581" w:rsidP="0020125D">
            <w:pPr>
              <w:pStyle w:val="TableParagraph"/>
              <w:spacing w:before="15"/>
              <w:ind w:left="80" w:right="62"/>
              <w:jc w:val="center"/>
              <w:rPr>
                <w:sz w:val="20"/>
              </w:rPr>
            </w:pPr>
            <w:r w:rsidRPr="00DB7015">
              <w:rPr>
                <w:spacing w:val="-10"/>
                <w:sz w:val="20"/>
              </w:rPr>
              <w:t>3</w:t>
            </w:r>
          </w:p>
        </w:tc>
        <w:tc>
          <w:tcPr>
            <w:tcW w:w="1460" w:type="dxa"/>
            <w:hideMark/>
          </w:tcPr>
          <w:p w14:paraId="4FF5916E" w14:textId="77777777" w:rsidR="00A95581" w:rsidRPr="00DB7015" w:rsidRDefault="00A95581" w:rsidP="0020125D">
            <w:pPr>
              <w:pStyle w:val="TableParagraph"/>
              <w:spacing w:before="15"/>
              <w:ind w:right="100"/>
              <w:rPr>
                <w:sz w:val="20"/>
              </w:rPr>
            </w:pPr>
            <w:r w:rsidRPr="00DB7015">
              <w:rPr>
                <w:sz w:val="20"/>
              </w:rPr>
              <w:t xml:space="preserve">In English classes, I </w:t>
            </w:r>
            <w:r w:rsidRPr="00DB7015">
              <w:rPr>
                <w:spacing w:val="-2"/>
                <w:sz w:val="20"/>
              </w:rPr>
              <w:t xml:space="preserve">become </w:t>
            </w:r>
            <w:r w:rsidRPr="00DB7015">
              <w:rPr>
                <w:sz w:val="20"/>
              </w:rPr>
              <w:t>nervous</w:t>
            </w:r>
            <w:r w:rsidRPr="00DB7015">
              <w:rPr>
                <w:spacing w:val="-13"/>
                <w:sz w:val="20"/>
              </w:rPr>
              <w:t xml:space="preserve"> </w:t>
            </w:r>
            <w:r w:rsidRPr="00DB7015">
              <w:rPr>
                <w:sz w:val="20"/>
              </w:rPr>
              <w:t>when</w:t>
            </w:r>
            <w:r w:rsidRPr="00DB7015">
              <w:rPr>
                <w:spacing w:val="-12"/>
                <w:sz w:val="20"/>
              </w:rPr>
              <w:t xml:space="preserve"> </w:t>
            </w:r>
            <w:r w:rsidRPr="00DB7015">
              <w:rPr>
                <w:sz w:val="20"/>
              </w:rPr>
              <w:t>I know</w:t>
            </w:r>
            <w:r w:rsidRPr="00DB7015">
              <w:rPr>
                <w:spacing w:val="40"/>
                <w:sz w:val="20"/>
              </w:rPr>
              <w:t xml:space="preserve"> </w:t>
            </w:r>
            <w:r w:rsidRPr="00DB7015">
              <w:rPr>
                <w:sz w:val="20"/>
              </w:rPr>
              <w:t>I'm</w:t>
            </w:r>
          </w:p>
          <w:p w14:paraId="1AD8F5EA" w14:textId="77777777" w:rsidR="00A95581" w:rsidRPr="00DB7015" w:rsidRDefault="00A95581" w:rsidP="0020125D">
            <w:pPr>
              <w:pStyle w:val="TableParagraph"/>
              <w:rPr>
                <w:sz w:val="20"/>
              </w:rPr>
            </w:pPr>
            <w:r w:rsidRPr="00DB7015">
              <w:rPr>
                <w:sz w:val="20"/>
              </w:rPr>
              <w:t>going to be called</w:t>
            </w:r>
            <w:r w:rsidRPr="00DB7015">
              <w:rPr>
                <w:spacing w:val="-9"/>
                <w:sz w:val="20"/>
              </w:rPr>
              <w:t xml:space="preserve"> </w:t>
            </w:r>
            <w:r w:rsidRPr="00DB7015">
              <w:rPr>
                <w:spacing w:val="-2"/>
                <w:sz w:val="20"/>
              </w:rPr>
              <w:t>upon.</w:t>
            </w:r>
          </w:p>
        </w:tc>
        <w:tc>
          <w:tcPr>
            <w:tcW w:w="442" w:type="dxa"/>
            <w:hideMark/>
          </w:tcPr>
          <w:p w14:paraId="105EDA64" w14:textId="77777777" w:rsidR="00A95581" w:rsidRPr="00DB7015" w:rsidRDefault="00A95581" w:rsidP="0020125D">
            <w:pPr>
              <w:pStyle w:val="TableParagraph"/>
              <w:spacing w:before="15"/>
              <w:ind w:left="8"/>
              <w:jc w:val="center"/>
              <w:rPr>
                <w:sz w:val="20"/>
              </w:rPr>
            </w:pPr>
            <w:r w:rsidRPr="00DB7015">
              <w:rPr>
                <w:spacing w:val="-5"/>
                <w:sz w:val="20"/>
              </w:rPr>
              <w:t>11</w:t>
            </w:r>
          </w:p>
        </w:tc>
        <w:tc>
          <w:tcPr>
            <w:tcW w:w="663" w:type="dxa"/>
            <w:hideMark/>
          </w:tcPr>
          <w:p w14:paraId="21ECF3A4" w14:textId="77777777" w:rsidR="00A95581" w:rsidRPr="00DB7015" w:rsidRDefault="00A95581" w:rsidP="0020125D">
            <w:pPr>
              <w:pStyle w:val="TableParagraph"/>
              <w:spacing w:before="15"/>
              <w:ind w:left="20" w:right="9"/>
              <w:jc w:val="center"/>
              <w:rPr>
                <w:sz w:val="20"/>
              </w:rPr>
            </w:pPr>
            <w:r w:rsidRPr="00DB7015">
              <w:rPr>
                <w:spacing w:val="-2"/>
                <w:sz w:val="20"/>
              </w:rPr>
              <w:t>14,47</w:t>
            </w:r>
          </w:p>
        </w:tc>
        <w:tc>
          <w:tcPr>
            <w:tcW w:w="586" w:type="dxa"/>
            <w:hideMark/>
          </w:tcPr>
          <w:p w14:paraId="1A4B8EBB" w14:textId="77777777" w:rsidR="00A95581" w:rsidRPr="00DB7015" w:rsidRDefault="00A95581" w:rsidP="0020125D">
            <w:pPr>
              <w:pStyle w:val="TableParagraph"/>
              <w:spacing w:before="15"/>
              <w:ind w:left="17"/>
              <w:jc w:val="center"/>
              <w:rPr>
                <w:sz w:val="20"/>
              </w:rPr>
            </w:pPr>
            <w:r w:rsidRPr="00DB7015">
              <w:rPr>
                <w:spacing w:val="-5"/>
                <w:sz w:val="20"/>
              </w:rPr>
              <w:t>28</w:t>
            </w:r>
          </w:p>
        </w:tc>
        <w:tc>
          <w:tcPr>
            <w:tcW w:w="663" w:type="dxa"/>
            <w:hideMark/>
          </w:tcPr>
          <w:p w14:paraId="5FAF5F98" w14:textId="77777777" w:rsidR="00A95581" w:rsidRPr="00DB7015" w:rsidRDefault="00A95581" w:rsidP="0020125D">
            <w:pPr>
              <w:pStyle w:val="TableParagraph"/>
              <w:spacing w:before="15"/>
              <w:ind w:left="20"/>
              <w:jc w:val="center"/>
              <w:rPr>
                <w:sz w:val="20"/>
              </w:rPr>
            </w:pPr>
            <w:r w:rsidRPr="00DB7015">
              <w:rPr>
                <w:spacing w:val="-2"/>
                <w:sz w:val="20"/>
              </w:rPr>
              <w:t>36,84</w:t>
            </w:r>
          </w:p>
        </w:tc>
        <w:tc>
          <w:tcPr>
            <w:tcW w:w="605" w:type="dxa"/>
            <w:hideMark/>
          </w:tcPr>
          <w:p w14:paraId="65F324E1" w14:textId="77777777" w:rsidR="00A95581" w:rsidRPr="00DB7015" w:rsidRDefault="00A95581" w:rsidP="0020125D">
            <w:pPr>
              <w:pStyle w:val="TableParagraph"/>
              <w:spacing w:before="20"/>
              <w:ind w:left="25"/>
              <w:jc w:val="center"/>
              <w:rPr>
                <w:b/>
                <w:sz w:val="20"/>
              </w:rPr>
            </w:pPr>
            <w:r w:rsidRPr="00DB7015">
              <w:rPr>
                <w:b/>
                <w:spacing w:val="-5"/>
                <w:sz w:val="20"/>
              </w:rPr>
              <w:t>39</w:t>
            </w:r>
          </w:p>
        </w:tc>
        <w:tc>
          <w:tcPr>
            <w:tcW w:w="677" w:type="dxa"/>
            <w:hideMark/>
          </w:tcPr>
          <w:p w14:paraId="3BDAC3B3" w14:textId="77777777" w:rsidR="00A95581" w:rsidRPr="00DB7015" w:rsidRDefault="00A95581" w:rsidP="0020125D">
            <w:pPr>
              <w:pStyle w:val="TableParagraph"/>
              <w:spacing w:before="20"/>
              <w:ind w:left="118"/>
              <w:rPr>
                <w:b/>
                <w:sz w:val="20"/>
              </w:rPr>
            </w:pPr>
            <w:r w:rsidRPr="00DB7015">
              <w:rPr>
                <w:b/>
                <w:spacing w:val="-2"/>
                <w:sz w:val="20"/>
              </w:rPr>
              <w:t>51,27</w:t>
            </w:r>
          </w:p>
        </w:tc>
        <w:tc>
          <w:tcPr>
            <w:tcW w:w="629" w:type="dxa"/>
            <w:hideMark/>
          </w:tcPr>
          <w:p w14:paraId="52927C73" w14:textId="77777777" w:rsidR="00A95581" w:rsidRPr="00DB7015" w:rsidRDefault="00A95581" w:rsidP="0020125D">
            <w:pPr>
              <w:pStyle w:val="TableParagraph"/>
              <w:spacing w:before="15"/>
              <w:ind w:left="30" w:right="5"/>
              <w:jc w:val="center"/>
              <w:rPr>
                <w:sz w:val="20"/>
              </w:rPr>
            </w:pPr>
            <w:r w:rsidRPr="00DB7015">
              <w:rPr>
                <w:spacing w:val="-10"/>
                <w:sz w:val="20"/>
              </w:rPr>
              <w:t>9</w:t>
            </w:r>
          </w:p>
        </w:tc>
        <w:tc>
          <w:tcPr>
            <w:tcW w:w="721" w:type="dxa"/>
            <w:hideMark/>
          </w:tcPr>
          <w:p w14:paraId="58BD1A1F" w14:textId="77777777" w:rsidR="00A95581" w:rsidRPr="00DB7015" w:rsidRDefault="00A95581" w:rsidP="0020125D">
            <w:pPr>
              <w:pStyle w:val="TableParagraph"/>
              <w:spacing w:before="15"/>
              <w:ind w:left="42" w:right="7"/>
              <w:jc w:val="center"/>
              <w:rPr>
                <w:sz w:val="20"/>
              </w:rPr>
            </w:pPr>
            <w:r w:rsidRPr="00DB7015">
              <w:rPr>
                <w:spacing w:val="-4"/>
                <w:sz w:val="20"/>
              </w:rPr>
              <w:t>11,8</w:t>
            </w:r>
          </w:p>
        </w:tc>
        <w:tc>
          <w:tcPr>
            <w:tcW w:w="538" w:type="dxa"/>
            <w:hideMark/>
          </w:tcPr>
          <w:p w14:paraId="69A00900" w14:textId="77777777" w:rsidR="00A95581" w:rsidRPr="00DB7015" w:rsidRDefault="00A95581" w:rsidP="0020125D">
            <w:pPr>
              <w:pStyle w:val="TableParagraph"/>
              <w:spacing w:before="15"/>
              <w:ind w:left="38"/>
              <w:jc w:val="center"/>
              <w:rPr>
                <w:sz w:val="20"/>
              </w:rPr>
            </w:pPr>
            <w:r w:rsidRPr="00DB7015">
              <w:rPr>
                <w:spacing w:val="-10"/>
                <w:sz w:val="20"/>
              </w:rPr>
              <w:t>2</w:t>
            </w:r>
          </w:p>
        </w:tc>
        <w:tc>
          <w:tcPr>
            <w:tcW w:w="721" w:type="dxa"/>
            <w:hideMark/>
          </w:tcPr>
          <w:p w14:paraId="3B863ADD" w14:textId="77777777" w:rsidR="00A95581" w:rsidRPr="00DB7015" w:rsidRDefault="00A95581" w:rsidP="0020125D">
            <w:pPr>
              <w:pStyle w:val="TableParagraph"/>
              <w:spacing w:before="15"/>
              <w:ind w:left="42"/>
              <w:jc w:val="center"/>
              <w:rPr>
                <w:sz w:val="20"/>
              </w:rPr>
            </w:pPr>
            <w:r w:rsidRPr="00DB7015">
              <w:rPr>
                <w:spacing w:val="-4"/>
                <w:sz w:val="20"/>
              </w:rPr>
              <w:t>2,63</w:t>
            </w:r>
          </w:p>
        </w:tc>
        <w:tc>
          <w:tcPr>
            <w:tcW w:w="625" w:type="dxa"/>
            <w:hideMark/>
          </w:tcPr>
          <w:p w14:paraId="278CFF69" w14:textId="77777777" w:rsidR="00A95581" w:rsidRPr="00DB7015" w:rsidRDefault="00A95581" w:rsidP="0020125D">
            <w:pPr>
              <w:pStyle w:val="TableParagraph"/>
              <w:spacing w:before="20"/>
              <w:ind w:left="40"/>
              <w:jc w:val="center"/>
              <w:rPr>
                <w:b/>
                <w:sz w:val="20"/>
              </w:rPr>
            </w:pPr>
            <w:r w:rsidRPr="00DB7015">
              <w:rPr>
                <w:b/>
                <w:spacing w:val="-5"/>
                <w:sz w:val="20"/>
              </w:rPr>
              <w:t>11</w:t>
            </w:r>
          </w:p>
        </w:tc>
        <w:tc>
          <w:tcPr>
            <w:tcW w:w="720" w:type="dxa"/>
            <w:tcBorders>
              <w:right w:val="nil"/>
            </w:tcBorders>
            <w:hideMark/>
          </w:tcPr>
          <w:p w14:paraId="672F31CA" w14:textId="77777777" w:rsidR="00A95581" w:rsidRPr="00DB7015" w:rsidRDefault="00A95581" w:rsidP="0020125D">
            <w:pPr>
              <w:pStyle w:val="TableParagraph"/>
              <w:spacing w:before="20"/>
              <w:ind w:left="45"/>
              <w:jc w:val="center"/>
              <w:rPr>
                <w:b/>
                <w:sz w:val="20"/>
              </w:rPr>
            </w:pPr>
            <w:r w:rsidRPr="00DB7015">
              <w:rPr>
                <w:b/>
                <w:spacing w:val="-2"/>
                <w:sz w:val="20"/>
              </w:rPr>
              <w:t>14,43</w:t>
            </w:r>
          </w:p>
        </w:tc>
      </w:tr>
      <w:tr w:rsidR="00A95581" w:rsidRPr="00DB7015" w14:paraId="0A8E78E5" w14:textId="77777777" w:rsidTr="0020299A">
        <w:trPr>
          <w:trHeight w:val="1809"/>
        </w:trPr>
        <w:tc>
          <w:tcPr>
            <w:tcW w:w="495" w:type="dxa"/>
            <w:tcBorders>
              <w:left w:val="nil"/>
            </w:tcBorders>
            <w:hideMark/>
          </w:tcPr>
          <w:p w14:paraId="4C96A13B" w14:textId="77777777" w:rsidR="00A95581" w:rsidRPr="00DB7015" w:rsidRDefault="00A95581" w:rsidP="0020125D">
            <w:pPr>
              <w:pStyle w:val="TableParagraph"/>
              <w:spacing w:before="15"/>
              <w:ind w:left="80" w:right="62"/>
              <w:jc w:val="center"/>
              <w:rPr>
                <w:sz w:val="20"/>
              </w:rPr>
            </w:pPr>
            <w:r w:rsidRPr="00DB7015">
              <w:rPr>
                <w:spacing w:val="-10"/>
                <w:sz w:val="20"/>
              </w:rPr>
              <w:t>5</w:t>
            </w:r>
          </w:p>
        </w:tc>
        <w:tc>
          <w:tcPr>
            <w:tcW w:w="1460" w:type="dxa"/>
            <w:hideMark/>
          </w:tcPr>
          <w:p w14:paraId="49B4250E" w14:textId="77777777" w:rsidR="00A95581" w:rsidRPr="00DB7015" w:rsidRDefault="00A95581" w:rsidP="0020125D">
            <w:pPr>
              <w:pStyle w:val="TableParagraph"/>
              <w:tabs>
                <w:tab w:val="left" w:pos="1065"/>
                <w:tab w:val="left" w:pos="1286"/>
              </w:tabs>
              <w:spacing w:before="15"/>
              <w:ind w:right="89"/>
              <w:rPr>
                <w:sz w:val="20"/>
              </w:rPr>
            </w:pPr>
            <w:r w:rsidRPr="00DB7015">
              <w:rPr>
                <w:sz w:val="20"/>
              </w:rPr>
              <w:t>When I</w:t>
            </w:r>
            <w:r w:rsidRPr="00DB7015">
              <w:rPr>
                <w:spacing w:val="-12"/>
                <w:sz w:val="20"/>
              </w:rPr>
              <w:t xml:space="preserve"> </w:t>
            </w:r>
            <w:r w:rsidRPr="00DB7015">
              <w:rPr>
                <w:sz w:val="20"/>
              </w:rPr>
              <w:t>have</w:t>
            </w:r>
            <w:r w:rsidRPr="00DB7015">
              <w:rPr>
                <w:spacing w:val="-7"/>
                <w:sz w:val="20"/>
              </w:rPr>
              <w:t xml:space="preserve"> </w:t>
            </w:r>
            <w:r w:rsidRPr="00DB7015">
              <w:rPr>
                <w:sz w:val="20"/>
              </w:rPr>
              <w:t>to speak in front of</w:t>
            </w:r>
            <w:r w:rsidRPr="00DB7015">
              <w:rPr>
                <w:spacing w:val="34"/>
                <w:sz w:val="20"/>
              </w:rPr>
              <w:t xml:space="preserve"> </w:t>
            </w:r>
            <w:r w:rsidRPr="00DB7015">
              <w:rPr>
                <w:sz w:val="20"/>
              </w:rPr>
              <w:t>the</w:t>
            </w:r>
            <w:r w:rsidRPr="00DB7015">
              <w:rPr>
                <w:spacing w:val="36"/>
                <w:sz w:val="20"/>
              </w:rPr>
              <w:t xml:space="preserve"> </w:t>
            </w:r>
            <w:r w:rsidRPr="00DB7015">
              <w:rPr>
                <w:sz w:val="20"/>
              </w:rPr>
              <w:t>class</w:t>
            </w:r>
            <w:r w:rsidRPr="00DB7015">
              <w:rPr>
                <w:spacing w:val="33"/>
                <w:sz w:val="20"/>
              </w:rPr>
              <w:t xml:space="preserve"> </w:t>
            </w:r>
            <w:r w:rsidRPr="00DB7015">
              <w:rPr>
                <w:sz w:val="20"/>
              </w:rPr>
              <w:t xml:space="preserve">in </w:t>
            </w:r>
            <w:r w:rsidRPr="00DB7015">
              <w:rPr>
                <w:spacing w:val="-2"/>
                <w:sz w:val="20"/>
              </w:rPr>
              <w:t>English</w:t>
            </w:r>
            <w:r w:rsidRPr="00DB7015">
              <w:rPr>
                <w:spacing w:val="80"/>
                <w:sz w:val="20"/>
              </w:rPr>
              <w:t xml:space="preserve"> </w:t>
            </w:r>
            <w:r w:rsidRPr="00DB7015">
              <w:rPr>
                <w:spacing w:val="-2"/>
                <w:sz w:val="20"/>
              </w:rPr>
              <w:t>without</w:t>
            </w:r>
            <w:r w:rsidRPr="00DB7015">
              <w:rPr>
                <w:sz w:val="20"/>
              </w:rPr>
              <w:tab/>
            </w:r>
            <w:r w:rsidRPr="00DB7015">
              <w:rPr>
                <w:spacing w:val="-4"/>
                <w:sz w:val="20"/>
              </w:rPr>
              <w:t xml:space="preserve">any </w:t>
            </w:r>
            <w:r w:rsidRPr="00DB7015">
              <w:rPr>
                <w:spacing w:val="-2"/>
                <w:sz w:val="20"/>
              </w:rPr>
              <w:t>preparation,</w:t>
            </w:r>
            <w:r w:rsidRPr="00DB7015">
              <w:rPr>
                <w:sz w:val="20"/>
              </w:rPr>
              <w:tab/>
            </w:r>
            <w:r w:rsidRPr="00DB7015">
              <w:rPr>
                <w:sz w:val="20"/>
              </w:rPr>
              <w:tab/>
            </w:r>
            <w:r w:rsidRPr="00DB7015">
              <w:rPr>
                <w:spacing w:val="-10"/>
                <w:sz w:val="20"/>
              </w:rPr>
              <w:t>I</w:t>
            </w:r>
            <w:r w:rsidRPr="00DB7015">
              <w:rPr>
                <w:sz w:val="20"/>
              </w:rPr>
              <w:t xml:space="preserve"> get nervous.</w:t>
            </w:r>
          </w:p>
        </w:tc>
        <w:tc>
          <w:tcPr>
            <w:tcW w:w="442" w:type="dxa"/>
            <w:hideMark/>
          </w:tcPr>
          <w:p w14:paraId="1EFE7503" w14:textId="77777777" w:rsidR="00A95581" w:rsidRPr="00DB7015" w:rsidRDefault="00A95581" w:rsidP="0020125D">
            <w:pPr>
              <w:pStyle w:val="TableParagraph"/>
              <w:spacing w:before="15"/>
              <w:ind w:left="8"/>
              <w:jc w:val="center"/>
              <w:rPr>
                <w:sz w:val="20"/>
              </w:rPr>
            </w:pPr>
            <w:r w:rsidRPr="00DB7015">
              <w:rPr>
                <w:spacing w:val="-5"/>
                <w:sz w:val="20"/>
              </w:rPr>
              <w:t>17</w:t>
            </w:r>
          </w:p>
        </w:tc>
        <w:tc>
          <w:tcPr>
            <w:tcW w:w="663" w:type="dxa"/>
            <w:hideMark/>
          </w:tcPr>
          <w:p w14:paraId="22DBAF49" w14:textId="77777777" w:rsidR="00A95581" w:rsidRPr="00DB7015" w:rsidRDefault="00A95581" w:rsidP="0020125D">
            <w:pPr>
              <w:pStyle w:val="TableParagraph"/>
              <w:spacing w:before="15"/>
              <w:ind w:left="20" w:right="9"/>
              <w:jc w:val="center"/>
              <w:rPr>
                <w:sz w:val="20"/>
              </w:rPr>
            </w:pPr>
            <w:r w:rsidRPr="00DB7015">
              <w:rPr>
                <w:spacing w:val="-2"/>
                <w:sz w:val="20"/>
              </w:rPr>
              <w:t>22,36</w:t>
            </w:r>
          </w:p>
        </w:tc>
        <w:tc>
          <w:tcPr>
            <w:tcW w:w="586" w:type="dxa"/>
            <w:hideMark/>
          </w:tcPr>
          <w:p w14:paraId="60E04A06" w14:textId="77777777" w:rsidR="00A95581" w:rsidRPr="00DB7015" w:rsidRDefault="00A95581" w:rsidP="0020125D">
            <w:pPr>
              <w:pStyle w:val="TableParagraph"/>
              <w:spacing w:before="15"/>
              <w:ind w:left="17"/>
              <w:jc w:val="center"/>
              <w:rPr>
                <w:sz w:val="20"/>
              </w:rPr>
            </w:pPr>
            <w:r w:rsidRPr="00DB7015">
              <w:rPr>
                <w:spacing w:val="-5"/>
                <w:sz w:val="20"/>
              </w:rPr>
              <w:t>34</w:t>
            </w:r>
          </w:p>
        </w:tc>
        <w:tc>
          <w:tcPr>
            <w:tcW w:w="663" w:type="dxa"/>
            <w:hideMark/>
          </w:tcPr>
          <w:p w14:paraId="1784C576" w14:textId="77777777" w:rsidR="00A95581" w:rsidRPr="00DB7015" w:rsidRDefault="00A95581" w:rsidP="0020125D">
            <w:pPr>
              <w:pStyle w:val="TableParagraph"/>
              <w:spacing w:before="15"/>
              <w:ind w:left="20" w:right="5"/>
              <w:jc w:val="center"/>
              <w:rPr>
                <w:sz w:val="20"/>
              </w:rPr>
            </w:pPr>
            <w:r w:rsidRPr="00DB7015">
              <w:rPr>
                <w:spacing w:val="-4"/>
                <w:sz w:val="20"/>
              </w:rPr>
              <w:t>44,3</w:t>
            </w:r>
          </w:p>
        </w:tc>
        <w:tc>
          <w:tcPr>
            <w:tcW w:w="605" w:type="dxa"/>
            <w:hideMark/>
          </w:tcPr>
          <w:p w14:paraId="5B980E51" w14:textId="77777777" w:rsidR="00A95581" w:rsidRPr="00DB7015" w:rsidRDefault="00A95581" w:rsidP="0020125D">
            <w:pPr>
              <w:pStyle w:val="TableParagraph"/>
              <w:spacing w:before="20"/>
              <w:ind w:left="25"/>
              <w:jc w:val="center"/>
              <w:rPr>
                <w:b/>
                <w:sz w:val="20"/>
              </w:rPr>
            </w:pPr>
            <w:r w:rsidRPr="00DB7015">
              <w:rPr>
                <w:b/>
                <w:spacing w:val="-5"/>
                <w:sz w:val="20"/>
              </w:rPr>
              <w:t>51</w:t>
            </w:r>
          </w:p>
        </w:tc>
        <w:tc>
          <w:tcPr>
            <w:tcW w:w="677" w:type="dxa"/>
            <w:hideMark/>
          </w:tcPr>
          <w:p w14:paraId="736A1A15" w14:textId="77777777" w:rsidR="00A95581" w:rsidRPr="00DB7015" w:rsidRDefault="00A95581" w:rsidP="0020125D">
            <w:pPr>
              <w:pStyle w:val="TableParagraph"/>
              <w:spacing w:before="20"/>
              <w:ind w:left="118"/>
              <w:rPr>
                <w:b/>
                <w:sz w:val="20"/>
              </w:rPr>
            </w:pPr>
            <w:r w:rsidRPr="00DB7015">
              <w:rPr>
                <w:b/>
                <w:spacing w:val="-2"/>
                <w:sz w:val="20"/>
              </w:rPr>
              <w:t>67,09</w:t>
            </w:r>
          </w:p>
        </w:tc>
        <w:tc>
          <w:tcPr>
            <w:tcW w:w="629" w:type="dxa"/>
            <w:hideMark/>
          </w:tcPr>
          <w:p w14:paraId="48777D9B" w14:textId="77777777" w:rsidR="00A95581" w:rsidRPr="00DB7015" w:rsidRDefault="00A95581" w:rsidP="0020125D">
            <w:pPr>
              <w:pStyle w:val="TableParagraph"/>
              <w:spacing w:before="15"/>
              <w:ind w:left="30"/>
              <w:jc w:val="center"/>
              <w:rPr>
                <w:sz w:val="20"/>
              </w:rPr>
            </w:pPr>
            <w:r w:rsidRPr="00DB7015">
              <w:rPr>
                <w:spacing w:val="-5"/>
                <w:sz w:val="20"/>
              </w:rPr>
              <w:t>13</w:t>
            </w:r>
          </w:p>
        </w:tc>
        <w:tc>
          <w:tcPr>
            <w:tcW w:w="721" w:type="dxa"/>
            <w:hideMark/>
          </w:tcPr>
          <w:p w14:paraId="2B1A8564" w14:textId="77777777" w:rsidR="00A95581" w:rsidRPr="00DB7015" w:rsidRDefault="00A95581" w:rsidP="0020125D">
            <w:pPr>
              <w:pStyle w:val="TableParagraph"/>
              <w:spacing w:before="15"/>
              <w:ind w:left="42" w:right="13"/>
              <w:jc w:val="center"/>
              <w:rPr>
                <w:sz w:val="20"/>
              </w:rPr>
            </w:pPr>
            <w:r w:rsidRPr="00DB7015">
              <w:rPr>
                <w:spacing w:val="-2"/>
                <w:sz w:val="20"/>
              </w:rPr>
              <w:t>17,10</w:t>
            </w:r>
          </w:p>
        </w:tc>
        <w:tc>
          <w:tcPr>
            <w:tcW w:w="538" w:type="dxa"/>
            <w:hideMark/>
          </w:tcPr>
          <w:p w14:paraId="337C1E40" w14:textId="77777777" w:rsidR="00A95581" w:rsidRPr="00DB7015" w:rsidRDefault="00A95581" w:rsidP="0020125D">
            <w:pPr>
              <w:pStyle w:val="TableParagraph"/>
              <w:spacing w:before="15"/>
              <w:ind w:left="38"/>
              <w:jc w:val="center"/>
              <w:rPr>
                <w:sz w:val="20"/>
              </w:rPr>
            </w:pPr>
            <w:r w:rsidRPr="00DB7015">
              <w:rPr>
                <w:spacing w:val="-10"/>
                <w:sz w:val="20"/>
              </w:rPr>
              <w:t>0</w:t>
            </w:r>
          </w:p>
        </w:tc>
        <w:tc>
          <w:tcPr>
            <w:tcW w:w="721" w:type="dxa"/>
            <w:hideMark/>
          </w:tcPr>
          <w:p w14:paraId="3BA15DAF" w14:textId="77777777" w:rsidR="00A95581" w:rsidRPr="00DB7015" w:rsidRDefault="00A95581" w:rsidP="0020125D">
            <w:pPr>
              <w:pStyle w:val="TableParagraph"/>
              <w:spacing w:before="15"/>
              <w:ind w:left="42" w:right="4"/>
              <w:jc w:val="center"/>
              <w:rPr>
                <w:sz w:val="20"/>
              </w:rPr>
            </w:pPr>
            <w:r w:rsidRPr="00DB7015">
              <w:rPr>
                <w:spacing w:val="-10"/>
                <w:sz w:val="20"/>
              </w:rPr>
              <w:t>0</w:t>
            </w:r>
          </w:p>
        </w:tc>
        <w:tc>
          <w:tcPr>
            <w:tcW w:w="625" w:type="dxa"/>
            <w:hideMark/>
          </w:tcPr>
          <w:p w14:paraId="3893D3A6" w14:textId="77777777" w:rsidR="00A95581" w:rsidRPr="00DB7015" w:rsidRDefault="00A95581" w:rsidP="0020125D">
            <w:pPr>
              <w:pStyle w:val="TableParagraph"/>
              <w:spacing w:before="20"/>
              <w:ind w:left="40"/>
              <w:jc w:val="center"/>
              <w:rPr>
                <w:b/>
                <w:sz w:val="20"/>
              </w:rPr>
            </w:pPr>
            <w:r w:rsidRPr="00DB7015">
              <w:rPr>
                <w:b/>
                <w:spacing w:val="-5"/>
                <w:sz w:val="20"/>
              </w:rPr>
              <w:t>13</w:t>
            </w:r>
          </w:p>
        </w:tc>
        <w:tc>
          <w:tcPr>
            <w:tcW w:w="720" w:type="dxa"/>
            <w:tcBorders>
              <w:right w:val="nil"/>
            </w:tcBorders>
            <w:hideMark/>
          </w:tcPr>
          <w:p w14:paraId="1A2B4F50" w14:textId="77777777" w:rsidR="00A95581" w:rsidRPr="00DB7015" w:rsidRDefault="00A95581" w:rsidP="0020125D">
            <w:pPr>
              <w:pStyle w:val="TableParagraph"/>
              <w:spacing w:before="20"/>
              <w:ind w:left="45"/>
              <w:jc w:val="center"/>
              <w:rPr>
                <w:b/>
                <w:sz w:val="20"/>
              </w:rPr>
            </w:pPr>
            <w:r w:rsidRPr="00DB7015">
              <w:rPr>
                <w:b/>
                <w:spacing w:val="-2"/>
                <w:sz w:val="20"/>
              </w:rPr>
              <w:t>17,10</w:t>
            </w:r>
          </w:p>
        </w:tc>
      </w:tr>
      <w:tr w:rsidR="00A95581" w:rsidRPr="00DB7015" w14:paraId="5F0DF451" w14:textId="77777777" w:rsidTr="0020299A">
        <w:trPr>
          <w:trHeight w:val="1377"/>
        </w:trPr>
        <w:tc>
          <w:tcPr>
            <w:tcW w:w="495" w:type="dxa"/>
            <w:tcBorders>
              <w:left w:val="nil"/>
            </w:tcBorders>
            <w:hideMark/>
          </w:tcPr>
          <w:p w14:paraId="16C0B1F3" w14:textId="77777777" w:rsidR="00A95581" w:rsidRPr="00DB7015" w:rsidRDefault="00A95581" w:rsidP="0020125D">
            <w:pPr>
              <w:pStyle w:val="TableParagraph"/>
              <w:spacing w:before="15"/>
              <w:ind w:left="75" w:right="62"/>
              <w:jc w:val="center"/>
              <w:rPr>
                <w:sz w:val="20"/>
              </w:rPr>
            </w:pPr>
            <w:r w:rsidRPr="00DB7015">
              <w:rPr>
                <w:spacing w:val="-5"/>
                <w:sz w:val="20"/>
              </w:rPr>
              <w:lastRenderedPageBreak/>
              <w:t>11</w:t>
            </w:r>
          </w:p>
        </w:tc>
        <w:tc>
          <w:tcPr>
            <w:tcW w:w="1460" w:type="dxa"/>
            <w:hideMark/>
          </w:tcPr>
          <w:p w14:paraId="79777910" w14:textId="77777777" w:rsidR="00A95581" w:rsidRPr="00DB7015" w:rsidRDefault="00A95581" w:rsidP="0020125D">
            <w:pPr>
              <w:pStyle w:val="TableParagraph"/>
              <w:spacing w:before="15"/>
              <w:ind w:right="154"/>
              <w:rPr>
                <w:sz w:val="20"/>
              </w:rPr>
            </w:pPr>
            <w:r w:rsidRPr="00DB7015">
              <w:rPr>
                <w:sz w:val="20"/>
              </w:rPr>
              <w:t>Knowing that tomorrow I will</w:t>
            </w:r>
            <w:r w:rsidRPr="00DB7015">
              <w:rPr>
                <w:spacing w:val="-13"/>
                <w:sz w:val="20"/>
              </w:rPr>
              <w:t xml:space="preserve"> </w:t>
            </w:r>
            <w:r w:rsidRPr="00DB7015">
              <w:rPr>
                <w:sz w:val="20"/>
              </w:rPr>
              <w:t>be</w:t>
            </w:r>
            <w:r w:rsidRPr="00DB7015">
              <w:rPr>
                <w:spacing w:val="-12"/>
                <w:sz w:val="20"/>
              </w:rPr>
              <w:t xml:space="preserve"> </w:t>
            </w:r>
            <w:r w:rsidRPr="00DB7015">
              <w:rPr>
                <w:sz w:val="20"/>
              </w:rPr>
              <w:t>present in English class really</w:t>
            </w:r>
          </w:p>
          <w:p w14:paraId="776C4715" w14:textId="77777777" w:rsidR="00A95581" w:rsidRPr="00DB7015" w:rsidRDefault="00A95581" w:rsidP="0020125D">
            <w:pPr>
              <w:pStyle w:val="TableParagraph"/>
              <w:spacing w:before="3"/>
              <w:rPr>
                <w:sz w:val="20"/>
              </w:rPr>
            </w:pPr>
            <w:r w:rsidRPr="00DB7015">
              <w:rPr>
                <w:sz w:val="20"/>
              </w:rPr>
              <w:t>ruins</w:t>
            </w:r>
            <w:r w:rsidRPr="00DB7015">
              <w:rPr>
                <w:spacing w:val="-13"/>
                <w:sz w:val="20"/>
              </w:rPr>
              <w:t xml:space="preserve"> </w:t>
            </w:r>
            <w:r w:rsidRPr="00DB7015">
              <w:rPr>
                <w:sz w:val="20"/>
              </w:rPr>
              <w:t>my</w:t>
            </w:r>
            <w:r w:rsidRPr="00DB7015">
              <w:rPr>
                <w:spacing w:val="-17"/>
                <w:sz w:val="20"/>
              </w:rPr>
              <w:t xml:space="preserve"> </w:t>
            </w:r>
            <w:r w:rsidRPr="00DB7015">
              <w:rPr>
                <w:spacing w:val="-2"/>
                <w:sz w:val="20"/>
              </w:rPr>
              <w:t>sleep</w:t>
            </w:r>
          </w:p>
        </w:tc>
        <w:tc>
          <w:tcPr>
            <w:tcW w:w="442" w:type="dxa"/>
            <w:hideMark/>
          </w:tcPr>
          <w:p w14:paraId="0FEFDC9B" w14:textId="77777777" w:rsidR="00A95581" w:rsidRPr="00DB7015" w:rsidRDefault="00A95581" w:rsidP="0020125D">
            <w:pPr>
              <w:pStyle w:val="TableParagraph"/>
              <w:spacing w:before="15"/>
              <w:ind w:left="8"/>
              <w:jc w:val="center"/>
              <w:rPr>
                <w:sz w:val="20"/>
              </w:rPr>
            </w:pPr>
            <w:r w:rsidRPr="00DB7015">
              <w:rPr>
                <w:spacing w:val="-5"/>
                <w:sz w:val="20"/>
              </w:rPr>
              <w:t>12</w:t>
            </w:r>
          </w:p>
        </w:tc>
        <w:tc>
          <w:tcPr>
            <w:tcW w:w="663" w:type="dxa"/>
            <w:hideMark/>
          </w:tcPr>
          <w:p w14:paraId="7FEED00A" w14:textId="77777777" w:rsidR="00A95581" w:rsidRPr="00DB7015" w:rsidRDefault="00A95581" w:rsidP="0020125D">
            <w:pPr>
              <w:pStyle w:val="TableParagraph"/>
              <w:spacing w:before="15"/>
              <w:ind w:left="20" w:right="9"/>
              <w:jc w:val="center"/>
              <w:rPr>
                <w:sz w:val="20"/>
              </w:rPr>
            </w:pPr>
            <w:r w:rsidRPr="00DB7015">
              <w:rPr>
                <w:spacing w:val="-2"/>
                <w:sz w:val="20"/>
              </w:rPr>
              <w:t>15,78</w:t>
            </w:r>
          </w:p>
        </w:tc>
        <w:tc>
          <w:tcPr>
            <w:tcW w:w="586" w:type="dxa"/>
            <w:hideMark/>
          </w:tcPr>
          <w:p w14:paraId="07B01682" w14:textId="77777777" w:rsidR="00A95581" w:rsidRPr="00DB7015" w:rsidRDefault="00A95581" w:rsidP="0020125D">
            <w:pPr>
              <w:pStyle w:val="TableParagraph"/>
              <w:spacing w:before="15"/>
              <w:ind w:left="17"/>
              <w:jc w:val="center"/>
              <w:rPr>
                <w:sz w:val="20"/>
              </w:rPr>
            </w:pPr>
            <w:r w:rsidRPr="00DB7015">
              <w:rPr>
                <w:spacing w:val="-5"/>
                <w:sz w:val="20"/>
              </w:rPr>
              <w:t>13</w:t>
            </w:r>
          </w:p>
        </w:tc>
        <w:tc>
          <w:tcPr>
            <w:tcW w:w="663" w:type="dxa"/>
            <w:hideMark/>
          </w:tcPr>
          <w:p w14:paraId="095C2AE8" w14:textId="77777777" w:rsidR="00A95581" w:rsidRPr="00DB7015" w:rsidRDefault="00A95581" w:rsidP="0020125D">
            <w:pPr>
              <w:pStyle w:val="TableParagraph"/>
              <w:spacing w:before="15"/>
              <w:ind w:left="20"/>
              <w:jc w:val="center"/>
              <w:rPr>
                <w:sz w:val="20"/>
              </w:rPr>
            </w:pPr>
            <w:r w:rsidRPr="00DB7015">
              <w:rPr>
                <w:spacing w:val="-2"/>
                <w:sz w:val="20"/>
              </w:rPr>
              <w:t>17,10</w:t>
            </w:r>
          </w:p>
        </w:tc>
        <w:tc>
          <w:tcPr>
            <w:tcW w:w="605" w:type="dxa"/>
            <w:hideMark/>
          </w:tcPr>
          <w:p w14:paraId="2FE6CA2B" w14:textId="77777777" w:rsidR="00A95581" w:rsidRPr="00DB7015" w:rsidRDefault="00A95581" w:rsidP="0020125D">
            <w:pPr>
              <w:pStyle w:val="TableParagraph"/>
              <w:spacing w:before="20"/>
              <w:ind w:left="25"/>
              <w:jc w:val="center"/>
              <w:rPr>
                <w:b/>
                <w:sz w:val="20"/>
              </w:rPr>
            </w:pPr>
            <w:r w:rsidRPr="00DB7015">
              <w:rPr>
                <w:b/>
                <w:spacing w:val="-5"/>
                <w:sz w:val="20"/>
              </w:rPr>
              <w:t>25</w:t>
            </w:r>
          </w:p>
        </w:tc>
        <w:tc>
          <w:tcPr>
            <w:tcW w:w="677" w:type="dxa"/>
            <w:hideMark/>
          </w:tcPr>
          <w:p w14:paraId="43E69CD3" w14:textId="77777777" w:rsidR="00A95581" w:rsidRPr="00DB7015" w:rsidRDefault="00A95581" w:rsidP="0020125D">
            <w:pPr>
              <w:pStyle w:val="TableParagraph"/>
              <w:spacing w:before="20"/>
              <w:ind w:left="118"/>
              <w:rPr>
                <w:b/>
                <w:sz w:val="20"/>
              </w:rPr>
            </w:pPr>
            <w:r w:rsidRPr="00DB7015">
              <w:rPr>
                <w:b/>
                <w:spacing w:val="-2"/>
                <w:sz w:val="20"/>
              </w:rPr>
              <w:t>32,88</w:t>
            </w:r>
          </w:p>
        </w:tc>
        <w:tc>
          <w:tcPr>
            <w:tcW w:w="629" w:type="dxa"/>
            <w:hideMark/>
          </w:tcPr>
          <w:p w14:paraId="011B3641" w14:textId="77777777" w:rsidR="00A95581" w:rsidRPr="00DB7015" w:rsidRDefault="00A95581" w:rsidP="0020125D">
            <w:pPr>
              <w:pStyle w:val="TableParagraph"/>
              <w:spacing w:before="15"/>
              <w:ind w:left="30"/>
              <w:jc w:val="center"/>
              <w:rPr>
                <w:sz w:val="20"/>
              </w:rPr>
            </w:pPr>
            <w:r w:rsidRPr="00DB7015">
              <w:rPr>
                <w:spacing w:val="-5"/>
                <w:sz w:val="20"/>
              </w:rPr>
              <w:t>28</w:t>
            </w:r>
          </w:p>
        </w:tc>
        <w:tc>
          <w:tcPr>
            <w:tcW w:w="721" w:type="dxa"/>
            <w:hideMark/>
          </w:tcPr>
          <w:p w14:paraId="0BFD08CC" w14:textId="77777777" w:rsidR="00A95581" w:rsidRPr="00DB7015" w:rsidRDefault="00A95581" w:rsidP="0020125D">
            <w:pPr>
              <w:pStyle w:val="TableParagraph"/>
              <w:spacing w:before="15"/>
              <w:ind w:left="42" w:right="13"/>
              <w:jc w:val="center"/>
              <w:rPr>
                <w:sz w:val="20"/>
              </w:rPr>
            </w:pPr>
            <w:r w:rsidRPr="00DB7015">
              <w:rPr>
                <w:spacing w:val="-2"/>
                <w:sz w:val="20"/>
              </w:rPr>
              <w:t>36,84</w:t>
            </w:r>
          </w:p>
        </w:tc>
        <w:tc>
          <w:tcPr>
            <w:tcW w:w="538" w:type="dxa"/>
            <w:hideMark/>
          </w:tcPr>
          <w:p w14:paraId="054741E5" w14:textId="77777777" w:rsidR="00A95581" w:rsidRPr="00DB7015" w:rsidRDefault="00A95581" w:rsidP="0020125D">
            <w:pPr>
              <w:pStyle w:val="TableParagraph"/>
              <w:spacing w:before="15"/>
              <w:ind w:left="43"/>
              <w:jc w:val="center"/>
              <w:rPr>
                <w:sz w:val="20"/>
              </w:rPr>
            </w:pPr>
            <w:r w:rsidRPr="00DB7015">
              <w:rPr>
                <w:spacing w:val="-5"/>
                <w:sz w:val="20"/>
              </w:rPr>
              <w:t>15</w:t>
            </w:r>
          </w:p>
        </w:tc>
        <w:tc>
          <w:tcPr>
            <w:tcW w:w="721" w:type="dxa"/>
            <w:hideMark/>
          </w:tcPr>
          <w:p w14:paraId="19B7AD9F" w14:textId="77777777" w:rsidR="00A95581" w:rsidRPr="00DB7015" w:rsidRDefault="00A95581" w:rsidP="0020125D">
            <w:pPr>
              <w:pStyle w:val="TableParagraph"/>
              <w:spacing w:before="15"/>
              <w:ind w:left="42" w:right="5"/>
              <w:jc w:val="center"/>
              <w:rPr>
                <w:sz w:val="20"/>
              </w:rPr>
            </w:pPr>
            <w:r w:rsidRPr="00DB7015">
              <w:rPr>
                <w:spacing w:val="-2"/>
                <w:sz w:val="20"/>
              </w:rPr>
              <w:t>19,73</w:t>
            </w:r>
          </w:p>
        </w:tc>
        <w:tc>
          <w:tcPr>
            <w:tcW w:w="625" w:type="dxa"/>
            <w:hideMark/>
          </w:tcPr>
          <w:p w14:paraId="368C6A2B" w14:textId="77777777" w:rsidR="00A95581" w:rsidRPr="00DB7015" w:rsidRDefault="00A95581" w:rsidP="0020125D">
            <w:pPr>
              <w:pStyle w:val="TableParagraph"/>
              <w:spacing w:before="20"/>
              <w:ind w:left="40"/>
              <w:jc w:val="center"/>
              <w:rPr>
                <w:b/>
                <w:sz w:val="20"/>
              </w:rPr>
            </w:pPr>
            <w:r w:rsidRPr="00DB7015">
              <w:rPr>
                <w:b/>
                <w:spacing w:val="-5"/>
                <w:sz w:val="20"/>
              </w:rPr>
              <w:t>43</w:t>
            </w:r>
          </w:p>
        </w:tc>
        <w:tc>
          <w:tcPr>
            <w:tcW w:w="720" w:type="dxa"/>
            <w:tcBorders>
              <w:right w:val="nil"/>
            </w:tcBorders>
            <w:hideMark/>
          </w:tcPr>
          <w:p w14:paraId="43D1B4B2" w14:textId="77777777" w:rsidR="00A95581" w:rsidRPr="00DB7015" w:rsidRDefault="00A95581" w:rsidP="0020125D">
            <w:pPr>
              <w:pStyle w:val="TableParagraph"/>
              <w:spacing w:before="20"/>
              <w:ind w:left="45"/>
              <w:jc w:val="center"/>
              <w:rPr>
                <w:b/>
                <w:sz w:val="20"/>
              </w:rPr>
            </w:pPr>
            <w:r w:rsidRPr="00DB7015">
              <w:rPr>
                <w:b/>
                <w:spacing w:val="-2"/>
                <w:sz w:val="20"/>
              </w:rPr>
              <w:t>56,57</w:t>
            </w:r>
          </w:p>
        </w:tc>
      </w:tr>
      <w:tr w:rsidR="00A95581" w:rsidRPr="00DB7015" w14:paraId="43CB8934" w14:textId="77777777" w:rsidTr="0020299A">
        <w:trPr>
          <w:trHeight w:val="1151"/>
        </w:trPr>
        <w:tc>
          <w:tcPr>
            <w:tcW w:w="495" w:type="dxa"/>
            <w:tcBorders>
              <w:left w:val="nil"/>
            </w:tcBorders>
            <w:hideMark/>
          </w:tcPr>
          <w:p w14:paraId="3562B798" w14:textId="77777777" w:rsidR="00A95581" w:rsidRPr="00DB7015" w:rsidRDefault="00A95581" w:rsidP="0020125D">
            <w:pPr>
              <w:pStyle w:val="TableParagraph"/>
              <w:spacing w:before="15"/>
              <w:ind w:left="75" w:right="62"/>
              <w:jc w:val="center"/>
              <w:rPr>
                <w:sz w:val="20"/>
              </w:rPr>
            </w:pPr>
            <w:r w:rsidRPr="00DB7015">
              <w:rPr>
                <w:spacing w:val="-5"/>
                <w:sz w:val="20"/>
              </w:rPr>
              <w:t>14</w:t>
            </w:r>
          </w:p>
        </w:tc>
        <w:tc>
          <w:tcPr>
            <w:tcW w:w="1460" w:type="dxa"/>
            <w:hideMark/>
          </w:tcPr>
          <w:p w14:paraId="272A18D6" w14:textId="77777777" w:rsidR="00A95581" w:rsidRPr="00DB7015" w:rsidRDefault="00A95581" w:rsidP="0020125D">
            <w:pPr>
              <w:pStyle w:val="TableParagraph"/>
              <w:spacing w:before="15"/>
              <w:rPr>
                <w:sz w:val="20"/>
              </w:rPr>
            </w:pPr>
            <w:r w:rsidRPr="00DB7015">
              <w:rPr>
                <w:spacing w:val="-2"/>
                <w:sz w:val="20"/>
              </w:rPr>
              <w:t xml:space="preserve">During </w:t>
            </w:r>
            <w:r w:rsidRPr="00DB7015">
              <w:rPr>
                <w:sz w:val="20"/>
              </w:rPr>
              <w:t>presentation</w:t>
            </w:r>
            <w:r w:rsidRPr="00DB7015">
              <w:rPr>
                <w:spacing w:val="-3"/>
                <w:sz w:val="20"/>
              </w:rPr>
              <w:t xml:space="preserve"> </w:t>
            </w:r>
            <w:r w:rsidRPr="00DB7015">
              <w:rPr>
                <w:sz w:val="20"/>
              </w:rPr>
              <w:t>in English</w:t>
            </w:r>
            <w:r w:rsidRPr="00DB7015">
              <w:rPr>
                <w:spacing w:val="-5"/>
                <w:sz w:val="20"/>
              </w:rPr>
              <w:t xml:space="preserve"> </w:t>
            </w:r>
            <w:r w:rsidRPr="00DB7015">
              <w:rPr>
                <w:sz w:val="20"/>
              </w:rPr>
              <w:t>class,</w:t>
            </w:r>
            <w:r w:rsidRPr="00DB7015">
              <w:rPr>
                <w:spacing w:val="-9"/>
                <w:sz w:val="20"/>
              </w:rPr>
              <w:t xml:space="preserve"> </w:t>
            </w:r>
            <w:r w:rsidRPr="00DB7015">
              <w:rPr>
                <w:spacing w:val="-10"/>
                <w:sz w:val="20"/>
              </w:rPr>
              <w:t>I</w:t>
            </w:r>
          </w:p>
          <w:p w14:paraId="1507A2AF" w14:textId="77777777" w:rsidR="00A95581" w:rsidRPr="00DB7015" w:rsidRDefault="00A95581" w:rsidP="0020125D">
            <w:pPr>
              <w:pStyle w:val="TableParagraph"/>
              <w:ind w:right="250"/>
              <w:rPr>
                <w:sz w:val="20"/>
              </w:rPr>
            </w:pPr>
            <w:r w:rsidRPr="00DB7015">
              <w:rPr>
                <w:sz w:val="20"/>
              </w:rPr>
              <w:t>always</w:t>
            </w:r>
            <w:r w:rsidRPr="00DB7015">
              <w:rPr>
                <w:spacing w:val="-13"/>
                <w:sz w:val="20"/>
              </w:rPr>
              <w:t xml:space="preserve"> </w:t>
            </w:r>
            <w:r w:rsidRPr="00DB7015">
              <w:rPr>
                <w:sz w:val="20"/>
              </w:rPr>
              <w:t>forget what to say.</w:t>
            </w:r>
          </w:p>
        </w:tc>
        <w:tc>
          <w:tcPr>
            <w:tcW w:w="442" w:type="dxa"/>
            <w:hideMark/>
          </w:tcPr>
          <w:p w14:paraId="60F8DE5A" w14:textId="77777777" w:rsidR="00A95581" w:rsidRPr="00DB7015" w:rsidRDefault="00A95581" w:rsidP="0020125D">
            <w:pPr>
              <w:pStyle w:val="TableParagraph"/>
              <w:spacing w:before="15"/>
              <w:ind w:left="8"/>
              <w:jc w:val="center"/>
              <w:rPr>
                <w:sz w:val="20"/>
              </w:rPr>
            </w:pPr>
            <w:r w:rsidRPr="00DB7015">
              <w:rPr>
                <w:spacing w:val="-5"/>
                <w:sz w:val="20"/>
              </w:rPr>
              <w:t>12</w:t>
            </w:r>
          </w:p>
        </w:tc>
        <w:tc>
          <w:tcPr>
            <w:tcW w:w="663" w:type="dxa"/>
            <w:hideMark/>
          </w:tcPr>
          <w:p w14:paraId="4677072D" w14:textId="77777777" w:rsidR="00A95581" w:rsidRPr="00DB7015" w:rsidRDefault="00A95581" w:rsidP="0020125D">
            <w:pPr>
              <w:pStyle w:val="TableParagraph"/>
              <w:spacing w:before="15"/>
              <w:ind w:left="20" w:right="9"/>
              <w:jc w:val="center"/>
              <w:rPr>
                <w:sz w:val="20"/>
              </w:rPr>
            </w:pPr>
            <w:r w:rsidRPr="00DB7015">
              <w:rPr>
                <w:spacing w:val="-2"/>
                <w:sz w:val="20"/>
              </w:rPr>
              <w:t>15,78</w:t>
            </w:r>
          </w:p>
        </w:tc>
        <w:tc>
          <w:tcPr>
            <w:tcW w:w="586" w:type="dxa"/>
            <w:hideMark/>
          </w:tcPr>
          <w:p w14:paraId="5F5B1313" w14:textId="77777777" w:rsidR="00A95581" w:rsidRPr="00DB7015" w:rsidRDefault="00A95581" w:rsidP="0020125D">
            <w:pPr>
              <w:pStyle w:val="TableParagraph"/>
              <w:spacing w:before="15"/>
              <w:ind w:left="17"/>
              <w:jc w:val="center"/>
              <w:rPr>
                <w:sz w:val="20"/>
              </w:rPr>
            </w:pPr>
            <w:r w:rsidRPr="00DB7015">
              <w:rPr>
                <w:spacing w:val="-5"/>
                <w:sz w:val="20"/>
              </w:rPr>
              <w:t>26</w:t>
            </w:r>
          </w:p>
        </w:tc>
        <w:tc>
          <w:tcPr>
            <w:tcW w:w="663" w:type="dxa"/>
            <w:hideMark/>
          </w:tcPr>
          <w:p w14:paraId="43F7B5EA" w14:textId="77777777" w:rsidR="00A95581" w:rsidRPr="00DB7015" w:rsidRDefault="00A95581" w:rsidP="0020125D">
            <w:pPr>
              <w:pStyle w:val="TableParagraph"/>
              <w:spacing w:before="15"/>
              <w:ind w:left="20"/>
              <w:jc w:val="center"/>
              <w:rPr>
                <w:sz w:val="20"/>
              </w:rPr>
            </w:pPr>
            <w:r w:rsidRPr="00DB7015">
              <w:rPr>
                <w:spacing w:val="-2"/>
                <w:sz w:val="20"/>
              </w:rPr>
              <w:t>34,21</w:t>
            </w:r>
          </w:p>
        </w:tc>
        <w:tc>
          <w:tcPr>
            <w:tcW w:w="605" w:type="dxa"/>
            <w:hideMark/>
          </w:tcPr>
          <w:p w14:paraId="110AAF12" w14:textId="77777777" w:rsidR="00A95581" w:rsidRPr="00DB7015" w:rsidRDefault="00A95581" w:rsidP="0020125D">
            <w:pPr>
              <w:pStyle w:val="TableParagraph"/>
              <w:spacing w:before="20"/>
              <w:ind w:left="25"/>
              <w:jc w:val="center"/>
              <w:rPr>
                <w:b/>
                <w:sz w:val="20"/>
              </w:rPr>
            </w:pPr>
            <w:r w:rsidRPr="00DB7015">
              <w:rPr>
                <w:b/>
                <w:spacing w:val="-5"/>
                <w:sz w:val="20"/>
              </w:rPr>
              <w:t>38</w:t>
            </w:r>
          </w:p>
        </w:tc>
        <w:tc>
          <w:tcPr>
            <w:tcW w:w="677" w:type="dxa"/>
            <w:hideMark/>
          </w:tcPr>
          <w:p w14:paraId="61EB0FF1" w14:textId="77777777" w:rsidR="00A95581" w:rsidRPr="00DB7015" w:rsidRDefault="00A95581" w:rsidP="0020125D">
            <w:pPr>
              <w:pStyle w:val="TableParagraph"/>
              <w:spacing w:before="20"/>
              <w:ind w:left="118"/>
              <w:rPr>
                <w:b/>
                <w:sz w:val="20"/>
              </w:rPr>
            </w:pPr>
            <w:r w:rsidRPr="00DB7015">
              <w:rPr>
                <w:b/>
                <w:spacing w:val="-2"/>
                <w:sz w:val="20"/>
              </w:rPr>
              <w:t>49,99</w:t>
            </w:r>
          </w:p>
        </w:tc>
        <w:tc>
          <w:tcPr>
            <w:tcW w:w="629" w:type="dxa"/>
            <w:hideMark/>
          </w:tcPr>
          <w:p w14:paraId="11CF788E" w14:textId="77777777" w:rsidR="00A95581" w:rsidRPr="00DB7015" w:rsidRDefault="00A95581" w:rsidP="0020125D">
            <w:pPr>
              <w:pStyle w:val="TableParagraph"/>
              <w:spacing w:before="15"/>
              <w:ind w:left="30" w:right="5"/>
              <w:jc w:val="center"/>
              <w:rPr>
                <w:sz w:val="20"/>
              </w:rPr>
            </w:pPr>
            <w:r w:rsidRPr="00DB7015">
              <w:rPr>
                <w:spacing w:val="-10"/>
                <w:sz w:val="20"/>
              </w:rPr>
              <w:t>5</w:t>
            </w:r>
          </w:p>
        </w:tc>
        <w:tc>
          <w:tcPr>
            <w:tcW w:w="721" w:type="dxa"/>
            <w:hideMark/>
          </w:tcPr>
          <w:p w14:paraId="5F50978E" w14:textId="77777777" w:rsidR="00A95581" w:rsidRPr="00DB7015" w:rsidRDefault="00A95581" w:rsidP="0020125D">
            <w:pPr>
              <w:pStyle w:val="TableParagraph"/>
              <w:spacing w:before="15"/>
              <w:ind w:left="42" w:right="7"/>
              <w:jc w:val="center"/>
              <w:rPr>
                <w:sz w:val="20"/>
              </w:rPr>
            </w:pPr>
            <w:r w:rsidRPr="00DB7015">
              <w:rPr>
                <w:spacing w:val="-4"/>
                <w:sz w:val="20"/>
              </w:rPr>
              <w:t>6,57</w:t>
            </w:r>
          </w:p>
        </w:tc>
        <w:tc>
          <w:tcPr>
            <w:tcW w:w="538" w:type="dxa"/>
            <w:hideMark/>
          </w:tcPr>
          <w:p w14:paraId="31D316BA" w14:textId="77777777" w:rsidR="00A95581" w:rsidRPr="00DB7015" w:rsidRDefault="00A95581" w:rsidP="0020125D">
            <w:pPr>
              <w:pStyle w:val="TableParagraph"/>
              <w:spacing w:before="15"/>
              <w:ind w:left="38"/>
              <w:jc w:val="center"/>
              <w:rPr>
                <w:sz w:val="20"/>
              </w:rPr>
            </w:pPr>
            <w:r w:rsidRPr="00DB7015">
              <w:rPr>
                <w:spacing w:val="-10"/>
                <w:sz w:val="20"/>
              </w:rPr>
              <w:t>3</w:t>
            </w:r>
          </w:p>
        </w:tc>
        <w:tc>
          <w:tcPr>
            <w:tcW w:w="721" w:type="dxa"/>
            <w:hideMark/>
          </w:tcPr>
          <w:p w14:paraId="0A1BA5E1" w14:textId="77777777" w:rsidR="00A95581" w:rsidRPr="00DB7015" w:rsidRDefault="00A95581" w:rsidP="0020125D">
            <w:pPr>
              <w:pStyle w:val="TableParagraph"/>
              <w:spacing w:before="15"/>
              <w:ind w:left="42"/>
              <w:jc w:val="center"/>
              <w:rPr>
                <w:sz w:val="20"/>
              </w:rPr>
            </w:pPr>
            <w:r w:rsidRPr="00DB7015">
              <w:rPr>
                <w:spacing w:val="-4"/>
                <w:sz w:val="20"/>
              </w:rPr>
              <w:t>3,94</w:t>
            </w:r>
          </w:p>
        </w:tc>
        <w:tc>
          <w:tcPr>
            <w:tcW w:w="625" w:type="dxa"/>
            <w:hideMark/>
          </w:tcPr>
          <w:p w14:paraId="61B76714" w14:textId="77777777" w:rsidR="00A95581" w:rsidRPr="00DB7015" w:rsidRDefault="00A95581" w:rsidP="0020125D">
            <w:pPr>
              <w:pStyle w:val="TableParagraph"/>
              <w:spacing w:before="20"/>
              <w:ind w:left="40" w:right="4"/>
              <w:jc w:val="center"/>
              <w:rPr>
                <w:b/>
                <w:sz w:val="20"/>
              </w:rPr>
            </w:pPr>
            <w:r w:rsidRPr="00DB7015">
              <w:rPr>
                <w:b/>
                <w:spacing w:val="-10"/>
                <w:sz w:val="20"/>
              </w:rPr>
              <w:t>8</w:t>
            </w:r>
          </w:p>
        </w:tc>
        <w:tc>
          <w:tcPr>
            <w:tcW w:w="720" w:type="dxa"/>
            <w:tcBorders>
              <w:right w:val="nil"/>
            </w:tcBorders>
            <w:hideMark/>
          </w:tcPr>
          <w:p w14:paraId="53FA48E6" w14:textId="77777777" w:rsidR="00A95581" w:rsidRPr="00DB7015" w:rsidRDefault="00A95581" w:rsidP="0020125D">
            <w:pPr>
              <w:pStyle w:val="TableParagraph"/>
              <w:spacing w:before="20"/>
              <w:ind w:left="45"/>
              <w:jc w:val="center"/>
              <w:rPr>
                <w:b/>
                <w:sz w:val="20"/>
              </w:rPr>
            </w:pPr>
            <w:r w:rsidRPr="00DB7015">
              <w:rPr>
                <w:b/>
                <w:spacing w:val="-2"/>
                <w:sz w:val="20"/>
              </w:rPr>
              <w:t>10,51</w:t>
            </w:r>
          </w:p>
        </w:tc>
      </w:tr>
      <w:tr w:rsidR="00A95581" w:rsidRPr="00DB7015" w14:paraId="6CD9158A" w14:textId="77777777" w:rsidTr="0020299A">
        <w:trPr>
          <w:trHeight w:val="1608"/>
        </w:trPr>
        <w:tc>
          <w:tcPr>
            <w:tcW w:w="495" w:type="dxa"/>
            <w:tcBorders>
              <w:left w:val="nil"/>
              <w:bottom w:val="single" w:sz="4" w:space="0" w:color="auto"/>
            </w:tcBorders>
            <w:hideMark/>
          </w:tcPr>
          <w:p w14:paraId="725B6E13" w14:textId="77777777" w:rsidR="00A95581" w:rsidRPr="00DB7015" w:rsidRDefault="00A95581" w:rsidP="0020125D">
            <w:pPr>
              <w:pStyle w:val="TableParagraph"/>
              <w:spacing w:before="15"/>
              <w:ind w:left="75" w:right="62"/>
              <w:jc w:val="center"/>
              <w:rPr>
                <w:sz w:val="20"/>
              </w:rPr>
            </w:pPr>
            <w:r w:rsidRPr="00DB7015">
              <w:rPr>
                <w:spacing w:val="-5"/>
                <w:sz w:val="20"/>
              </w:rPr>
              <w:t>15</w:t>
            </w:r>
          </w:p>
        </w:tc>
        <w:tc>
          <w:tcPr>
            <w:tcW w:w="1460" w:type="dxa"/>
            <w:tcBorders>
              <w:bottom w:val="single" w:sz="4" w:space="0" w:color="auto"/>
            </w:tcBorders>
            <w:hideMark/>
          </w:tcPr>
          <w:p w14:paraId="22229D5C" w14:textId="41EF9514" w:rsidR="00A95581" w:rsidRPr="00DB7015" w:rsidRDefault="00A95581" w:rsidP="0020125D">
            <w:pPr>
              <w:pStyle w:val="TableParagraph"/>
              <w:spacing w:before="15"/>
              <w:ind w:right="203"/>
              <w:rPr>
                <w:sz w:val="20"/>
              </w:rPr>
            </w:pPr>
            <w:r w:rsidRPr="00DB7015">
              <w:rPr>
                <w:sz w:val="20"/>
              </w:rPr>
              <w:t>I'm</w:t>
            </w:r>
            <w:r w:rsidRPr="00DB7015">
              <w:rPr>
                <w:spacing w:val="-13"/>
                <w:sz w:val="20"/>
              </w:rPr>
              <w:t xml:space="preserve"> </w:t>
            </w:r>
            <w:r w:rsidRPr="00DB7015">
              <w:rPr>
                <w:sz w:val="20"/>
              </w:rPr>
              <w:t xml:space="preserve">concerned about what might happen if my English </w:t>
            </w:r>
            <w:r w:rsidRPr="00DB7015">
              <w:rPr>
                <w:spacing w:val="-2"/>
                <w:sz w:val="20"/>
              </w:rPr>
              <w:t>class</w:t>
            </w:r>
            <w:r w:rsidR="0020125D" w:rsidRPr="00DB7015">
              <w:rPr>
                <w:spacing w:val="-2"/>
                <w:sz w:val="20"/>
              </w:rPr>
              <w:t xml:space="preserve"> </w:t>
            </w:r>
            <w:r w:rsidRPr="00DB7015">
              <w:rPr>
                <w:spacing w:val="-2"/>
                <w:sz w:val="20"/>
              </w:rPr>
              <w:t xml:space="preserve">presentation </w:t>
            </w:r>
            <w:r w:rsidRPr="00DB7015">
              <w:rPr>
                <w:sz w:val="20"/>
              </w:rPr>
              <w:t>didn't</w:t>
            </w:r>
            <w:r w:rsidRPr="00DB7015">
              <w:rPr>
                <w:spacing w:val="-13"/>
                <w:sz w:val="20"/>
              </w:rPr>
              <w:t xml:space="preserve"> </w:t>
            </w:r>
            <w:r w:rsidRPr="00DB7015">
              <w:rPr>
                <w:sz w:val="20"/>
              </w:rPr>
              <w:t>go</w:t>
            </w:r>
            <w:r w:rsidRPr="00DB7015">
              <w:rPr>
                <w:spacing w:val="-12"/>
                <w:sz w:val="20"/>
              </w:rPr>
              <w:t xml:space="preserve"> </w:t>
            </w:r>
            <w:r w:rsidRPr="00DB7015">
              <w:rPr>
                <w:sz w:val="20"/>
              </w:rPr>
              <w:t>well.</w:t>
            </w:r>
          </w:p>
        </w:tc>
        <w:tc>
          <w:tcPr>
            <w:tcW w:w="442" w:type="dxa"/>
            <w:tcBorders>
              <w:bottom w:val="single" w:sz="4" w:space="0" w:color="auto"/>
            </w:tcBorders>
            <w:hideMark/>
          </w:tcPr>
          <w:p w14:paraId="24FB9004" w14:textId="77777777" w:rsidR="00A95581" w:rsidRPr="00DB7015" w:rsidRDefault="00A95581" w:rsidP="0020125D">
            <w:pPr>
              <w:pStyle w:val="TableParagraph"/>
              <w:spacing w:before="15"/>
              <w:ind w:left="8"/>
              <w:jc w:val="center"/>
              <w:rPr>
                <w:sz w:val="20"/>
              </w:rPr>
            </w:pPr>
            <w:r w:rsidRPr="00DB7015">
              <w:rPr>
                <w:spacing w:val="-5"/>
                <w:sz w:val="20"/>
              </w:rPr>
              <w:t>11</w:t>
            </w:r>
          </w:p>
        </w:tc>
        <w:tc>
          <w:tcPr>
            <w:tcW w:w="663" w:type="dxa"/>
            <w:tcBorders>
              <w:bottom w:val="single" w:sz="4" w:space="0" w:color="auto"/>
            </w:tcBorders>
            <w:hideMark/>
          </w:tcPr>
          <w:p w14:paraId="61D0A8C4" w14:textId="77777777" w:rsidR="00A95581" w:rsidRPr="00DB7015" w:rsidRDefault="00A95581" w:rsidP="0020125D">
            <w:pPr>
              <w:pStyle w:val="TableParagraph"/>
              <w:spacing w:before="15"/>
              <w:ind w:left="20" w:right="9"/>
              <w:jc w:val="center"/>
              <w:rPr>
                <w:sz w:val="20"/>
              </w:rPr>
            </w:pPr>
            <w:r w:rsidRPr="00DB7015">
              <w:rPr>
                <w:spacing w:val="-2"/>
                <w:sz w:val="20"/>
              </w:rPr>
              <w:t>14,47</w:t>
            </w:r>
          </w:p>
        </w:tc>
        <w:tc>
          <w:tcPr>
            <w:tcW w:w="586" w:type="dxa"/>
            <w:tcBorders>
              <w:bottom w:val="single" w:sz="4" w:space="0" w:color="auto"/>
            </w:tcBorders>
            <w:hideMark/>
          </w:tcPr>
          <w:p w14:paraId="1CE753B4" w14:textId="77777777" w:rsidR="00A95581" w:rsidRPr="00DB7015" w:rsidRDefault="00A95581" w:rsidP="0020125D">
            <w:pPr>
              <w:pStyle w:val="TableParagraph"/>
              <w:spacing w:before="15"/>
              <w:ind w:left="17"/>
              <w:jc w:val="center"/>
              <w:rPr>
                <w:sz w:val="20"/>
              </w:rPr>
            </w:pPr>
            <w:r w:rsidRPr="00DB7015">
              <w:rPr>
                <w:spacing w:val="-5"/>
                <w:sz w:val="20"/>
              </w:rPr>
              <w:t>34</w:t>
            </w:r>
          </w:p>
        </w:tc>
        <w:tc>
          <w:tcPr>
            <w:tcW w:w="663" w:type="dxa"/>
            <w:tcBorders>
              <w:bottom w:val="single" w:sz="4" w:space="0" w:color="auto"/>
            </w:tcBorders>
            <w:hideMark/>
          </w:tcPr>
          <w:p w14:paraId="7182D477" w14:textId="77777777" w:rsidR="00A95581" w:rsidRPr="00DB7015" w:rsidRDefault="00A95581" w:rsidP="0020125D">
            <w:pPr>
              <w:pStyle w:val="TableParagraph"/>
              <w:spacing w:before="15"/>
              <w:ind w:left="20"/>
              <w:jc w:val="center"/>
              <w:rPr>
                <w:sz w:val="20"/>
              </w:rPr>
            </w:pPr>
            <w:r w:rsidRPr="00DB7015">
              <w:rPr>
                <w:spacing w:val="-2"/>
                <w:sz w:val="20"/>
              </w:rPr>
              <w:t>44,73</w:t>
            </w:r>
          </w:p>
        </w:tc>
        <w:tc>
          <w:tcPr>
            <w:tcW w:w="605" w:type="dxa"/>
            <w:tcBorders>
              <w:bottom w:val="single" w:sz="4" w:space="0" w:color="auto"/>
            </w:tcBorders>
            <w:hideMark/>
          </w:tcPr>
          <w:p w14:paraId="431DBC49" w14:textId="77777777" w:rsidR="00A95581" w:rsidRPr="00DB7015" w:rsidRDefault="00A95581" w:rsidP="0020125D">
            <w:pPr>
              <w:pStyle w:val="TableParagraph"/>
              <w:spacing w:before="20"/>
              <w:ind w:left="25"/>
              <w:jc w:val="center"/>
              <w:rPr>
                <w:b/>
                <w:sz w:val="20"/>
              </w:rPr>
            </w:pPr>
            <w:r w:rsidRPr="00DB7015">
              <w:rPr>
                <w:b/>
                <w:spacing w:val="-5"/>
                <w:sz w:val="20"/>
              </w:rPr>
              <w:t>45</w:t>
            </w:r>
          </w:p>
        </w:tc>
        <w:tc>
          <w:tcPr>
            <w:tcW w:w="677" w:type="dxa"/>
            <w:tcBorders>
              <w:bottom w:val="single" w:sz="4" w:space="0" w:color="auto"/>
            </w:tcBorders>
            <w:hideMark/>
          </w:tcPr>
          <w:p w14:paraId="66CD1B74" w14:textId="77777777" w:rsidR="00A95581" w:rsidRPr="00DB7015" w:rsidRDefault="00A95581" w:rsidP="0020125D">
            <w:pPr>
              <w:pStyle w:val="TableParagraph"/>
              <w:spacing w:before="20"/>
              <w:ind w:left="170"/>
              <w:rPr>
                <w:b/>
                <w:sz w:val="20"/>
              </w:rPr>
            </w:pPr>
            <w:r w:rsidRPr="00DB7015">
              <w:rPr>
                <w:b/>
                <w:spacing w:val="-4"/>
                <w:sz w:val="20"/>
              </w:rPr>
              <w:t>59,2</w:t>
            </w:r>
          </w:p>
        </w:tc>
        <w:tc>
          <w:tcPr>
            <w:tcW w:w="629" w:type="dxa"/>
            <w:tcBorders>
              <w:bottom w:val="single" w:sz="4" w:space="0" w:color="auto"/>
            </w:tcBorders>
            <w:hideMark/>
          </w:tcPr>
          <w:p w14:paraId="65A3104C" w14:textId="77777777" w:rsidR="00A95581" w:rsidRPr="00DB7015" w:rsidRDefault="00A95581" w:rsidP="0020125D">
            <w:pPr>
              <w:pStyle w:val="TableParagraph"/>
              <w:spacing w:before="15"/>
              <w:ind w:left="30"/>
              <w:jc w:val="center"/>
              <w:rPr>
                <w:sz w:val="20"/>
              </w:rPr>
            </w:pPr>
            <w:r w:rsidRPr="00DB7015">
              <w:rPr>
                <w:spacing w:val="-5"/>
                <w:sz w:val="20"/>
              </w:rPr>
              <w:t>12</w:t>
            </w:r>
          </w:p>
        </w:tc>
        <w:tc>
          <w:tcPr>
            <w:tcW w:w="721" w:type="dxa"/>
            <w:tcBorders>
              <w:bottom w:val="single" w:sz="4" w:space="0" w:color="auto"/>
            </w:tcBorders>
            <w:hideMark/>
          </w:tcPr>
          <w:p w14:paraId="3BB527AD" w14:textId="77777777" w:rsidR="00A95581" w:rsidRPr="00DB7015" w:rsidRDefault="00A95581" w:rsidP="0020125D">
            <w:pPr>
              <w:pStyle w:val="TableParagraph"/>
              <w:spacing w:before="15"/>
              <w:ind w:left="42" w:right="13"/>
              <w:jc w:val="center"/>
              <w:rPr>
                <w:sz w:val="20"/>
              </w:rPr>
            </w:pPr>
            <w:r w:rsidRPr="00DB7015">
              <w:rPr>
                <w:spacing w:val="-2"/>
                <w:sz w:val="20"/>
              </w:rPr>
              <w:t>15,78</w:t>
            </w:r>
          </w:p>
        </w:tc>
        <w:tc>
          <w:tcPr>
            <w:tcW w:w="538" w:type="dxa"/>
            <w:tcBorders>
              <w:bottom w:val="single" w:sz="4" w:space="0" w:color="auto"/>
            </w:tcBorders>
            <w:hideMark/>
          </w:tcPr>
          <w:p w14:paraId="2FBFD930" w14:textId="77777777" w:rsidR="00A95581" w:rsidRPr="00DB7015" w:rsidRDefault="00A95581" w:rsidP="0020125D">
            <w:pPr>
              <w:pStyle w:val="TableParagraph"/>
              <w:spacing w:before="15"/>
              <w:ind w:left="38"/>
              <w:jc w:val="center"/>
              <w:rPr>
                <w:sz w:val="20"/>
              </w:rPr>
            </w:pPr>
            <w:r w:rsidRPr="00DB7015">
              <w:rPr>
                <w:spacing w:val="-10"/>
                <w:sz w:val="20"/>
              </w:rPr>
              <w:t>4</w:t>
            </w:r>
          </w:p>
        </w:tc>
        <w:tc>
          <w:tcPr>
            <w:tcW w:w="721" w:type="dxa"/>
            <w:tcBorders>
              <w:bottom w:val="single" w:sz="4" w:space="0" w:color="auto"/>
            </w:tcBorders>
            <w:hideMark/>
          </w:tcPr>
          <w:p w14:paraId="6DFBC8E5" w14:textId="77777777" w:rsidR="00A95581" w:rsidRPr="00DB7015" w:rsidRDefault="00A95581" w:rsidP="0020125D">
            <w:pPr>
              <w:pStyle w:val="TableParagraph"/>
              <w:spacing w:before="15"/>
              <w:ind w:left="42"/>
              <w:jc w:val="center"/>
              <w:rPr>
                <w:sz w:val="20"/>
              </w:rPr>
            </w:pPr>
            <w:r w:rsidRPr="00DB7015">
              <w:rPr>
                <w:spacing w:val="-4"/>
                <w:sz w:val="20"/>
              </w:rPr>
              <w:t>5,26</w:t>
            </w:r>
          </w:p>
        </w:tc>
        <w:tc>
          <w:tcPr>
            <w:tcW w:w="625" w:type="dxa"/>
            <w:tcBorders>
              <w:bottom w:val="single" w:sz="4" w:space="0" w:color="auto"/>
            </w:tcBorders>
            <w:hideMark/>
          </w:tcPr>
          <w:p w14:paraId="6F56FDD0" w14:textId="77777777" w:rsidR="00A95581" w:rsidRPr="00DB7015" w:rsidRDefault="00A95581" w:rsidP="0020125D">
            <w:pPr>
              <w:pStyle w:val="TableParagraph"/>
              <w:spacing w:before="20"/>
              <w:ind w:left="40"/>
              <w:jc w:val="center"/>
              <w:rPr>
                <w:b/>
                <w:sz w:val="20"/>
              </w:rPr>
            </w:pPr>
            <w:r w:rsidRPr="00DB7015">
              <w:rPr>
                <w:b/>
                <w:spacing w:val="-5"/>
                <w:sz w:val="20"/>
              </w:rPr>
              <w:t>16</w:t>
            </w:r>
          </w:p>
        </w:tc>
        <w:tc>
          <w:tcPr>
            <w:tcW w:w="720" w:type="dxa"/>
            <w:tcBorders>
              <w:bottom w:val="single" w:sz="4" w:space="0" w:color="auto"/>
              <w:right w:val="nil"/>
            </w:tcBorders>
            <w:hideMark/>
          </w:tcPr>
          <w:p w14:paraId="775401E1" w14:textId="77777777" w:rsidR="00A95581" w:rsidRPr="00DB7015" w:rsidRDefault="00A95581" w:rsidP="0020125D">
            <w:pPr>
              <w:pStyle w:val="TableParagraph"/>
              <w:spacing w:before="20"/>
              <w:ind w:left="45" w:right="45"/>
              <w:jc w:val="center"/>
              <w:rPr>
                <w:b/>
                <w:sz w:val="20"/>
              </w:rPr>
            </w:pPr>
            <w:r w:rsidRPr="00DB7015">
              <w:rPr>
                <w:b/>
                <w:spacing w:val="-2"/>
                <w:sz w:val="20"/>
              </w:rPr>
              <w:t>21,04</w:t>
            </w:r>
          </w:p>
        </w:tc>
      </w:tr>
      <w:tr w:rsidR="00A95581" w:rsidRPr="00DB7015" w14:paraId="1A72C3E7" w14:textId="77777777" w:rsidTr="0020299A">
        <w:trPr>
          <w:trHeight w:val="1373"/>
        </w:trPr>
        <w:tc>
          <w:tcPr>
            <w:tcW w:w="495" w:type="dxa"/>
            <w:tcBorders>
              <w:left w:val="nil"/>
              <w:bottom w:val="nil"/>
            </w:tcBorders>
            <w:hideMark/>
          </w:tcPr>
          <w:p w14:paraId="5F1C3243" w14:textId="77777777" w:rsidR="00A95581" w:rsidRPr="00DB7015" w:rsidRDefault="00A95581" w:rsidP="0020125D">
            <w:pPr>
              <w:pStyle w:val="TableParagraph"/>
              <w:spacing w:before="11"/>
              <w:ind w:left="18" w:right="80"/>
              <w:jc w:val="center"/>
              <w:rPr>
                <w:sz w:val="20"/>
              </w:rPr>
            </w:pPr>
            <w:r w:rsidRPr="00DB7015">
              <w:rPr>
                <w:spacing w:val="-5"/>
                <w:sz w:val="20"/>
              </w:rPr>
              <w:t>16</w:t>
            </w:r>
          </w:p>
        </w:tc>
        <w:tc>
          <w:tcPr>
            <w:tcW w:w="1460" w:type="dxa"/>
            <w:tcBorders>
              <w:bottom w:val="nil"/>
            </w:tcBorders>
            <w:hideMark/>
          </w:tcPr>
          <w:p w14:paraId="2615B7B1" w14:textId="1B905D25" w:rsidR="00A95581" w:rsidRPr="00DB7015" w:rsidRDefault="00A95581" w:rsidP="0020125D">
            <w:pPr>
              <w:pStyle w:val="TableParagraph"/>
              <w:tabs>
                <w:tab w:val="left" w:pos="743"/>
              </w:tabs>
              <w:spacing w:before="6"/>
              <w:ind w:right="99"/>
              <w:rPr>
                <w:sz w:val="20"/>
              </w:rPr>
            </w:pPr>
            <w:r w:rsidRPr="00DB7015">
              <w:rPr>
                <w:sz w:val="20"/>
              </w:rPr>
              <w:t>I</w:t>
            </w:r>
            <w:r w:rsidRPr="00DB7015">
              <w:rPr>
                <w:spacing w:val="40"/>
                <w:sz w:val="20"/>
              </w:rPr>
              <w:t xml:space="preserve"> </w:t>
            </w:r>
            <w:r w:rsidRPr="00DB7015">
              <w:rPr>
                <w:sz w:val="20"/>
              </w:rPr>
              <w:t>get</w:t>
            </w:r>
            <w:r w:rsidRPr="00DB7015">
              <w:rPr>
                <w:spacing w:val="40"/>
                <w:sz w:val="20"/>
              </w:rPr>
              <w:t xml:space="preserve"> </w:t>
            </w:r>
            <w:r w:rsidRPr="00DB7015">
              <w:rPr>
                <w:sz w:val="20"/>
              </w:rPr>
              <w:t xml:space="preserve">nervous </w:t>
            </w:r>
            <w:r w:rsidRPr="00DB7015">
              <w:rPr>
                <w:spacing w:val="-2"/>
                <w:sz w:val="20"/>
              </w:rPr>
              <w:t>before presentations</w:t>
            </w:r>
            <w:r w:rsidRPr="00DB7015">
              <w:rPr>
                <w:spacing w:val="80"/>
                <w:sz w:val="20"/>
              </w:rPr>
              <w:t xml:space="preserve"> </w:t>
            </w:r>
            <w:r w:rsidRPr="00DB7015">
              <w:rPr>
                <w:spacing w:val="-5"/>
                <w:sz w:val="20"/>
              </w:rPr>
              <w:t>in</w:t>
            </w:r>
            <w:r w:rsidR="0020125D" w:rsidRPr="00DB7015">
              <w:rPr>
                <w:sz w:val="20"/>
              </w:rPr>
              <w:t xml:space="preserve"> </w:t>
            </w:r>
            <w:r w:rsidRPr="00DB7015">
              <w:rPr>
                <w:spacing w:val="-2"/>
                <w:sz w:val="20"/>
              </w:rPr>
              <w:t>English</w:t>
            </w:r>
            <w:r w:rsidR="0020125D" w:rsidRPr="00DB7015">
              <w:rPr>
                <w:spacing w:val="-2"/>
                <w:sz w:val="20"/>
              </w:rPr>
              <w:t xml:space="preserve"> </w:t>
            </w:r>
            <w:r w:rsidRPr="00DB7015">
              <w:rPr>
                <w:sz w:val="20"/>
              </w:rPr>
              <w:t>class</w:t>
            </w:r>
            <w:r w:rsidRPr="00DB7015">
              <w:rPr>
                <w:spacing w:val="80"/>
                <w:sz w:val="20"/>
              </w:rPr>
              <w:t xml:space="preserve"> </w:t>
            </w:r>
            <w:r w:rsidRPr="00DB7015">
              <w:rPr>
                <w:sz w:val="20"/>
              </w:rPr>
              <w:t>even</w:t>
            </w:r>
            <w:r w:rsidRPr="00DB7015">
              <w:rPr>
                <w:spacing w:val="80"/>
                <w:sz w:val="20"/>
              </w:rPr>
              <w:t xml:space="preserve"> </w:t>
            </w:r>
            <w:r w:rsidRPr="00DB7015">
              <w:rPr>
                <w:sz w:val="20"/>
              </w:rPr>
              <w:t xml:space="preserve">if </w:t>
            </w:r>
            <w:r w:rsidRPr="00DB7015">
              <w:rPr>
                <w:spacing w:val="-5"/>
                <w:sz w:val="20"/>
              </w:rPr>
              <w:t>I'm</w:t>
            </w:r>
            <w:r w:rsidR="0020125D" w:rsidRPr="00DB7015">
              <w:rPr>
                <w:spacing w:val="-5"/>
                <w:sz w:val="20"/>
              </w:rPr>
              <w:t xml:space="preserve"> </w:t>
            </w:r>
            <w:r w:rsidRPr="00DB7015">
              <w:rPr>
                <w:spacing w:val="-2"/>
                <w:sz w:val="20"/>
              </w:rPr>
              <w:t>well-</w:t>
            </w:r>
            <w:r w:rsidR="0020299A" w:rsidRPr="00DB7015">
              <w:rPr>
                <w:spacing w:val="-2"/>
                <w:sz w:val="20"/>
              </w:rPr>
              <w:t>prepared</w:t>
            </w:r>
          </w:p>
        </w:tc>
        <w:tc>
          <w:tcPr>
            <w:tcW w:w="442" w:type="dxa"/>
            <w:tcBorders>
              <w:bottom w:val="nil"/>
            </w:tcBorders>
            <w:hideMark/>
          </w:tcPr>
          <w:p w14:paraId="2A34D380" w14:textId="77777777" w:rsidR="00A95581" w:rsidRPr="00DB7015" w:rsidRDefault="00A95581" w:rsidP="0020125D">
            <w:pPr>
              <w:pStyle w:val="TableParagraph"/>
              <w:spacing w:before="11"/>
              <w:ind w:left="8"/>
              <w:jc w:val="center"/>
              <w:rPr>
                <w:sz w:val="20"/>
              </w:rPr>
            </w:pPr>
            <w:r w:rsidRPr="00DB7015">
              <w:rPr>
                <w:spacing w:val="-5"/>
                <w:sz w:val="20"/>
              </w:rPr>
              <w:t>10</w:t>
            </w:r>
          </w:p>
        </w:tc>
        <w:tc>
          <w:tcPr>
            <w:tcW w:w="663" w:type="dxa"/>
            <w:tcBorders>
              <w:bottom w:val="nil"/>
            </w:tcBorders>
            <w:hideMark/>
          </w:tcPr>
          <w:p w14:paraId="47A292F1" w14:textId="77777777" w:rsidR="00A95581" w:rsidRPr="00DB7015" w:rsidRDefault="00A95581" w:rsidP="0020125D">
            <w:pPr>
              <w:pStyle w:val="TableParagraph"/>
              <w:spacing w:before="11"/>
              <w:ind w:left="20" w:right="9"/>
              <w:jc w:val="center"/>
              <w:rPr>
                <w:sz w:val="20"/>
              </w:rPr>
            </w:pPr>
            <w:r w:rsidRPr="00DB7015">
              <w:rPr>
                <w:spacing w:val="-2"/>
                <w:sz w:val="20"/>
              </w:rPr>
              <w:t>13,15</w:t>
            </w:r>
          </w:p>
        </w:tc>
        <w:tc>
          <w:tcPr>
            <w:tcW w:w="586" w:type="dxa"/>
            <w:tcBorders>
              <w:bottom w:val="nil"/>
            </w:tcBorders>
            <w:hideMark/>
          </w:tcPr>
          <w:p w14:paraId="42EBFF4B" w14:textId="77777777" w:rsidR="00A95581" w:rsidRPr="00DB7015" w:rsidRDefault="00A95581" w:rsidP="0020125D">
            <w:pPr>
              <w:pStyle w:val="TableParagraph"/>
              <w:spacing w:before="11"/>
              <w:ind w:left="17"/>
              <w:jc w:val="center"/>
              <w:rPr>
                <w:sz w:val="20"/>
              </w:rPr>
            </w:pPr>
            <w:r w:rsidRPr="00DB7015">
              <w:rPr>
                <w:spacing w:val="-5"/>
                <w:sz w:val="20"/>
              </w:rPr>
              <w:t>34</w:t>
            </w:r>
          </w:p>
        </w:tc>
        <w:tc>
          <w:tcPr>
            <w:tcW w:w="663" w:type="dxa"/>
            <w:tcBorders>
              <w:bottom w:val="nil"/>
            </w:tcBorders>
            <w:hideMark/>
          </w:tcPr>
          <w:p w14:paraId="72ADAE9E" w14:textId="77777777" w:rsidR="00A95581" w:rsidRPr="00DB7015" w:rsidRDefault="00A95581" w:rsidP="0020125D">
            <w:pPr>
              <w:pStyle w:val="TableParagraph"/>
              <w:spacing w:before="11"/>
              <w:ind w:left="20"/>
              <w:jc w:val="center"/>
              <w:rPr>
                <w:sz w:val="20"/>
              </w:rPr>
            </w:pPr>
            <w:r w:rsidRPr="00DB7015">
              <w:rPr>
                <w:spacing w:val="-2"/>
                <w:sz w:val="20"/>
              </w:rPr>
              <w:t>44,73</w:t>
            </w:r>
          </w:p>
        </w:tc>
        <w:tc>
          <w:tcPr>
            <w:tcW w:w="605" w:type="dxa"/>
            <w:tcBorders>
              <w:bottom w:val="nil"/>
            </w:tcBorders>
            <w:hideMark/>
          </w:tcPr>
          <w:p w14:paraId="0C10E374" w14:textId="77777777" w:rsidR="00A95581" w:rsidRPr="00DB7015" w:rsidRDefault="00A95581" w:rsidP="0020125D">
            <w:pPr>
              <w:pStyle w:val="TableParagraph"/>
              <w:spacing w:before="11"/>
              <w:ind w:left="25"/>
              <w:jc w:val="center"/>
              <w:rPr>
                <w:b/>
                <w:sz w:val="20"/>
              </w:rPr>
            </w:pPr>
            <w:r w:rsidRPr="00DB7015">
              <w:rPr>
                <w:b/>
                <w:spacing w:val="-5"/>
                <w:sz w:val="20"/>
              </w:rPr>
              <w:t>44</w:t>
            </w:r>
          </w:p>
        </w:tc>
        <w:tc>
          <w:tcPr>
            <w:tcW w:w="677" w:type="dxa"/>
            <w:tcBorders>
              <w:bottom w:val="nil"/>
            </w:tcBorders>
            <w:hideMark/>
          </w:tcPr>
          <w:p w14:paraId="7EF29CF2" w14:textId="77777777" w:rsidR="00A95581" w:rsidRPr="00DB7015" w:rsidRDefault="00A95581" w:rsidP="0020125D">
            <w:pPr>
              <w:pStyle w:val="TableParagraph"/>
              <w:spacing w:before="11"/>
              <w:ind w:left="118"/>
              <w:rPr>
                <w:b/>
                <w:sz w:val="20"/>
              </w:rPr>
            </w:pPr>
            <w:r w:rsidRPr="00DB7015">
              <w:rPr>
                <w:b/>
                <w:spacing w:val="-2"/>
                <w:sz w:val="20"/>
              </w:rPr>
              <w:t>57,88</w:t>
            </w:r>
          </w:p>
        </w:tc>
        <w:tc>
          <w:tcPr>
            <w:tcW w:w="629" w:type="dxa"/>
            <w:tcBorders>
              <w:bottom w:val="nil"/>
            </w:tcBorders>
            <w:hideMark/>
          </w:tcPr>
          <w:p w14:paraId="3C7BFEE1" w14:textId="77777777" w:rsidR="00A95581" w:rsidRPr="00DB7015" w:rsidRDefault="00A95581" w:rsidP="0020125D">
            <w:pPr>
              <w:pStyle w:val="TableParagraph"/>
              <w:spacing w:before="11"/>
              <w:ind w:left="30"/>
              <w:jc w:val="center"/>
              <w:rPr>
                <w:sz w:val="20"/>
              </w:rPr>
            </w:pPr>
            <w:r w:rsidRPr="00DB7015">
              <w:rPr>
                <w:spacing w:val="-5"/>
                <w:sz w:val="20"/>
              </w:rPr>
              <w:t>10</w:t>
            </w:r>
          </w:p>
        </w:tc>
        <w:tc>
          <w:tcPr>
            <w:tcW w:w="721" w:type="dxa"/>
            <w:tcBorders>
              <w:bottom w:val="nil"/>
            </w:tcBorders>
            <w:hideMark/>
          </w:tcPr>
          <w:p w14:paraId="7BEDC717" w14:textId="77777777" w:rsidR="00A95581" w:rsidRPr="00DB7015" w:rsidRDefault="00A95581" w:rsidP="0020125D">
            <w:pPr>
              <w:pStyle w:val="TableParagraph"/>
              <w:spacing w:before="11"/>
              <w:ind w:left="42" w:right="13"/>
              <w:jc w:val="center"/>
              <w:rPr>
                <w:sz w:val="20"/>
              </w:rPr>
            </w:pPr>
            <w:r w:rsidRPr="00DB7015">
              <w:rPr>
                <w:spacing w:val="-2"/>
                <w:sz w:val="20"/>
              </w:rPr>
              <w:t>13,15</w:t>
            </w:r>
          </w:p>
        </w:tc>
        <w:tc>
          <w:tcPr>
            <w:tcW w:w="538" w:type="dxa"/>
            <w:tcBorders>
              <w:bottom w:val="nil"/>
            </w:tcBorders>
            <w:hideMark/>
          </w:tcPr>
          <w:p w14:paraId="6BFBB6E3" w14:textId="77777777" w:rsidR="00A95581" w:rsidRPr="00DB7015" w:rsidRDefault="00A95581" w:rsidP="0020125D">
            <w:pPr>
              <w:pStyle w:val="TableParagraph"/>
              <w:spacing w:before="11"/>
              <w:ind w:left="38"/>
              <w:jc w:val="center"/>
              <w:rPr>
                <w:sz w:val="20"/>
              </w:rPr>
            </w:pPr>
            <w:r w:rsidRPr="00DB7015">
              <w:rPr>
                <w:spacing w:val="-10"/>
                <w:sz w:val="20"/>
              </w:rPr>
              <w:t>2</w:t>
            </w:r>
          </w:p>
        </w:tc>
        <w:tc>
          <w:tcPr>
            <w:tcW w:w="721" w:type="dxa"/>
            <w:tcBorders>
              <w:bottom w:val="nil"/>
            </w:tcBorders>
            <w:hideMark/>
          </w:tcPr>
          <w:p w14:paraId="32A41448" w14:textId="77777777" w:rsidR="00A95581" w:rsidRPr="00DB7015" w:rsidRDefault="00A95581" w:rsidP="0020125D">
            <w:pPr>
              <w:pStyle w:val="TableParagraph"/>
              <w:spacing w:before="11"/>
              <w:ind w:left="42"/>
              <w:jc w:val="center"/>
              <w:rPr>
                <w:sz w:val="20"/>
              </w:rPr>
            </w:pPr>
            <w:r w:rsidRPr="00DB7015">
              <w:rPr>
                <w:spacing w:val="-4"/>
                <w:sz w:val="20"/>
              </w:rPr>
              <w:t>2,63</w:t>
            </w:r>
          </w:p>
        </w:tc>
        <w:tc>
          <w:tcPr>
            <w:tcW w:w="625" w:type="dxa"/>
            <w:tcBorders>
              <w:bottom w:val="nil"/>
            </w:tcBorders>
            <w:hideMark/>
          </w:tcPr>
          <w:p w14:paraId="5BAAE4B2" w14:textId="77777777" w:rsidR="00A95581" w:rsidRPr="00DB7015" w:rsidRDefault="00A95581" w:rsidP="0020125D">
            <w:pPr>
              <w:pStyle w:val="TableParagraph"/>
              <w:spacing w:before="11"/>
              <w:ind w:left="40"/>
              <w:jc w:val="center"/>
              <w:rPr>
                <w:b/>
                <w:sz w:val="20"/>
              </w:rPr>
            </w:pPr>
            <w:r w:rsidRPr="00DB7015">
              <w:rPr>
                <w:b/>
                <w:spacing w:val="-5"/>
                <w:sz w:val="20"/>
              </w:rPr>
              <w:t>12</w:t>
            </w:r>
          </w:p>
        </w:tc>
        <w:tc>
          <w:tcPr>
            <w:tcW w:w="720" w:type="dxa"/>
            <w:tcBorders>
              <w:bottom w:val="nil"/>
              <w:right w:val="nil"/>
            </w:tcBorders>
            <w:hideMark/>
          </w:tcPr>
          <w:p w14:paraId="46147900" w14:textId="77777777" w:rsidR="00A95581" w:rsidRPr="00DB7015" w:rsidRDefault="00A95581" w:rsidP="0020125D">
            <w:pPr>
              <w:pStyle w:val="TableParagraph"/>
              <w:spacing w:before="11"/>
              <w:ind w:left="45" w:right="45"/>
              <w:jc w:val="center"/>
              <w:rPr>
                <w:b/>
                <w:sz w:val="20"/>
              </w:rPr>
            </w:pPr>
            <w:r w:rsidRPr="00DB7015">
              <w:rPr>
                <w:b/>
                <w:spacing w:val="-2"/>
                <w:sz w:val="20"/>
              </w:rPr>
              <w:t>15,78</w:t>
            </w:r>
          </w:p>
        </w:tc>
      </w:tr>
      <w:tr w:rsidR="00A95581" w:rsidRPr="00DB7015" w14:paraId="70A5F9DA" w14:textId="77777777" w:rsidTr="002029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5"/>
        </w:trPr>
        <w:tc>
          <w:tcPr>
            <w:tcW w:w="4914" w:type="dxa"/>
            <w:gridSpan w:val="7"/>
            <w:tcBorders>
              <w:top w:val="nil"/>
              <w:left w:val="nil"/>
              <w:bottom w:val="nil"/>
              <w:right w:val="nil"/>
            </w:tcBorders>
            <w:hideMark/>
          </w:tcPr>
          <w:p w14:paraId="43ECEB55" w14:textId="77777777" w:rsidR="00A95581" w:rsidRPr="00DB7015" w:rsidRDefault="00A95581" w:rsidP="0020125D">
            <w:pPr>
              <w:pStyle w:val="TableParagraph"/>
              <w:rPr>
                <w:b/>
                <w:sz w:val="20"/>
              </w:rPr>
            </w:pPr>
            <w:r w:rsidRPr="00DB7015">
              <w:rPr>
                <w:b/>
                <w:spacing w:val="-2"/>
                <w:sz w:val="20"/>
              </w:rPr>
              <w:t>Total</w:t>
            </w:r>
          </w:p>
        </w:tc>
        <w:tc>
          <w:tcPr>
            <w:tcW w:w="677" w:type="dxa"/>
            <w:tcBorders>
              <w:top w:val="nil"/>
              <w:left w:val="nil"/>
              <w:bottom w:val="nil"/>
              <w:right w:val="nil"/>
            </w:tcBorders>
            <w:hideMark/>
          </w:tcPr>
          <w:p w14:paraId="730CEA8D" w14:textId="77777777" w:rsidR="00A95581" w:rsidRPr="00DB7015" w:rsidRDefault="00A95581" w:rsidP="0020125D">
            <w:pPr>
              <w:pStyle w:val="TableParagraph"/>
              <w:ind w:left="118"/>
              <w:rPr>
                <w:b/>
                <w:sz w:val="20"/>
              </w:rPr>
            </w:pPr>
            <w:commentRangeStart w:id="79"/>
            <w:r w:rsidRPr="00DB7015">
              <w:rPr>
                <w:b/>
                <w:spacing w:val="-2"/>
                <w:sz w:val="20"/>
              </w:rPr>
              <w:t>53.05</w:t>
            </w:r>
          </w:p>
        </w:tc>
        <w:tc>
          <w:tcPr>
            <w:tcW w:w="3234" w:type="dxa"/>
            <w:gridSpan w:val="5"/>
            <w:tcBorders>
              <w:top w:val="nil"/>
              <w:left w:val="nil"/>
              <w:bottom w:val="nil"/>
              <w:right w:val="nil"/>
            </w:tcBorders>
          </w:tcPr>
          <w:p w14:paraId="518F18C9" w14:textId="77777777" w:rsidR="00A95581" w:rsidRPr="00DB7015" w:rsidRDefault="00A95581" w:rsidP="0020125D">
            <w:pPr>
              <w:pStyle w:val="TableParagraph"/>
            </w:pPr>
          </w:p>
        </w:tc>
        <w:tc>
          <w:tcPr>
            <w:tcW w:w="720" w:type="dxa"/>
            <w:tcBorders>
              <w:top w:val="nil"/>
              <w:left w:val="nil"/>
              <w:bottom w:val="nil"/>
              <w:right w:val="nil"/>
            </w:tcBorders>
            <w:hideMark/>
          </w:tcPr>
          <w:p w14:paraId="79B6B0B5" w14:textId="77777777" w:rsidR="00A95581" w:rsidRPr="00DB7015" w:rsidRDefault="00A95581" w:rsidP="0020125D">
            <w:pPr>
              <w:pStyle w:val="TableParagraph"/>
              <w:ind w:left="125"/>
              <w:rPr>
                <w:b/>
                <w:sz w:val="20"/>
              </w:rPr>
            </w:pPr>
            <w:r w:rsidRPr="00DB7015">
              <w:rPr>
                <w:b/>
                <w:spacing w:val="-2"/>
                <w:sz w:val="20"/>
              </w:rPr>
              <w:t>22,57</w:t>
            </w:r>
            <w:commentRangeEnd w:id="79"/>
            <w:r w:rsidR="00ED101A" w:rsidRPr="00DB7015">
              <w:rPr>
                <w:rStyle w:val="CommentReference"/>
              </w:rPr>
              <w:commentReference w:id="79"/>
            </w:r>
          </w:p>
        </w:tc>
      </w:tr>
    </w:tbl>
    <w:p w14:paraId="633E54F2" w14:textId="7F674618" w:rsidR="0042060D" w:rsidRPr="00DB7015" w:rsidRDefault="00930D2E" w:rsidP="0020125D">
      <w:pPr>
        <w:pStyle w:val="BodyText"/>
        <w:tabs>
          <w:tab w:val="left" w:pos="3870"/>
        </w:tabs>
        <w:spacing w:before="192"/>
        <w:ind w:left="567" w:right="1628" w:firstLine="709"/>
        <w:jc w:val="both"/>
      </w:pPr>
      <w:r w:rsidRPr="00DB7015">
        <w:t>The</w:t>
      </w:r>
      <w:r w:rsidRPr="00DB7015">
        <w:rPr>
          <w:spacing w:val="-5"/>
        </w:rPr>
        <w:t xml:space="preserve"> </w:t>
      </w:r>
      <w:r w:rsidRPr="00DB7015">
        <w:t>investigation</w:t>
      </w:r>
      <w:r w:rsidRPr="00DB7015">
        <w:rPr>
          <w:spacing w:val="-3"/>
        </w:rPr>
        <w:t xml:space="preserve"> </w:t>
      </w:r>
      <w:r w:rsidRPr="00DB7015">
        <w:t>of</w:t>
      </w:r>
      <w:r w:rsidRPr="00DB7015">
        <w:rPr>
          <w:spacing w:val="-4"/>
        </w:rPr>
        <w:t xml:space="preserve"> </w:t>
      </w:r>
      <w:r w:rsidRPr="00DB7015">
        <w:t>the</w:t>
      </w:r>
      <w:r w:rsidRPr="00DB7015">
        <w:rPr>
          <w:spacing w:val="-3"/>
        </w:rPr>
        <w:t xml:space="preserve"> </w:t>
      </w:r>
      <w:r w:rsidRPr="00DB7015">
        <w:t>first</w:t>
      </w:r>
      <w:r w:rsidRPr="00DB7015">
        <w:rPr>
          <w:spacing w:val="-2"/>
        </w:rPr>
        <w:t xml:space="preserve"> </w:t>
      </w:r>
      <w:r w:rsidRPr="00DB7015">
        <w:t>component</w:t>
      </w:r>
      <w:r w:rsidRPr="00DB7015">
        <w:rPr>
          <w:spacing w:val="-4"/>
        </w:rPr>
        <w:t xml:space="preserve"> </w:t>
      </w:r>
      <w:r w:rsidRPr="00DB7015">
        <w:t>of</w:t>
      </w:r>
      <w:r w:rsidRPr="00DB7015">
        <w:rPr>
          <w:spacing w:val="-4"/>
        </w:rPr>
        <w:t xml:space="preserve"> </w:t>
      </w:r>
      <w:r w:rsidRPr="00DB7015">
        <w:t>speaking</w:t>
      </w:r>
      <w:r w:rsidRPr="00DB7015">
        <w:rPr>
          <w:spacing w:val="-3"/>
        </w:rPr>
        <w:t xml:space="preserve"> </w:t>
      </w:r>
      <w:r w:rsidRPr="00DB7015">
        <w:t>anxiety,</w:t>
      </w:r>
      <w:r w:rsidRPr="00DB7015">
        <w:rPr>
          <w:spacing w:val="-3"/>
        </w:rPr>
        <w:t xml:space="preserve"> </w:t>
      </w:r>
      <w:r w:rsidRPr="00DB7015">
        <w:t>namely</w:t>
      </w:r>
      <w:r w:rsidRPr="00DB7015">
        <w:rPr>
          <w:spacing w:val="-3"/>
        </w:rPr>
        <w:t xml:space="preserve"> </w:t>
      </w:r>
      <w:r w:rsidRPr="00DB7015">
        <w:t>test</w:t>
      </w:r>
      <w:r w:rsidRPr="00DB7015">
        <w:rPr>
          <w:spacing w:val="-3"/>
        </w:rPr>
        <w:t xml:space="preserve"> </w:t>
      </w:r>
      <w:r w:rsidRPr="00DB7015">
        <w:t>anxiety,</w:t>
      </w:r>
      <w:r w:rsidRPr="00DB7015">
        <w:rPr>
          <w:spacing w:val="-4"/>
        </w:rPr>
        <w:t xml:space="preserve"> </w:t>
      </w:r>
      <w:del w:id="80" w:author="User" w:date="2024-10-25T15:03:00Z">
        <w:r w:rsidRPr="00DB7015" w:rsidDel="00383FC4">
          <w:delText>is</w:delText>
        </w:r>
        <w:r w:rsidRPr="00DB7015" w:rsidDel="00383FC4">
          <w:rPr>
            <w:spacing w:val="-57"/>
          </w:rPr>
          <w:delText xml:space="preserve"> </w:delText>
        </w:r>
        <w:r w:rsidRPr="00DB7015" w:rsidDel="00383FC4">
          <w:delText>summarized</w:delText>
        </w:r>
      </w:del>
      <w:ins w:id="81" w:author="User" w:date="2024-10-25T15:03:00Z">
        <w:r w:rsidR="00383FC4" w:rsidRPr="00DB7015">
          <w:t>is</w:t>
        </w:r>
        <w:r w:rsidR="00383FC4" w:rsidRPr="00DB7015">
          <w:rPr>
            <w:spacing w:val="-57"/>
          </w:rPr>
          <w:t xml:space="preserve"> </w:t>
        </w:r>
        <w:r w:rsidR="00383FC4">
          <w:rPr>
            <w:spacing w:val="-57"/>
          </w:rPr>
          <w:t>summarized</w:t>
        </w:r>
      </w:ins>
      <w:r w:rsidRPr="00DB7015">
        <w:rPr>
          <w:spacing w:val="-2"/>
        </w:rPr>
        <w:t xml:space="preserve"> </w:t>
      </w:r>
      <w:r w:rsidRPr="00DB7015">
        <w:t>in</w:t>
      </w:r>
      <w:r w:rsidRPr="00DB7015">
        <w:rPr>
          <w:spacing w:val="-1"/>
        </w:rPr>
        <w:t xml:space="preserve"> </w:t>
      </w:r>
      <w:commentRangeStart w:id="82"/>
      <w:r w:rsidRPr="00DB7015">
        <w:t>Table</w:t>
      </w:r>
      <w:r w:rsidRPr="00DB7015">
        <w:rPr>
          <w:spacing w:val="-1"/>
        </w:rPr>
        <w:t xml:space="preserve"> </w:t>
      </w:r>
      <w:del w:id="83" w:author="User" w:date="2024-10-25T14:56:00Z">
        <w:r w:rsidRPr="00DB7015" w:rsidDel="00A10FD6">
          <w:delText>6</w:delText>
        </w:r>
        <w:commentRangeEnd w:id="82"/>
        <w:r w:rsidR="001211B1" w:rsidRPr="00DB7015" w:rsidDel="00A10FD6">
          <w:rPr>
            <w:rStyle w:val="CommentReference"/>
          </w:rPr>
          <w:commentReference w:id="82"/>
        </w:r>
        <w:r w:rsidRPr="00DB7015" w:rsidDel="00A10FD6">
          <w:delText>.</w:delText>
        </w:r>
      </w:del>
      <w:ins w:id="84" w:author="User" w:date="2024-10-25T14:56:00Z">
        <w:r w:rsidR="00A10FD6">
          <w:t>2</w:t>
        </w:r>
      </w:ins>
      <w:r w:rsidRPr="00DB7015">
        <w:rPr>
          <w:spacing w:val="-2"/>
        </w:rPr>
        <w:t xml:space="preserve"> </w:t>
      </w:r>
      <w:r w:rsidRPr="00DB7015">
        <w:t>According</w:t>
      </w:r>
      <w:r w:rsidRPr="00DB7015">
        <w:rPr>
          <w:spacing w:val="-1"/>
        </w:rPr>
        <w:t xml:space="preserve"> </w:t>
      </w:r>
      <w:r w:rsidRPr="00DB7015">
        <w:t>to</w:t>
      </w:r>
      <w:r w:rsidRPr="00DB7015">
        <w:rPr>
          <w:spacing w:val="-1"/>
        </w:rPr>
        <w:t xml:space="preserve"> </w:t>
      </w:r>
      <w:r w:rsidRPr="00DB7015">
        <w:t>Horwitz</w:t>
      </w:r>
      <w:r w:rsidRPr="00DB7015">
        <w:rPr>
          <w:spacing w:val="-2"/>
        </w:rPr>
        <w:t xml:space="preserve"> </w:t>
      </w:r>
      <w:r w:rsidRPr="00DB7015">
        <w:t>et</w:t>
      </w:r>
      <w:r w:rsidRPr="00DB7015">
        <w:rPr>
          <w:spacing w:val="1"/>
        </w:rPr>
        <w:t xml:space="preserve"> </w:t>
      </w:r>
      <w:r w:rsidRPr="00DB7015">
        <w:t>al.</w:t>
      </w:r>
      <w:r w:rsidRPr="00DB7015">
        <w:rPr>
          <w:spacing w:val="-1"/>
        </w:rPr>
        <w:t xml:space="preserve"> </w:t>
      </w:r>
      <w:r w:rsidRPr="00DB7015">
        <w:t>(1986),</w:t>
      </w:r>
      <w:r w:rsidRPr="00DB7015">
        <w:rPr>
          <w:spacing w:val="-1"/>
        </w:rPr>
        <w:t xml:space="preserve"> </w:t>
      </w:r>
      <w:r w:rsidRPr="00DB7015">
        <w:t>test</w:t>
      </w:r>
      <w:r w:rsidRPr="00DB7015">
        <w:rPr>
          <w:spacing w:val="-2"/>
        </w:rPr>
        <w:t xml:space="preserve"> </w:t>
      </w:r>
      <w:r w:rsidRPr="00DB7015">
        <w:t>anxiety</w:t>
      </w:r>
      <w:r w:rsidRPr="00DB7015">
        <w:rPr>
          <w:spacing w:val="-1"/>
        </w:rPr>
        <w:t xml:space="preserve"> </w:t>
      </w:r>
      <w:r w:rsidRPr="00DB7015">
        <w:t>is</w:t>
      </w:r>
      <w:r w:rsidRPr="00DB7015">
        <w:rPr>
          <w:spacing w:val="-1"/>
        </w:rPr>
        <w:t xml:space="preserve"> </w:t>
      </w:r>
      <w:r w:rsidRPr="00DB7015">
        <w:t>an</w:t>
      </w:r>
      <w:r w:rsidRPr="00DB7015">
        <w:rPr>
          <w:spacing w:val="-2"/>
        </w:rPr>
        <w:t xml:space="preserve"> </w:t>
      </w:r>
      <w:r w:rsidRPr="00DB7015">
        <w:t>aspect</w:t>
      </w:r>
      <w:r w:rsidRPr="00DB7015">
        <w:rPr>
          <w:spacing w:val="-57"/>
        </w:rPr>
        <w:t xml:space="preserve"> </w:t>
      </w:r>
      <w:r w:rsidRPr="00DB7015">
        <w:t>of performance anxiety brought on by a fear of failing. The findings indicated that</w:t>
      </w:r>
      <w:r w:rsidRPr="00DB7015">
        <w:rPr>
          <w:spacing w:val="1"/>
        </w:rPr>
        <w:t xml:space="preserve"> </w:t>
      </w:r>
      <w:r w:rsidRPr="00DB7015">
        <w:t>the majority of learners struggled with test anxiety. Their responses to questions 3,</w:t>
      </w:r>
      <w:r w:rsidRPr="00DB7015">
        <w:rPr>
          <w:spacing w:val="1"/>
        </w:rPr>
        <w:t xml:space="preserve"> </w:t>
      </w:r>
      <w:r w:rsidRPr="00DB7015">
        <w:t xml:space="preserve">11, 14, and 15 revealed the cause of their anxiety. Item 5 had the highest score </w:t>
      </w:r>
      <w:del w:id="85" w:author="User" w:date="2024-10-25T14:56:00Z">
        <w:r w:rsidRPr="00DB7015" w:rsidDel="00A10FD6">
          <w:delText>with</w:delText>
        </w:r>
        <w:r w:rsidR="00AF5CFC" w:rsidRPr="00DB7015" w:rsidDel="00A10FD6">
          <w:delText xml:space="preserve"> </w:delText>
        </w:r>
        <w:r w:rsidRPr="00DB7015" w:rsidDel="00A10FD6">
          <w:rPr>
            <w:spacing w:val="-57"/>
          </w:rPr>
          <w:delText xml:space="preserve"> </w:delText>
        </w:r>
        <w:r w:rsidRPr="00DB7015" w:rsidDel="00A10FD6">
          <w:delText>67</w:delText>
        </w:r>
      </w:del>
      <w:ins w:id="86" w:author="User" w:date="2024-10-25T14:56:00Z">
        <w:r w:rsidR="00A10FD6" w:rsidRPr="00DB7015">
          <w:t xml:space="preserve">with </w:t>
        </w:r>
        <w:r w:rsidR="00A10FD6" w:rsidRPr="00DB7015">
          <w:rPr>
            <w:spacing w:val="-57"/>
          </w:rPr>
          <w:t>67</w:t>
        </w:r>
      </w:ins>
      <w:r w:rsidRPr="00DB7015">
        <w:t>,09%. The student responses 5 and 16 shows that regardless when they have</w:t>
      </w:r>
      <w:r w:rsidRPr="00DB7015">
        <w:rPr>
          <w:spacing w:val="1"/>
        </w:rPr>
        <w:t xml:space="preserve"> </w:t>
      </w:r>
      <w:r w:rsidRPr="00DB7015">
        <w:t>prepared or not, they still experience anxiety when speaking in English. Responses</w:t>
      </w:r>
      <w:r w:rsidRPr="00DB7015">
        <w:rPr>
          <w:spacing w:val="1"/>
        </w:rPr>
        <w:t xml:space="preserve"> </w:t>
      </w:r>
      <w:r w:rsidRPr="00DB7015">
        <w:t>from</w:t>
      </w:r>
      <w:r w:rsidRPr="00DB7015">
        <w:rPr>
          <w:spacing w:val="-6"/>
        </w:rPr>
        <w:t xml:space="preserve"> </w:t>
      </w:r>
      <w:r w:rsidRPr="00DB7015">
        <w:t>students</w:t>
      </w:r>
      <w:r w:rsidRPr="00DB7015">
        <w:rPr>
          <w:spacing w:val="-6"/>
        </w:rPr>
        <w:t xml:space="preserve"> </w:t>
      </w:r>
      <w:r w:rsidRPr="00DB7015">
        <w:t>for</w:t>
      </w:r>
      <w:r w:rsidRPr="00DB7015">
        <w:rPr>
          <w:spacing w:val="-7"/>
        </w:rPr>
        <w:t xml:space="preserve"> </w:t>
      </w:r>
      <w:r w:rsidRPr="00DB7015">
        <w:t>item</w:t>
      </w:r>
      <w:r w:rsidRPr="00DB7015">
        <w:rPr>
          <w:spacing w:val="-6"/>
        </w:rPr>
        <w:t xml:space="preserve"> </w:t>
      </w:r>
      <w:r w:rsidRPr="00DB7015">
        <w:t>15</w:t>
      </w:r>
      <w:r w:rsidRPr="00DB7015">
        <w:rPr>
          <w:spacing w:val="-3"/>
        </w:rPr>
        <w:t xml:space="preserve"> </w:t>
      </w:r>
      <w:r w:rsidRPr="00DB7015">
        <w:t>revealed</w:t>
      </w:r>
      <w:r w:rsidRPr="00DB7015">
        <w:rPr>
          <w:spacing w:val="-7"/>
        </w:rPr>
        <w:t xml:space="preserve"> </w:t>
      </w:r>
      <w:r w:rsidRPr="00DB7015">
        <w:t>that</w:t>
      </w:r>
      <w:r w:rsidRPr="00DB7015">
        <w:rPr>
          <w:spacing w:val="-6"/>
        </w:rPr>
        <w:t xml:space="preserve"> </w:t>
      </w:r>
      <w:r w:rsidRPr="00DB7015">
        <w:t>they</w:t>
      </w:r>
      <w:r w:rsidRPr="00DB7015">
        <w:rPr>
          <w:spacing w:val="-6"/>
        </w:rPr>
        <w:t xml:space="preserve"> </w:t>
      </w:r>
      <w:r w:rsidRPr="00DB7015">
        <w:t>were</w:t>
      </w:r>
      <w:r w:rsidRPr="00DB7015">
        <w:rPr>
          <w:spacing w:val="-5"/>
        </w:rPr>
        <w:t xml:space="preserve"> </w:t>
      </w:r>
      <w:r w:rsidRPr="00DB7015">
        <w:t>concerned</w:t>
      </w:r>
      <w:r w:rsidRPr="00DB7015">
        <w:rPr>
          <w:spacing w:val="-3"/>
        </w:rPr>
        <w:t xml:space="preserve"> </w:t>
      </w:r>
      <w:r w:rsidRPr="00DB7015">
        <w:t>about</w:t>
      </w:r>
      <w:r w:rsidRPr="00DB7015">
        <w:rPr>
          <w:spacing w:val="-6"/>
        </w:rPr>
        <w:t xml:space="preserve"> </w:t>
      </w:r>
      <w:r w:rsidRPr="00DB7015">
        <w:t>the</w:t>
      </w:r>
      <w:r w:rsidRPr="00DB7015">
        <w:rPr>
          <w:spacing w:val="-7"/>
        </w:rPr>
        <w:t xml:space="preserve"> </w:t>
      </w:r>
      <w:r w:rsidRPr="00DB7015">
        <w:t>repercussions</w:t>
      </w:r>
      <w:r w:rsidRPr="00DB7015">
        <w:rPr>
          <w:spacing w:val="-57"/>
        </w:rPr>
        <w:t xml:space="preserve"> </w:t>
      </w:r>
      <w:r w:rsidRPr="00DB7015">
        <w:t>or</w:t>
      </w:r>
      <w:r w:rsidRPr="00DB7015">
        <w:rPr>
          <w:spacing w:val="-13"/>
        </w:rPr>
        <w:t xml:space="preserve"> </w:t>
      </w:r>
      <w:r w:rsidRPr="00DB7015">
        <w:t>outcomes</w:t>
      </w:r>
      <w:r w:rsidRPr="00DB7015">
        <w:rPr>
          <w:spacing w:val="-11"/>
        </w:rPr>
        <w:t xml:space="preserve"> </w:t>
      </w:r>
      <w:r w:rsidRPr="00DB7015">
        <w:t>of</w:t>
      </w:r>
      <w:r w:rsidRPr="00DB7015">
        <w:rPr>
          <w:spacing w:val="-12"/>
        </w:rPr>
        <w:t xml:space="preserve"> </w:t>
      </w:r>
      <w:r w:rsidRPr="00DB7015">
        <w:t>failing</w:t>
      </w:r>
      <w:r w:rsidRPr="00DB7015">
        <w:rPr>
          <w:spacing w:val="-11"/>
        </w:rPr>
        <w:t xml:space="preserve"> </w:t>
      </w:r>
      <w:r w:rsidRPr="00DB7015">
        <w:t>after</w:t>
      </w:r>
      <w:r w:rsidRPr="00DB7015">
        <w:rPr>
          <w:spacing w:val="-12"/>
        </w:rPr>
        <w:t xml:space="preserve"> </w:t>
      </w:r>
      <w:r w:rsidRPr="00DB7015">
        <w:t>the</w:t>
      </w:r>
      <w:r w:rsidRPr="00DB7015">
        <w:rPr>
          <w:spacing w:val="-13"/>
        </w:rPr>
        <w:t xml:space="preserve"> </w:t>
      </w:r>
      <w:r w:rsidRPr="00DB7015">
        <w:t>presentation</w:t>
      </w:r>
      <w:r w:rsidRPr="00DB7015">
        <w:rPr>
          <w:spacing w:val="-11"/>
        </w:rPr>
        <w:t xml:space="preserve"> </w:t>
      </w:r>
      <w:r w:rsidRPr="00DB7015">
        <w:t>in</w:t>
      </w:r>
      <w:r w:rsidRPr="00DB7015">
        <w:rPr>
          <w:spacing w:val="-11"/>
        </w:rPr>
        <w:t xml:space="preserve"> </w:t>
      </w:r>
      <w:r w:rsidRPr="00DB7015">
        <w:t>English</w:t>
      </w:r>
      <w:r w:rsidRPr="00DB7015">
        <w:rPr>
          <w:spacing w:val="-9"/>
        </w:rPr>
        <w:t xml:space="preserve"> </w:t>
      </w:r>
      <w:r w:rsidRPr="00DB7015">
        <w:t>class.</w:t>
      </w:r>
      <w:r w:rsidRPr="00DB7015">
        <w:rPr>
          <w:spacing w:val="-12"/>
        </w:rPr>
        <w:t xml:space="preserve"> </w:t>
      </w:r>
      <w:r w:rsidRPr="00DB7015">
        <w:t>This</w:t>
      </w:r>
      <w:r w:rsidRPr="00DB7015">
        <w:rPr>
          <w:spacing w:val="-11"/>
        </w:rPr>
        <w:t xml:space="preserve"> </w:t>
      </w:r>
      <w:r w:rsidRPr="00DB7015">
        <w:t>indicates</w:t>
      </w:r>
      <w:r w:rsidRPr="00DB7015">
        <w:rPr>
          <w:spacing w:val="-11"/>
        </w:rPr>
        <w:t xml:space="preserve"> </w:t>
      </w:r>
      <w:r w:rsidRPr="00DB7015">
        <w:t>that</w:t>
      </w:r>
      <w:r w:rsidRPr="00DB7015">
        <w:rPr>
          <w:spacing w:val="-11"/>
        </w:rPr>
        <w:t xml:space="preserve"> </w:t>
      </w:r>
      <w:r w:rsidRPr="00DB7015">
        <w:t>even</w:t>
      </w:r>
      <w:r w:rsidRPr="00DB7015">
        <w:rPr>
          <w:spacing w:val="-58"/>
        </w:rPr>
        <w:t xml:space="preserve"> </w:t>
      </w:r>
      <w:r w:rsidRPr="00DB7015">
        <w:t>if they have practiced for it, students still experience nervousness because they lack</w:t>
      </w:r>
      <w:r w:rsidRPr="00DB7015">
        <w:rPr>
          <w:spacing w:val="-57"/>
        </w:rPr>
        <w:t xml:space="preserve"> </w:t>
      </w:r>
      <w:r w:rsidRPr="00DB7015">
        <w:t>confidence.</w:t>
      </w:r>
      <w:ins w:id="87" w:author="User" w:date="2024-10-25T15:06:00Z">
        <w:r w:rsidR="00383FC4">
          <w:t xml:space="preserve"> </w:t>
        </w:r>
        <w:r w:rsidR="00383FC4">
          <w:t>The table indicates a trend of high anxiety levels among students in English classes, particularly around speaking situations, which could impact their performance and learning experience.</w:t>
        </w:r>
      </w:ins>
    </w:p>
    <w:p w14:paraId="08E36B7E" w14:textId="77777777" w:rsidR="0020125D" w:rsidRPr="00DB7015" w:rsidRDefault="0020125D" w:rsidP="0020125D">
      <w:pPr>
        <w:pStyle w:val="Heading1"/>
        <w:spacing w:before="207"/>
      </w:pPr>
    </w:p>
    <w:p w14:paraId="72FF2410" w14:textId="4EFADC54" w:rsidR="0042060D" w:rsidRPr="00DB7015" w:rsidRDefault="00930D2E" w:rsidP="0020125D">
      <w:pPr>
        <w:pStyle w:val="Heading1"/>
        <w:spacing w:before="207"/>
        <w:ind w:left="851"/>
      </w:pPr>
      <w:r w:rsidRPr="00DB7015">
        <w:t>Table</w:t>
      </w:r>
      <w:r w:rsidRPr="00DB7015">
        <w:rPr>
          <w:spacing w:val="-2"/>
        </w:rPr>
        <w:t xml:space="preserve"> </w:t>
      </w:r>
      <w:r w:rsidRPr="00DB7015">
        <w:t>3</w:t>
      </w:r>
    </w:p>
    <w:p w14:paraId="41175D3E" w14:textId="77777777" w:rsidR="0042060D" w:rsidRPr="00DB7015" w:rsidRDefault="00930D2E" w:rsidP="0020125D">
      <w:pPr>
        <w:spacing w:before="41"/>
        <w:ind w:left="851"/>
        <w:rPr>
          <w:b/>
          <w:sz w:val="24"/>
        </w:rPr>
      </w:pPr>
      <w:r w:rsidRPr="00DB7015">
        <w:rPr>
          <w:b/>
          <w:sz w:val="24"/>
        </w:rPr>
        <w:t>The</w:t>
      </w:r>
      <w:r w:rsidRPr="00DB7015">
        <w:rPr>
          <w:b/>
          <w:spacing w:val="-3"/>
          <w:sz w:val="24"/>
        </w:rPr>
        <w:t xml:space="preserve"> </w:t>
      </w:r>
      <w:r w:rsidRPr="00DB7015">
        <w:rPr>
          <w:b/>
          <w:sz w:val="24"/>
        </w:rPr>
        <w:t>Data</w:t>
      </w:r>
      <w:r w:rsidRPr="00DB7015">
        <w:rPr>
          <w:b/>
          <w:spacing w:val="-1"/>
          <w:sz w:val="24"/>
        </w:rPr>
        <w:t xml:space="preserve"> </w:t>
      </w:r>
      <w:r w:rsidRPr="00DB7015">
        <w:rPr>
          <w:b/>
          <w:sz w:val="24"/>
        </w:rPr>
        <w:t>Distribution of</w:t>
      </w:r>
      <w:r w:rsidRPr="00DB7015">
        <w:rPr>
          <w:b/>
          <w:spacing w:val="-2"/>
          <w:sz w:val="24"/>
        </w:rPr>
        <w:t xml:space="preserve"> </w:t>
      </w:r>
      <w:r w:rsidRPr="00DB7015">
        <w:rPr>
          <w:b/>
          <w:sz w:val="24"/>
        </w:rPr>
        <w:t>the</w:t>
      </w:r>
      <w:r w:rsidRPr="00DB7015">
        <w:rPr>
          <w:b/>
          <w:spacing w:val="-2"/>
          <w:sz w:val="24"/>
        </w:rPr>
        <w:t xml:space="preserve"> </w:t>
      </w:r>
      <w:r w:rsidRPr="00DB7015">
        <w:rPr>
          <w:b/>
          <w:sz w:val="24"/>
        </w:rPr>
        <w:t>Students’</w:t>
      </w:r>
      <w:r w:rsidRPr="00DB7015">
        <w:rPr>
          <w:b/>
          <w:spacing w:val="-2"/>
          <w:sz w:val="24"/>
        </w:rPr>
        <w:t xml:space="preserve"> </w:t>
      </w:r>
      <w:r w:rsidRPr="00DB7015">
        <w:rPr>
          <w:b/>
          <w:sz w:val="24"/>
        </w:rPr>
        <w:t>Communication</w:t>
      </w:r>
      <w:r w:rsidRPr="00DB7015">
        <w:rPr>
          <w:b/>
          <w:spacing w:val="1"/>
          <w:sz w:val="24"/>
        </w:rPr>
        <w:t xml:space="preserve"> </w:t>
      </w:r>
      <w:r w:rsidRPr="00DB7015">
        <w:rPr>
          <w:b/>
          <w:sz w:val="24"/>
        </w:rPr>
        <w:t>Apprehensions</w:t>
      </w:r>
    </w:p>
    <w:p w14:paraId="0E66BCF2" w14:textId="77777777" w:rsidR="0020125D" w:rsidRPr="00DB7015" w:rsidRDefault="0020125D" w:rsidP="0020125D">
      <w:pPr>
        <w:pStyle w:val="BodyText"/>
        <w:spacing w:before="3"/>
        <w:rPr>
          <w:b/>
          <w:sz w:val="14"/>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1272"/>
        <w:gridCol w:w="456"/>
        <w:gridCol w:w="754"/>
        <w:gridCol w:w="456"/>
        <w:gridCol w:w="759"/>
        <w:gridCol w:w="456"/>
        <w:gridCol w:w="759"/>
        <w:gridCol w:w="538"/>
        <w:gridCol w:w="721"/>
        <w:gridCol w:w="629"/>
        <w:gridCol w:w="634"/>
        <w:gridCol w:w="538"/>
        <w:gridCol w:w="812"/>
      </w:tblGrid>
      <w:tr w:rsidR="0020125D" w:rsidRPr="00DB7015" w14:paraId="7C0A85FD" w14:textId="77777777" w:rsidTr="0020125D">
        <w:trPr>
          <w:trHeight w:val="427"/>
        </w:trPr>
        <w:tc>
          <w:tcPr>
            <w:tcW w:w="509" w:type="dxa"/>
            <w:vMerge w:val="restart"/>
            <w:tcBorders>
              <w:left w:val="nil"/>
              <w:right w:val="nil"/>
            </w:tcBorders>
          </w:tcPr>
          <w:p w14:paraId="166B39E0" w14:textId="77777777" w:rsidR="0020125D" w:rsidRPr="00DB7015" w:rsidRDefault="0020125D" w:rsidP="00B11E2D">
            <w:pPr>
              <w:pStyle w:val="TableParagraph"/>
              <w:rPr>
                <w:b/>
                <w:sz w:val="20"/>
              </w:rPr>
            </w:pPr>
            <w:r w:rsidRPr="00DB7015">
              <w:rPr>
                <w:b/>
                <w:spacing w:val="-5"/>
                <w:sz w:val="20"/>
              </w:rPr>
              <w:t>No</w:t>
            </w:r>
          </w:p>
        </w:tc>
        <w:tc>
          <w:tcPr>
            <w:tcW w:w="1272" w:type="dxa"/>
            <w:vMerge w:val="restart"/>
            <w:tcBorders>
              <w:left w:val="nil"/>
              <w:right w:val="nil"/>
            </w:tcBorders>
          </w:tcPr>
          <w:p w14:paraId="2A98156D" w14:textId="77777777" w:rsidR="0020125D" w:rsidRPr="00DB7015" w:rsidRDefault="0020125D" w:rsidP="00B11E2D">
            <w:pPr>
              <w:pStyle w:val="TableParagraph"/>
              <w:rPr>
                <w:b/>
                <w:sz w:val="20"/>
              </w:rPr>
            </w:pPr>
            <w:r w:rsidRPr="00DB7015">
              <w:rPr>
                <w:b/>
                <w:spacing w:val="-2"/>
                <w:sz w:val="20"/>
              </w:rPr>
              <w:t>Statement</w:t>
            </w:r>
          </w:p>
        </w:tc>
        <w:tc>
          <w:tcPr>
            <w:tcW w:w="1210" w:type="dxa"/>
            <w:gridSpan w:val="2"/>
            <w:tcBorders>
              <w:left w:val="nil"/>
              <w:right w:val="nil"/>
            </w:tcBorders>
          </w:tcPr>
          <w:p w14:paraId="277AC247" w14:textId="77777777" w:rsidR="0020125D" w:rsidRPr="00DB7015" w:rsidRDefault="0020125D" w:rsidP="00B11E2D">
            <w:pPr>
              <w:pStyle w:val="TableParagraph"/>
              <w:ind w:left="106"/>
              <w:rPr>
                <w:b/>
                <w:sz w:val="20"/>
              </w:rPr>
            </w:pPr>
            <w:r w:rsidRPr="00DB7015">
              <w:rPr>
                <w:b/>
                <w:spacing w:val="-5"/>
                <w:sz w:val="20"/>
              </w:rPr>
              <w:t>SA</w:t>
            </w:r>
          </w:p>
        </w:tc>
        <w:tc>
          <w:tcPr>
            <w:tcW w:w="1215" w:type="dxa"/>
            <w:gridSpan w:val="2"/>
            <w:tcBorders>
              <w:left w:val="nil"/>
              <w:right w:val="nil"/>
            </w:tcBorders>
          </w:tcPr>
          <w:p w14:paraId="2B7BE2CE" w14:textId="77777777" w:rsidR="0020125D" w:rsidRPr="00DB7015" w:rsidRDefault="0020125D" w:rsidP="00B11E2D">
            <w:pPr>
              <w:pStyle w:val="TableParagraph"/>
              <w:ind w:left="111"/>
              <w:rPr>
                <w:b/>
                <w:sz w:val="20"/>
              </w:rPr>
            </w:pPr>
            <w:r w:rsidRPr="00DB7015">
              <w:rPr>
                <w:b/>
                <w:spacing w:val="-10"/>
                <w:sz w:val="20"/>
              </w:rPr>
              <w:t>A</w:t>
            </w:r>
          </w:p>
        </w:tc>
        <w:tc>
          <w:tcPr>
            <w:tcW w:w="1215" w:type="dxa"/>
            <w:gridSpan w:val="2"/>
            <w:tcBorders>
              <w:left w:val="nil"/>
              <w:right w:val="nil"/>
            </w:tcBorders>
          </w:tcPr>
          <w:p w14:paraId="4AB8B77A" w14:textId="77777777" w:rsidR="0020125D" w:rsidRPr="00DB7015" w:rsidRDefault="0020125D" w:rsidP="00B11E2D">
            <w:pPr>
              <w:pStyle w:val="TableParagraph"/>
              <w:ind w:left="106"/>
              <w:rPr>
                <w:b/>
                <w:sz w:val="20"/>
              </w:rPr>
            </w:pPr>
            <w:r w:rsidRPr="00DB7015">
              <w:rPr>
                <w:b/>
                <w:spacing w:val="-2"/>
                <w:sz w:val="20"/>
              </w:rPr>
              <w:t>TOTAL</w:t>
            </w:r>
          </w:p>
        </w:tc>
        <w:tc>
          <w:tcPr>
            <w:tcW w:w="1259" w:type="dxa"/>
            <w:gridSpan w:val="2"/>
            <w:tcBorders>
              <w:left w:val="nil"/>
              <w:right w:val="nil"/>
            </w:tcBorders>
          </w:tcPr>
          <w:p w14:paraId="2B639777" w14:textId="77777777" w:rsidR="0020125D" w:rsidRPr="00DB7015" w:rsidRDefault="0020125D" w:rsidP="00B11E2D">
            <w:pPr>
              <w:pStyle w:val="TableParagraph"/>
              <w:ind w:left="105"/>
              <w:rPr>
                <w:b/>
                <w:sz w:val="20"/>
              </w:rPr>
            </w:pPr>
            <w:r w:rsidRPr="00DB7015">
              <w:rPr>
                <w:b/>
                <w:spacing w:val="-10"/>
                <w:sz w:val="20"/>
              </w:rPr>
              <w:t>D</w:t>
            </w:r>
          </w:p>
        </w:tc>
        <w:tc>
          <w:tcPr>
            <w:tcW w:w="1263" w:type="dxa"/>
            <w:gridSpan w:val="2"/>
            <w:tcBorders>
              <w:left w:val="nil"/>
              <w:right w:val="nil"/>
            </w:tcBorders>
          </w:tcPr>
          <w:p w14:paraId="26B68966" w14:textId="77777777" w:rsidR="0020125D" w:rsidRPr="00DB7015" w:rsidRDefault="0020125D" w:rsidP="00B11E2D">
            <w:pPr>
              <w:pStyle w:val="TableParagraph"/>
              <w:ind w:left="109"/>
              <w:rPr>
                <w:b/>
                <w:sz w:val="20"/>
              </w:rPr>
            </w:pPr>
            <w:r w:rsidRPr="00DB7015">
              <w:rPr>
                <w:b/>
                <w:spacing w:val="-5"/>
                <w:sz w:val="20"/>
              </w:rPr>
              <w:t>SD</w:t>
            </w:r>
          </w:p>
        </w:tc>
        <w:tc>
          <w:tcPr>
            <w:tcW w:w="1350" w:type="dxa"/>
            <w:gridSpan w:val="2"/>
            <w:tcBorders>
              <w:left w:val="nil"/>
              <w:right w:val="nil"/>
            </w:tcBorders>
          </w:tcPr>
          <w:p w14:paraId="43C1C760" w14:textId="77777777" w:rsidR="0020125D" w:rsidRPr="00DB7015" w:rsidRDefault="0020125D" w:rsidP="00B11E2D">
            <w:pPr>
              <w:pStyle w:val="TableParagraph"/>
              <w:ind w:left="104"/>
              <w:rPr>
                <w:b/>
                <w:sz w:val="20"/>
              </w:rPr>
            </w:pPr>
            <w:r w:rsidRPr="00DB7015">
              <w:rPr>
                <w:b/>
                <w:spacing w:val="-2"/>
                <w:sz w:val="20"/>
              </w:rPr>
              <w:t>TOTAL</w:t>
            </w:r>
          </w:p>
        </w:tc>
      </w:tr>
      <w:tr w:rsidR="0020125D" w:rsidRPr="00DB7015" w14:paraId="2F96FC24" w14:textId="77777777" w:rsidTr="0020125D">
        <w:trPr>
          <w:trHeight w:val="431"/>
        </w:trPr>
        <w:tc>
          <w:tcPr>
            <w:tcW w:w="509" w:type="dxa"/>
            <w:vMerge/>
            <w:tcBorders>
              <w:top w:val="nil"/>
              <w:left w:val="nil"/>
              <w:right w:val="nil"/>
            </w:tcBorders>
          </w:tcPr>
          <w:p w14:paraId="3AC32C21" w14:textId="77777777" w:rsidR="0020125D" w:rsidRPr="00DB7015" w:rsidRDefault="0020125D" w:rsidP="00B11E2D">
            <w:pPr>
              <w:rPr>
                <w:sz w:val="2"/>
                <w:szCs w:val="2"/>
              </w:rPr>
            </w:pPr>
          </w:p>
        </w:tc>
        <w:tc>
          <w:tcPr>
            <w:tcW w:w="1272" w:type="dxa"/>
            <w:vMerge/>
            <w:tcBorders>
              <w:top w:val="nil"/>
              <w:left w:val="nil"/>
              <w:right w:val="nil"/>
            </w:tcBorders>
          </w:tcPr>
          <w:p w14:paraId="6C80B325" w14:textId="77777777" w:rsidR="0020125D" w:rsidRPr="00DB7015" w:rsidRDefault="0020125D" w:rsidP="00B11E2D">
            <w:pPr>
              <w:rPr>
                <w:sz w:val="2"/>
                <w:szCs w:val="2"/>
              </w:rPr>
            </w:pPr>
          </w:p>
        </w:tc>
        <w:tc>
          <w:tcPr>
            <w:tcW w:w="456" w:type="dxa"/>
            <w:tcBorders>
              <w:left w:val="nil"/>
              <w:right w:val="nil"/>
            </w:tcBorders>
          </w:tcPr>
          <w:p w14:paraId="20658562" w14:textId="77777777" w:rsidR="0020125D" w:rsidRPr="00DB7015" w:rsidRDefault="0020125D" w:rsidP="00B11E2D">
            <w:pPr>
              <w:pStyle w:val="TableParagraph"/>
              <w:ind w:right="108"/>
              <w:jc w:val="center"/>
              <w:rPr>
                <w:b/>
                <w:sz w:val="20"/>
              </w:rPr>
            </w:pPr>
            <w:r w:rsidRPr="00DB7015">
              <w:rPr>
                <w:b/>
                <w:spacing w:val="-10"/>
                <w:sz w:val="20"/>
              </w:rPr>
              <w:t>F</w:t>
            </w:r>
          </w:p>
        </w:tc>
        <w:tc>
          <w:tcPr>
            <w:tcW w:w="754" w:type="dxa"/>
            <w:tcBorders>
              <w:left w:val="nil"/>
              <w:right w:val="nil"/>
            </w:tcBorders>
          </w:tcPr>
          <w:p w14:paraId="71BACCA7" w14:textId="77777777" w:rsidR="0020125D" w:rsidRPr="00DB7015" w:rsidRDefault="0020125D" w:rsidP="00B11E2D">
            <w:pPr>
              <w:pStyle w:val="TableParagraph"/>
              <w:ind w:left="106"/>
              <w:rPr>
                <w:b/>
                <w:sz w:val="20"/>
              </w:rPr>
            </w:pPr>
            <w:r w:rsidRPr="00DB7015">
              <w:rPr>
                <w:b/>
                <w:spacing w:val="-10"/>
                <w:sz w:val="20"/>
              </w:rPr>
              <w:t>%</w:t>
            </w:r>
          </w:p>
        </w:tc>
        <w:tc>
          <w:tcPr>
            <w:tcW w:w="456" w:type="dxa"/>
            <w:tcBorders>
              <w:left w:val="nil"/>
              <w:right w:val="nil"/>
            </w:tcBorders>
          </w:tcPr>
          <w:p w14:paraId="264A0A85" w14:textId="77777777" w:rsidR="0020125D" w:rsidRPr="00DB7015" w:rsidRDefault="0020125D" w:rsidP="00B11E2D">
            <w:pPr>
              <w:pStyle w:val="TableParagraph"/>
              <w:ind w:left="10" w:right="108"/>
              <w:jc w:val="center"/>
              <w:rPr>
                <w:b/>
                <w:sz w:val="20"/>
              </w:rPr>
            </w:pPr>
            <w:r w:rsidRPr="00DB7015">
              <w:rPr>
                <w:b/>
                <w:spacing w:val="-10"/>
                <w:sz w:val="20"/>
              </w:rPr>
              <w:t>F</w:t>
            </w:r>
          </w:p>
        </w:tc>
        <w:tc>
          <w:tcPr>
            <w:tcW w:w="759" w:type="dxa"/>
            <w:tcBorders>
              <w:left w:val="nil"/>
              <w:right w:val="nil"/>
            </w:tcBorders>
          </w:tcPr>
          <w:p w14:paraId="018260DE" w14:textId="77777777" w:rsidR="0020125D" w:rsidRPr="00DB7015" w:rsidRDefault="0020125D" w:rsidP="00B11E2D">
            <w:pPr>
              <w:pStyle w:val="TableParagraph"/>
              <w:ind w:left="111"/>
              <w:rPr>
                <w:b/>
                <w:sz w:val="20"/>
              </w:rPr>
            </w:pPr>
            <w:r w:rsidRPr="00DB7015">
              <w:rPr>
                <w:b/>
                <w:spacing w:val="-10"/>
                <w:sz w:val="20"/>
              </w:rPr>
              <w:t>%</w:t>
            </w:r>
          </w:p>
        </w:tc>
        <w:tc>
          <w:tcPr>
            <w:tcW w:w="456" w:type="dxa"/>
            <w:tcBorders>
              <w:left w:val="nil"/>
              <w:right w:val="nil"/>
            </w:tcBorders>
          </w:tcPr>
          <w:p w14:paraId="01CAE23E" w14:textId="77777777" w:rsidR="0020125D" w:rsidRPr="00DB7015" w:rsidRDefault="0020125D" w:rsidP="00B11E2D">
            <w:pPr>
              <w:pStyle w:val="TableParagraph"/>
              <w:ind w:right="108"/>
              <w:jc w:val="center"/>
              <w:rPr>
                <w:b/>
                <w:sz w:val="20"/>
              </w:rPr>
            </w:pPr>
            <w:r w:rsidRPr="00DB7015">
              <w:rPr>
                <w:b/>
                <w:spacing w:val="-10"/>
                <w:sz w:val="20"/>
              </w:rPr>
              <w:t>F</w:t>
            </w:r>
          </w:p>
        </w:tc>
        <w:tc>
          <w:tcPr>
            <w:tcW w:w="759" w:type="dxa"/>
            <w:tcBorders>
              <w:left w:val="nil"/>
              <w:right w:val="nil"/>
            </w:tcBorders>
          </w:tcPr>
          <w:p w14:paraId="5F5623D6" w14:textId="77777777" w:rsidR="0020125D" w:rsidRPr="00DB7015" w:rsidRDefault="0020125D" w:rsidP="00B11E2D">
            <w:pPr>
              <w:pStyle w:val="TableParagraph"/>
              <w:ind w:left="106"/>
              <w:rPr>
                <w:b/>
                <w:sz w:val="20"/>
              </w:rPr>
            </w:pPr>
            <w:r w:rsidRPr="00DB7015">
              <w:rPr>
                <w:b/>
                <w:spacing w:val="-10"/>
                <w:sz w:val="20"/>
              </w:rPr>
              <w:t>%</w:t>
            </w:r>
          </w:p>
        </w:tc>
        <w:tc>
          <w:tcPr>
            <w:tcW w:w="538" w:type="dxa"/>
            <w:tcBorders>
              <w:left w:val="nil"/>
              <w:right w:val="nil"/>
            </w:tcBorders>
          </w:tcPr>
          <w:p w14:paraId="06A9C0BE" w14:textId="77777777" w:rsidR="0020125D" w:rsidRPr="00DB7015" w:rsidRDefault="0020125D" w:rsidP="00B11E2D">
            <w:pPr>
              <w:pStyle w:val="TableParagraph"/>
              <w:ind w:left="105"/>
              <w:rPr>
                <w:b/>
                <w:sz w:val="20"/>
              </w:rPr>
            </w:pPr>
            <w:r w:rsidRPr="00DB7015">
              <w:rPr>
                <w:b/>
                <w:spacing w:val="-10"/>
                <w:sz w:val="20"/>
              </w:rPr>
              <w:t>F</w:t>
            </w:r>
          </w:p>
        </w:tc>
        <w:tc>
          <w:tcPr>
            <w:tcW w:w="721" w:type="dxa"/>
            <w:tcBorders>
              <w:left w:val="nil"/>
              <w:right w:val="nil"/>
            </w:tcBorders>
          </w:tcPr>
          <w:p w14:paraId="3953E4C8" w14:textId="77777777" w:rsidR="0020125D" w:rsidRPr="00DB7015" w:rsidRDefault="0020125D" w:rsidP="00B11E2D">
            <w:pPr>
              <w:pStyle w:val="TableParagraph"/>
              <w:rPr>
                <w:b/>
                <w:sz w:val="20"/>
              </w:rPr>
            </w:pPr>
            <w:r w:rsidRPr="00DB7015">
              <w:rPr>
                <w:b/>
                <w:spacing w:val="-10"/>
                <w:sz w:val="20"/>
              </w:rPr>
              <w:t>%</w:t>
            </w:r>
          </w:p>
        </w:tc>
        <w:tc>
          <w:tcPr>
            <w:tcW w:w="629" w:type="dxa"/>
            <w:tcBorders>
              <w:left w:val="nil"/>
              <w:right w:val="nil"/>
            </w:tcBorders>
          </w:tcPr>
          <w:p w14:paraId="627CA97E" w14:textId="77777777" w:rsidR="0020125D" w:rsidRPr="00DB7015" w:rsidRDefault="0020125D" w:rsidP="00B11E2D">
            <w:pPr>
              <w:pStyle w:val="TableParagraph"/>
              <w:ind w:left="109"/>
              <w:rPr>
                <w:b/>
                <w:sz w:val="20"/>
              </w:rPr>
            </w:pPr>
            <w:r w:rsidRPr="00DB7015">
              <w:rPr>
                <w:b/>
                <w:spacing w:val="-10"/>
                <w:sz w:val="20"/>
              </w:rPr>
              <w:t>F</w:t>
            </w:r>
          </w:p>
        </w:tc>
        <w:tc>
          <w:tcPr>
            <w:tcW w:w="634" w:type="dxa"/>
            <w:tcBorders>
              <w:left w:val="nil"/>
              <w:right w:val="nil"/>
            </w:tcBorders>
          </w:tcPr>
          <w:p w14:paraId="637F22A2" w14:textId="77777777" w:rsidR="0020125D" w:rsidRPr="00DB7015" w:rsidRDefault="0020125D" w:rsidP="00B11E2D">
            <w:pPr>
              <w:pStyle w:val="TableParagraph"/>
              <w:ind w:left="109"/>
              <w:rPr>
                <w:b/>
                <w:sz w:val="20"/>
              </w:rPr>
            </w:pPr>
            <w:r w:rsidRPr="00DB7015">
              <w:rPr>
                <w:b/>
                <w:spacing w:val="-10"/>
                <w:sz w:val="20"/>
              </w:rPr>
              <w:t>%</w:t>
            </w:r>
          </w:p>
        </w:tc>
        <w:tc>
          <w:tcPr>
            <w:tcW w:w="538" w:type="dxa"/>
            <w:tcBorders>
              <w:left w:val="nil"/>
              <w:right w:val="nil"/>
            </w:tcBorders>
          </w:tcPr>
          <w:p w14:paraId="1F609538" w14:textId="77777777" w:rsidR="0020125D" w:rsidRPr="00DB7015" w:rsidRDefault="0020125D" w:rsidP="00B11E2D">
            <w:pPr>
              <w:pStyle w:val="TableParagraph"/>
              <w:ind w:left="43" w:right="236"/>
              <w:jc w:val="center"/>
              <w:rPr>
                <w:b/>
                <w:sz w:val="20"/>
              </w:rPr>
            </w:pPr>
            <w:r w:rsidRPr="00DB7015">
              <w:rPr>
                <w:b/>
                <w:spacing w:val="-10"/>
                <w:sz w:val="20"/>
              </w:rPr>
              <w:t>F</w:t>
            </w:r>
          </w:p>
        </w:tc>
        <w:tc>
          <w:tcPr>
            <w:tcW w:w="812" w:type="dxa"/>
            <w:tcBorders>
              <w:left w:val="nil"/>
              <w:right w:val="nil"/>
            </w:tcBorders>
          </w:tcPr>
          <w:p w14:paraId="57493C31" w14:textId="77777777" w:rsidR="0020125D" w:rsidRPr="00DB7015" w:rsidRDefault="0020125D" w:rsidP="00B11E2D">
            <w:pPr>
              <w:pStyle w:val="TableParagraph"/>
              <w:ind w:left="109"/>
              <w:rPr>
                <w:b/>
                <w:sz w:val="20"/>
              </w:rPr>
            </w:pPr>
            <w:r w:rsidRPr="00DB7015">
              <w:rPr>
                <w:b/>
                <w:spacing w:val="-10"/>
                <w:sz w:val="20"/>
              </w:rPr>
              <w:t>%</w:t>
            </w:r>
          </w:p>
        </w:tc>
      </w:tr>
      <w:tr w:rsidR="0020125D" w:rsidRPr="00DB7015" w14:paraId="3F14EA4E" w14:textId="77777777" w:rsidTr="0020125D">
        <w:trPr>
          <w:trHeight w:val="1382"/>
        </w:trPr>
        <w:tc>
          <w:tcPr>
            <w:tcW w:w="509" w:type="dxa"/>
            <w:tcBorders>
              <w:left w:val="nil"/>
              <w:right w:val="nil"/>
            </w:tcBorders>
          </w:tcPr>
          <w:p w14:paraId="4E53D0D6" w14:textId="77777777" w:rsidR="0020125D" w:rsidRPr="00DB7015" w:rsidRDefault="0020125D" w:rsidP="00B11E2D">
            <w:pPr>
              <w:pStyle w:val="TableParagraph"/>
              <w:spacing w:line="225" w:lineRule="exact"/>
              <w:rPr>
                <w:sz w:val="20"/>
              </w:rPr>
            </w:pPr>
            <w:r w:rsidRPr="00DB7015">
              <w:rPr>
                <w:spacing w:val="-10"/>
                <w:sz w:val="20"/>
              </w:rPr>
              <w:t>1</w:t>
            </w:r>
          </w:p>
        </w:tc>
        <w:tc>
          <w:tcPr>
            <w:tcW w:w="1272" w:type="dxa"/>
            <w:tcBorders>
              <w:left w:val="nil"/>
              <w:right w:val="nil"/>
            </w:tcBorders>
          </w:tcPr>
          <w:p w14:paraId="007F80D5" w14:textId="77777777" w:rsidR="0020125D" w:rsidRPr="00DB7015" w:rsidRDefault="0020125D" w:rsidP="00B11E2D">
            <w:pPr>
              <w:pStyle w:val="TableParagraph"/>
              <w:spacing w:line="242" w:lineRule="auto"/>
              <w:ind w:right="176"/>
              <w:rPr>
                <w:sz w:val="20"/>
              </w:rPr>
            </w:pPr>
            <w:r w:rsidRPr="00DB7015">
              <w:rPr>
                <w:color w:val="0D0E1A"/>
                <w:sz w:val="20"/>
              </w:rPr>
              <w:t>I</w:t>
            </w:r>
            <w:r w:rsidRPr="00DB7015">
              <w:rPr>
                <w:color w:val="0D0E1A"/>
                <w:spacing w:val="-13"/>
                <w:sz w:val="20"/>
              </w:rPr>
              <w:t xml:space="preserve"> </w:t>
            </w:r>
            <w:r w:rsidRPr="00DB7015">
              <w:rPr>
                <w:color w:val="0D0E1A"/>
                <w:sz w:val="20"/>
              </w:rPr>
              <w:t>never</w:t>
            </w:r>
            <w:r w:rsidRPr="00DB7015">
              <w:rPr>
                <w:color w:val="0D0E1A"/>
                <w:spacing w:val="-12"/>
                <w:sz w:val="20"/>
              </w:rPr>
              <w:t xml:space="preserve"> </w:t>
            </w:r>
            <w:r w:rsidRPr="00DB7015">
              <w:rPr>
                <w:color w:val="0D0E1A"/>
                <w:sz w:val="20"/>
              </w:rPr>
              <w:t xml:space="preserve">feel </w:t>
            </w:r>
            <w:r w:rsidRPr="00DB7015">
              <w:rPr>
                <w:color w:val="0D0E1A"/>
                <w:spacing w:val="-2"/>
                <w:sz w:val="20"/>
              </w:rPr>
              <w:t xml:space="preserve">completely confident </w:t>
            </w:r>
            <w:r w:rsidRPr="00DB7015">
              <w:rPr>
                <w:color w:val="0D0E1A"/>
                <w:sz w:val="20"/>
              </w:rPr>
              <w:t xml:space="preserve">when I </w:t>
            </w:r>
            <w:r w:rsidRPr="00DB7015">
              <w:rPr>
                <w:color w:val="0D0E1A"/>
                <w:spacing w:val="-2"/>
                <w:sz w:val="20"/>
              </w:rPr>
              <w:t>speak</w:t>
            </w:r>
          </w:p>
          <w:p w14:paraId="367E0BC0" w14:textId="77777777" w:rsidR="0020125D" w:rsidRPr="00DB7015" w:rsidRDefault="0020125D" w:rsidP="00B11E2D">
            <w:pPr>
              <w:pStyle w:val="TableParagraph"/>
              <w:spacing w:line="206" w:lineRule="exact"/>
              <w:rPr>
                <w:sz w:val="20"/>
              </w:rPr>
            </w:pPr>
            <w:r w:rsidRPr="00DB7015">
              <w:rPr>
                <w:color w:val="0D0E1A"/>
                <w:spacing w:val="-2"/>
                <w:sz w:val="20"/>
              </w:rPr>
              <w:t>English.</w:t>
            </w:r>
          </w:p>
        </w:tc>
        <w:tc>
          <w:tcPr>
            <w:tcW w:w="456" w:type="dxa"/>
            <w:tcBorders>
              <w:left w:val="nil"/>
              <w:right w:val="nil"/>
            </w:tcBorders>
          </w:tcPr>
          <w:p w14:paraId="1C958A36" w14:textId="77777777" w:rsidR="0020125D" w:rsidRPr="00DB7015" w:rsidRDefault="0020125D" w:rsidP="00B11E2D">
            <w:pPr>
              <w:pStyle w:val="TableParagraph"/>
              <w:spacing w:line="225" w:lineRule="exact"/>
              <w:ind w:right="130"/>
              <w:jc w:val="center"/>
              <w:rPr>
                <w:sz w:val="20"/>
              </w:rPr>
            </w:pPr>
            <w:r w:rsidRPr="00DB7015">
              <w:rPr>
                <w:spacing w:val="-10"/>
                <w:sz w:val="20"/>
              </w:rPr>
              <w:t>7</w:t>
            </w:r>
          </w:p>
        </w:tc>
        <w:tc>
          <w:tcPr>
            <w:tcW w:w="754" w:type="dxa"/>
            <w:tcBorders>
              <w:left w:val="nil"/>
              <w:right w:val="nil"/>
            </w:tcBorders>
          </w:tcPr>
          <w:p w14:paraId="2FE4072B" w14:textId="77777777" w:rsidR="0020125D" w:rsidRPr="00DB7015" w:rsidRDefault="0020125D" w:rsidP="00B11E2D">
            <w:pPr>
              <w:pStyle w:val="TableParagraph"/>
              <w:spacing w:line="225" w:lineRule="exact"/>
              <w:ind w:left="106"/>
              <w:rPr>
                <w:sz w:val="20"/>
              </w:rPr>
            </w:pPr>
            <w:r w:rsidRPr="00DB7015">
              <w:rPr>
                <w:spacing w:val="-4"/>
                <w:sz w:val="20"/>
              </w:rPr>
              <w:t>9,21</w:t>
            </w:r>
          </w:p>
        </w:tc>
        <w:tc>
          <w:tcPr>
            <w:tcW w:w="456" w:type="dxa"/>
            <w:tcBorders>
              <w:left w:val="nil"/>
              <w:right w:val="nil"/>
            </w:tcBorders>
          </w:tcPr>
          <w:p w14:paraId="59F3D662" w14:textId="77777777" w:rsidR="0020125D" w:rsidRPr="00DB7015" w:rsidRDefault="0020125D" w:rsidP="00B11E2D">
            <w:pPr>
              <w:pStyle w:val="TableParagraph"/>
              <w:spacing w:line="225" w:lineRule="exact"/>
              <w:ind w:left="10" w:right="30"/>
              <w:jc w:val="center"/>
              <w:rPr>
                <w:sz w:val="20"/>
              </w:rPr>
            </w:pPr>
            <w:r w:rsidRPr="00DB7015">
              <w:rPr>
                <w:spacing w:val="-5"/>
                <w:sz w:val="20"/>
              </w:rPr>
              <w:t>28</w:t>
            </w:r>
          </w:p>
        </w:tc>
        <w:tc>
          <w:tcPr>
            <w:tcW w:w="759" w:type="dxa"/>
            <w:tcBorders>
              <w:left w:val="nil"/>
              <w:right w:val="nil"/>
            </w:tcBorders>
          </w:tcPr>
          <w:p w14:paraId="7A745EAA" w14:textId="77777777" w:rsidR="0020125D" w:rsidRPr="00DB7015" w:rsidRDefault="0020125D" w:rsidP="00B11E2D">
            <w:pPr>
              <w:pStyle w:val="TableParagraph"/>
              <w:spacing w:line="225" w:lineRule="exact"/>
              <w:ind w:left="111"/>
              <w:rPr>
                <w:sz w:val="20"/>
              </w:rPr>
            </w:pPr>
            <w:r w:rsidRPr="00DB7015">
              <w:rPr>
                <w:spacing w:val="-2"/>
                <w:sz w:val="20"/>
              </w:rPr>
              <w:t>36.84</w:t>
            </w:r>
          </w:p>
        </w:tc>
        <w:tc>
          <w:tcPr>
            <w:tcW w:w="456" w:type="dxa"/>
            <w:tcBorders>
              <w:left w:val="nil"/>
              <w:right w:val="nil"/>
            </w:tcBorders>
          </w:tcPr>
          <w:p w14:paraId="5D60A3A1" w14:textId="77777777" w:rsidR="0020125D" w:rsidRPr="00DB7015" w:rsidRDefault="0020125D" w:rsidP="00B11E2D">
            <w:pPr>
              <w:pStyle w:val="TableParagraph"/>
              <w:ind w:right="30"/>
              <w:jc w:val="center"/>
              <w:rPr>
                <w:b/>
                <w:sz w:val="20"/>
              </w:rPr>
            </w:pPr>
            <w:r w:rsidRPr="00DB7015">
              <w:rPr>
                <w:b/>
                <w:spacing w:val="-5"/>
                <w:sz w:val="20"/>
              </w:rPr>
              <w:t>35</w:t>
            </w:r>
          </w:p>
        </w:tc>
        <w:tc>
          <w:tcPr>
            <w:tcW w:w="759" w:type="dxa"/>
            <w:tcBorders>
              <w:left w:val="nil"/>
              <w:right w:val="nil"/>
            </w:tcBorders>
          </w:tcPr>
          <w:p w14:paraId="5F724BB3" w14:textId="77777777" w:rsidR="0020125D" w:rsidRPr="00DB7015" w:rsidRDefault="0020125D" w:rsidP="00B11E2D">
            <w:pPr>
              <w:pStyle w:val="TableParagraph"/>
              <w:ind w:left="106"/>
              <w:rPr>
                <w:b/>
                <w:sz w:val="20"/>
              </w:rPr>
            </w:pPr>
            <w:r w:rsidRPr="00DB7015">
              <w:rPr>
                <w:b/>
                <w:spacing w:val="-2"/>
                <w:sz w:val="20"/>
              </w:rPr>
              <w:t>46,05</w:t>
            </w:r>
          </w:p>
        </w:tc>
        <w:tc>
          <w:tcPr>
            <w:tcW w:w="538" w:type="dxa"/>
            <w:tcBorders>
              <w:left w:val="nil"/>
              <w:right w:val="nil"/>
            </w:tcBorders>
          </w:tcPr>
          <w:p w14:paraId="3ECF07AA" w14:textId="77777777" w:rsidR="0020125D" w:rsidRPr="00DB7015" w:rsidRDefault="0020125D" w:rsidP="00B11E2D">
            <w:pPr>
              <w:pStyle w:val="TableParagraph"/>
              <w:spacing w:line="225" w:lineRule="exact"/>
              <w:ind w:left="105"/>
              <w:rPr>
                <w:sz w:val="20"/>
              </w:rPr>
            </w:pPr>
            <w:r w:rsidRPr="00DB7015">
              <w:rPr>
                <w:spacing w:val="-5"/>
                <w:sz w:val="20"/>
              </w:rPr>
              <w:t>14</w:t>
            </w:r>
          </w:p>
        </w:tc>
        <w:tc>
          <w:tcPr>
            <w:tcW w:w="721" w:type="dxa"/>
            <w:tcBorders>
              <w:left w:val="nil"/>
              <w:right w:val="nil"/>
            </w:tcBorders>
          </w:tcPr>
          <w:p w14:paraId="2765E558" w14:textId="77777777" w:rsidR="0020125D" w:rsidRPr="00DB7015" w:rsidRDefault="0020125D" w:rsidP="00B11E2D">
            <w:pPr>
              <w:pStyle w:val="TableParagraph"/>
              <w:spacing w:line="225" w:lineRule="exact"/>
              <w:rPr>
                <w:sz w:val="20"/>
              </w:rPr>
            </w:pPr>
            <w:r w:rsidRPr="00DB7015">
              <w:rPr>
                <w:spacing w:val="-2"/>
                <w:sz w:val="20"/>
              </w:rPr>
              <w:t>18,42</w:t>
            </w:r>
          </w:p>
        </w:tc>
        <w:tc>
          <w:tcPr>
            <w:tcW w:w="629" w:type="dxa"/>
            <w:tcBorders>
              <w:left w:val="nil"/>
              <w:right w:val="nil"/>
            </w:tcBorders>
          </w:tcPr>
          <w:p w14:paraId="0B1C199E" w14:textId="77777777" w:rsidR="0020125D" w:rsidRPr="00DB7015" w:rsidRDefault="0020125D" w:rsidP="00B11E2D">
            <w:pPr>
              <w:pStyle w:val="TableParagraph"/>
              <w:spacing w:line="225" w:lineRule="exact"/>
              <w:ind w:left="109"/>
              <w:rPr>
                <w:sz w:val="20"/>
              </w:rPr>
            </w:pPr>
            <w:r w:rsidRPr="00DB7015">
              <w:rPr>
                <w:spacing w:val="-10"/>
                <w:sz w:val="20"/>
              </w:rPr>
              <w:t>2</w:t>
            </w:r>
          </w:p>
        </w:tc>
        <w:tc>
          <w:tcPr>
            <w:tcW w:w="634" w:type="dxa"/>
            <w:tcBorders>
              <w:left w:val="nil"/>
              <w:right w:val="nil"/>
            </w:tcBorders>
          </w:tcPr>
          <w:p w14:paraId="500F8229" w14:textId="77777777" w:rsidR="0020125D" w:rsidRPr="00DB7015" w:rsidRDefault="0020125D" w:rsidP="00B11E2D">
            <w:pPr>
              <w:pStyle w:val="TableParagraph"/>
              <w:spacing w:line="225" w:lineRule="exact"/>
              <w:ind w:left="109"/>
              <w:rPr>
                <w:sz w:val="20"/>
              </w:rPr>
            </w:pPr>
            <w:r w:rsidRPr="00DB7015">
              <w:rPr>
                <w:spacing w:val="-4"/>
                <w:sz w:val="20"/>
              </w:rPr>
              <w:t>2,63</w:t>
            </w:r>
          </w:p>
        </w:tc>
        <w:tc>
          <w:tcPr>
            <w:tcW w:w="538" w:type="dxa"/>
            <w:tcBorders>
              <w:left w:val="nil"/>
              <w:right w:val="nil"/>
            </w:tcBorders>
          </w:tcPr>
          <w:p w14:paraId="7E014ED5" w14:textId="77777777" w:rsidR="0020125D" w:rsidRPr="00DB7015" w:rsidRDefault="0020125D" w:rsidP="00B11E2D">
            <w:pPr>
              <w:pStyle w:val="TableParagraph"/>
              <w:ind w:right="114"/>
              <w:jc w:val="center"/>
              <w:rPr>
                <w:b/>
                <w:sz w:val="20"/>
              </w:rPr>
            </w:pPr>
            <w:r w:rsidRPr="00DB7015">
              <w:rPr>
                <w:b/>
                <w:spacing w:val="-5"/>
                <w:sz w:val="20"/>
              </w:rPr>
              <w:t>16</w:t>
            </w:r>
          </w:p>
        </w:tc>
        <w:tc>
          <w:tcPr>
            <w:tcW w:w="812" w:type="dxa"/>
            <w:tcBorders>
              <w:left w:val="nil"/>
              <w:right w:val="nil"/>
            </w:tcBorders>
          </w:tcPr>
          <w:p w14:paraId="133A4FD2" w14:textId="77777777" w:rsidR="0020125D" w:rsidRPr="00DB7015" w:rsidRDefault="0020125D" w:rsidP="00B11E2D">
            <w:pPr>
              <w:pStyle w:val="TableParagraph"/>
              <w:ind w:left="109"/>
              <w:rPr>
                <w:b/>
                <w:sz w:val="20"/>
              </w:rPr>
            </w:pPr>
            <w:r w:rsidRPr="00DB7015">
              <w:rPr>
                <w:b/>
                <w:spacing w:val="-2"/>
                <w:sz w:val="20"/>
              </w:rPr>
              <w:t>21,05</w:t>
            </w:r>
          </w:p>
        </w:tc>
      </w:tr>
      <w:tr w:rsidR="0020125D" w:rsidRPr="00DB7015" w14:paraId="3AF8D7FD" w14:textId="77777777" w:rsidTr="0020125D">
        <w:trPr>
          <w:trHeight w:val="1608"/>
        </w:trPr>
        <w:tc>
          <w:tcPr>
            <w:tcW w:w="509" w:type="dxa"/>
            <w:tcBorders>
              <w:left w:val="nil"/>
              <w:right w:val="nil"/>
            </w:tcBorders>
          </w:tcPr>
          <w:p w14:paraId="206D82F6" w14:textId="77777777" w:rsidR="0020125D" w:rsidRPr="00DB7015" w:rsidRDefault="0020125D" w:rsidP="00B11E2D">
            <w:pPr>
              <w:pStyle w:val="TableParagraph"/>
              <w:spacing w:line="225" w:lineRule="exact"/>
              <w:rPr>
                <w:sz w:val="20"/>
              </w:rPr>
            </w:pPr>
            <w:r w:rsidRPr="00DB7015">
              <w:rPr>
                <w:spacing w:val="-10"/>
                <w:sz w:val="20"/>
              </w:rPr>
              <w:lastRenderedPageBreak/>
              <w:t>4</w:t>
            </w:r>
          </w:p>
        </w:tc>
        <w:tc>
          <w:tcPr>
            <w:tcW w:w="1272" w:type="dxa"/>
            <w:tcBorders>
              <w:left w:val="nil"/>
              <w:right w:val="nil"/>
            </w:tcBorders>
          </w:tcPr>
          <w:p w14:paraId="2445DBEE" w14:textId="77777777" w:rsidR="0020125D" w:rsidRPr="00DB7015" w:rsidRDefault="0020125D" w:rsidP="00B11E2D">
            <w:pPr>
              <w:pStyle w:val="TableParagraph"/>
              <w:rPr>
                <w:sz w:val="20"/>
              </w:rPr>
            </w:pPr>
            <w:r w:rsidRPr="00DB7015">
              <w:rPr>
                <w:sz w:val="20"/>
              </w:rPr>
              <w:t>When</w:t>
            </w:r>
            <w:r w:rsidRPr="00DB7015">
              <w:rPr>
                <w:spacing w:val="-13"/>
                <w:sz w:val="20"/>
              </w:rPr>
              <w:t xml:space="preserve"> </w:t>
            </w:r>
            <w:r w:rsidRPr="00DB7015">
              <w:rPr>
                <w:sz w:val="20"/>
              </w:rPr>
              <w:t>I</w:t>
            </w:r>
            <w:r w:rsidRPr="00DB7015">
              <w:rPr>
                <w:spacing w:val="-12"/>
                <w:sz w:val="20"/>
              </w:rPr>
              <w:t xml:space="preserve"> </w:t>
            </w:r>
            <w:r w:rsidRPr="00DB7015">
              <w:rPr>
                <w:sz w:val="20"/>
              </w:rPr>
              <w:t xml:space="preserve">can't </w:t>
            </w:r>
            <w:r w:rsidRPr="00DB7015">
              <w:rPr>
                <w:spacing w:val="-2"/>
                <w:sz w:val="20"/>
              </w:rPr>
              <w:t xml:space="preserve">understand </w:t>
            </w:r>
            <w:r w:rsidRPr="00DB7015">
              <w:rPr>
                <w:sz w:val="20"/>
              </w:rPr>
              <w:t>what the teacher is saying in English, I</w:t>
            </w:r>
          </w:p>
          <w:p w14:paraId="2712F4A8" w14:textId="77777777" w:rsidR="0020125D" w:rsidRPr="00DB7015" w:rsidRDefault="0020125D" w:rsidP="00B11E2D">
            <w:pPr>
              <w:pStyle w:val="TableParagraph"/>
              <w:spacing w:line="210" w:lineRule="exact"/>
              <w:rPr>
                <w:sz w:val="20"/>
              </w:rPr>
            </w:pPr>
            <w:r w:rsidRPr="00DB7015">
              <w:rPr>
                <w:sz w:val="20"/>
              </w:rPr>
              <w:t>am</w:t>
            </w:r>
            <w:r w:rsidRPr="00DB7015">
              <w:rPr>
                <w:spacing w:val="-14"/>
                <w:sz w:val="20"/>
              </w:rPr>
              <w:t xml:space="preserve"> </w:t>
            </w:r>
            <w:r w:rsidRPr="00DB7015">
              <w:rPr>
                <w:spacing w:val="-2"/>
                <w:sz w:val="20"/>
              </w:rPr>
              <w:t>afraid.</w:t>
            </w:r>
          </w:p>
        </w:tc>
        <w:tc>
          <w:tcPr>
            <w:tcW w:w="456" w:type="dxa"/>
            <w:tcBorders>
              <w:left w:val="nil"/>
              <w:right w:val="nil"/>
            </w:tcBorders>
          </w:tcPr>
          <w:p w14:paraId="1D40978B" w14:textId="77777777" w:rsidR="0020125D" w:rsidRPr="00DB7015" w:rsidRDefault="0020125D" w:rsidP="00B11E2D">
            <w:pPr>
              <w:pStyle w:val="TableParagraph"/>
              <w:spacing w:line="225" w:lineRule="exact"/>
              <w:ind w:right="30"/>
              <w:jc w:val="center"/>
              <w:rPr>
                <w:sz w:val="20"/>
              </w:rPr>
            </w:pPr>
            <w:r w:rsidRPr="00DB7015">
              <w:rPr>
                <w:spacing w:val="-5"/>
                <w:sz w:val="20"/>
              </w:rPr>
              <w:t>12</w:t>
            </w:r>
          </w:p>
        </w:tc>
        <w:tc>
          <w:tcPr>
            <w:tcW w:w="754" w:type="dxa"/>
            <w:tcBorders>
              <w:left w:val="nil"/>
              <w:right w:val="nil"/>
            </w:tcBorders>
          </w:tcPr>
          <w:p w14:paraId="5202600D" w14:textId="77777777" w:rsidR="0020125D" w:rsidRPr="00DB7015" w:rsidRDefault="0020125D" w:rsidP="00B11E2D">
            <w:pPr>
              <w:pStyle w:val="TableParagraph"/>
              <w:spacing w:line="225" w:lineRule="exact"/>
              <w:ind w:left="106"/>
              <w:rPr>
                <w:sz w:val="20"/>
              </w:rPr>
            </w:pPr>
            <w:r w:rsidRPr="00DB7015">
              <w:rPr>
                <w:spacing w:val="-2"/>
                <w:sz w:val="20"/>
              </w:rPr>
              <w:t>15,78</w:t>
            </w:r>
          </w:p>
        </w:tc>
        <w:tc>
          <w:tcPr>
            <w:tcW w:w="456" w:type="dxa"/>
            <w:tcBorders>
              <w:left w:val="nil"/>
              <w:right w:val="nil"/>
            </w:tcBorders>
          </w:tcPr>
          <w:p w14:paraId="402BA12C" w14:textId="77777777" w:rsidR="0020125D" w:rsidRPr="00DB7015" w:rsidRDefault="0020125D" w:rsidP="00B11E2D">
            <w:pPr>
              <w:pStyle w:val="TableParagraph"/>
              <w:spacing w:line="225" w:lineRule="exact"/>
              <w:ind w:left="10" w:right="30"/>
              <w:jc w:val="center"/>
              <w:rPr>
                <w:sz w:val="20"/>
              </w:rPr>
            </w:pPr>
            <w:r w:rsidRPr="00DB7015">
              <w:rPr>
                <w:spacing w:val="-5"/>
                <w:sz w:val="20"/>
              </w:rPr>
              <w:t>37</w:t>
            </w:r>
          </w:p>
        </w:tc>
        <w:tc>
          <w:tcPr>
            <w:tcW w:w="759" w:type="dxa"/>
            <w:tcBorders>
              <w:left w:val="nil"/>
              <w:right w:val="nil"/>
            </w:tcBorders>
          </w:tcPr>
          <w:p w14:paraId="64D2F5A4" w14:textId="77777777" w:rsidR="0020125D" w:rsidRPr="00DB7015" w:rsidRDefault="0020125D" w:rsidP="00B11E2D">
            <w:pPr>
              <w:pStyle w:val="TableParagraph"/>
              <w:spacing w:line="225" w:lineRule="exact"/>
              <w:ind w:left="111"/>
              <w:rPr>
                <w:sz w:val="20"/>
              </w:rPr>
            </w:pPr>
            <w:r w:rsidRPr="00DB7015">
              <w:rPr>
                <w:spacing w:val="-2"/>
                <w:sz w:val="20"/>
              </w:rPr>
              <w:t>48,68</w:t>
            </w:r>
          </w:p>
        </w:tc>
        <w:tc>
          <w:tcPr>
            <w:tcW w:w="456" w:type="dxa"/>
            <w:tcBorders>
              <w:left w:val="nil"/>
              <w:right w:val="nil"/>
            </w:tcBorders>
          </w:tcPr>
          <w:p w14:paraId="0C267A8F" w14:textId="77777777" w:rsidR="0020125D" w:rsidRPr="00DB7015" w:rsidRDefault="0020125D" w:rsidP="00B11E2D">
            <w:pPr>
              <w:pStyle w:val="TableParagraph"/>
              <w:spacing w:line="225" w:lineRule="exact"/>
              <w:ind w:right="30"/>
              <w:jc w:val="center"/>
              <w:rPr>
                <w:b/>
                <w:sz w:val="20"/>
              </w:rPr>
            </w:pPr>
            <w:r w:rsidRPr="00DB7015">
              <w:rPr>
                <w:b/>
                <w:spacing w:val="-5"/>
                <w:sz w:val="20"/>
              </w:rPr>
              <w:t>49</w:t>
            </w:r>
          </w:p>
        </w:tc>
        <w:tc>
          <w:tcPr>
            <w:tcW w:w="759" w:type="dxa"/>
            <w:tcBorders>
              <w:left w:val="nil"/>
              <w:right w:val="nil"/>
            </w:tcBorders>
          </w:tcPr>
          <w:p w14:paraId="3B387B98" w14:textId="77777777" w:rsidR="0020125D" w:rsidRPr="00DB7015" w:rsidRDefault="0020125D" w:rsidP="00B11E2D">
            <w:pPr>
              <w:pStyle w:val="TableParagraph"/>
              <w:spacing w:line="225" w:lineRule="exact"/>
              <w:ind w:left="106"/>
              <w:rPr>
                <w:b/>
                <w:sz w:val="20"/>
              </w:rPr>
            </w:pPr>
            <w:r w:rsidRPr="00DB7015">
              <w:rPr>
                <w:b/>
                <w:spacing w:val="-2"/>
                <w:sz w:val="20"/>
              </w:rPr>
              <w:t>64,46</w:t>
            </w:r>
          </w:p>
        </w:tc>
        <w:tc>
          <w:tcPr>
            <w:tcW w:w="538" w:type="dxa"/>
            <w:tcBorders>
              <w:left w:val="nil"/>
              <w:right w:val="nil"/>
            </w:tcBorders>
          </w:tcPr>
          <w:p w14:paraId="00EA402D" w14:textId="77777777" w:rsidR="0020125D" w:rsidRPr="00DB7015" w:rsidRDefault="0020125D" w:rsidP="00B11E2D">
            <w:pPr>
              <w:pStyle w:val="TableParagraph"/>
              <w:spacing w:line="225" w:lineRule="exact"/>
              <w:ind w:left="105"/>
              <w:rPr>
                <w:sz w:val="20"/>
              </w:rPr>
            </w:pPr>
            <w:r w:rsidRPr="00DB7015">
              <w:rPr>
                <w:spacing w:val="-5"/>
                <w:sz w:val="20"/>
              </w:rPr>
              <w:t>14</w:t>
            </w:r>
          </w:p>
        </w:tc>
        <w:tc>
          <w:tcPr>
            <w:tcW w:w="721" w:type="dxa"/>
            <w:tcBorders>
              <w:left w:val="nil"/>
              <w:right w:val="nil"/>
            </w:tcBorders>
          </w:tcPr>
          <w:p w14:paraId="35ACBC8A" w14:textId="77777777" w:rsidR="0020125D" w:rsidRPr="00DB7015" w:rsidRDefault="0020125D" w:rsidP="00B11E2D">
            <w:pPr>
              <w:pStyle w:val="TableParagraph"/>
              <w:spacing w:line="225" w:lineRule="exact"/>
              <w:rPr>
                <w:sz w:val="20"/>
              </w:rPr>
            </w:pPr>
            <w:r w:rsidRPr="00DB7015">
              <w:rPr>
                <w:spacing w:val="-2"/>
                <w:sz w:val="20"/>
              </w:rPr>
              <w:t>18,42</w:t>
            </w:r>
          </w:p>
        </w:tc>
        <w:tc>
          <w:tcPr>
            <w:tcW w:w="629" w:type="dxa"/>
            <w:tcBorders>
              <w:left w:val="nil"/>
              <w:right w:val="nil"/>
            </w:tcBorders>
          </w:tcPr>
          <w:p w14:paraId="3EC9CAD5" w14:textId="77777777" w:rsidR="0020125D" w:rsidRPr="00DB7015" w:rsidRDefault="0020125D" w:rsidP="00B11E2D">
            <w:pPr>
              <w:pStyle w:val="TableParagraph"/>
              <w:spacing w:line="225" w:lineRule="exact"/>
              <w:ind w:left="109"/>
              <w:rPr>
                <w:sz w:val="20"/>
              </w:rPr>
            </w:pPr>
            <w:r w:rsidRPr="00DB7015">
              <w:rPr>
                <w:spacing w:val="-10"/>
                <w:sz w:val="20"/>
              </w:rPr>
              <w:t>0</w:t>
            </w:r>
          </w:p>
        </w:tc>
        <w:tc>
          <w:tcPr>
            <w:tcW w:w="634" w:type="dxa"/>
            <w:tcBorders>
              <w:left w:val="nil"/>
              <w:right w:val="nil"/>
            </w:tcBorders>
          </w:tcPr>
          <w:p w14:paraId="5E77245E" w14:textId="77777777" w:rsidR="0020125D" w:rsidRPr="00DB7015" w:rsidRDefault="0020125D" w:rsidP="00B11E2D">
            <w:pPr>
              <w:pStyle w:val="TableParagraph"/>
              <w:spacing w:line="225" w:lineRule="exact"/>
              <w:ind w:left="109"/>
              <w:rPr>
                <w:sz w:val="20"/>
              </w:rPr>
            </w:pPr>
            <w:r w:rsidRPr="00DB7015">
              <w:rPr>
                <w:spacing w:val="-10"/>
                <w:sz w:val="20"/>
              </w:rPr>
              <w:t>0</w:t>
            </w:r>
          </w:p>
        </w:tc>
        <w:tc>
          <w:tcPr>
            <w:tcW w:w="538" w:type="dxa"/>
            <w:tcBorders>
              <w:left w:val="nil"/>
              <w:right w:val="nil"/>
            </w:tcBorders>
          </w:tcPr>
          <w:p w14:paraId="1BBB25EF" w14:textId="77777777" w:rsidR="0020125D" w:rsidRPr="00DB7015" w:rsidRDefault="0020125D" w:rsidP="00B11E2D">
            <w:pPr>
              <w:pStyle w:val="TableParagraph"/>
              <w:spacing w:line="225" w:lineRule="exact"/>
              <w:ind w:right="114"/>
              <w:jc w:val="center"/>
              <w:rPr>
                <w:b/>
                <w:sz w:val="20"/>
              </w:rPr>
            </w:pPr>
            <w:r w:rsidRPr="00DB7015">
              <w:rPr>
                <w:b/>
                <w:spacing w:val="-5"/>
                <w:sz w:val="20"/>
              </w:rPr>
              <w:t>14</w:t>
            </w:r>
          </w:p>
        </w:tc>
        <w:tc>
          <w:tcPr>
            <w:tcW w:w="812" w:type="dxa"/>
            <w:tcBorders>
              <w:left w:val="nil"/>
              <w:right w:val="nil"/>
            </w:tcBorders>
          </w:tcPr>
          <w:p w14:paraId="75AAF7FF" w14:textId="77777777" w:rsidR="0020125D" w:rsidRPr="00DB7015" w:rsidRDefault="0020125D" w:rsidP="00B11E2D">
            <w:pPr>
              <w:pStyle w:val="TableParagraph"/>
              <w:spacing w:line="225" w:lineRule="exact"/>
              <w:ind w:left="109"/>
              <w:rPr>
                <w:b/>
                <w:sz w:val="20"/>
              </w:rPr>
            </w:pPr>
            <w:r w:rsidRPr="00DB7015">
              <w:rPr>
                <w:b/>
                <w:spacing w:val="-2"/>
                <w:sz w:val="20"/>
              </w:rPr>
              <w:t>18,42</w:t>
            </w:r>
          </w:p>
        </w:tc>
      </w:tr>
      <w:tr w:rsidR="0020125D" w:rsidRPr="00DB7015" w14:paraId="7F748705" w14:textId="77777777" w:rsidTr="0020125D">
        <w:trPr>
          <w:trHeight w:val="1377"/>
        </w:trPr>
        <w:tc>
          <w:tcPr>
            <w:tcW w:w="509" w:type="dxa"/>
            <w:tcBorders>
              <w:left w:val="nil"/>
              <w:right w:val="nil"/>
            </w:tcBorders>
          </w:tcPr>
          <w:p w14:paraId="7782E38B" w14:textId="77777777" w:rsidR="0020125D" w:rsidRPr="00DB7015" w:rsidRDefault="0020125D" w:rsidP="00B11E2D">
            <w:pPr>
              <w:pStyle w:val="TableParagraph"/>
              <w:spacing w:line="225" w:lineRule="exact"/>
              <w:rPr>
                <w:sz w:val="20"/>
              </w:rPr>
            </w:pPr>
            <w:r w:rsidRPr="00DB7015">
              <w:rPr>
                <w:spacing w:val="-10"/>
                <w:sz w:val="20"/>
              </w:rPr>
              <w:t>7</w:t>
            </w:r>
          </w:p>
        </w:tc>
        <w:tc>
          <w:tcPr>
            <w:tcW w:w="1272" w:type="dxa"/>
            <w:tcBorders>
              <w:left w:val="nil"/>
              <w:right w:val="nil"/>
            </w:tcBorders>
          </w:tcPr>
          <w:p w14:paraId="73603524" w14:textId="77777777" w:rsidR="0020125D" w:rsidRPr="00DB7015" w:rsidRDefault="0020125D" w:rsidP="00B11E2D">
            <w:pPr>
              <w:pStyle w:val="TableParagraph"/>
              <w:ind w:right="128"/>
              <w:rPr>
                <w:sz w:val="20"/>
              </w:rPr>
            </w:pPr>
            <w:r w:rsidRPr="00DB7015">
              <w:rPr>
                <w:spacing w:val="-2"/>
                <w:sz w:val="20"/>
              </w:rPr>
              <w:t xml:space="preserve">Speaking </w:t>
            </w:r>
            <w:r w:rsidRPr="00DB7015">
              <w:rPr>
                <w:sz w:val="20"/>
              </w:rPr>
              <w:t>English</w:t>
            </w:r>
            <w:r w:rsidRPr="00DB7015">
              <w:rPr>
                <w:spacing w:val="-13"/>
                <w:sz w:val="20"/>
              </w:rPr>
              <w:t xml:space="preserve"> </w:t>
            </w:r>
            <w:r w:rsidRPr="00DB7015">
              <w:rPr>
                <w:sz w:val="20"/>
              </w:rPr>
              <w:t xml:space="preserve">with </w:t>
            </w:r>
            <w:r w:rsidRPr="00DB7015">
              <w:rPr>
                <w:spacing w:val="-2"/>
                <w:sz w:val="20"/>
              </w:rPr>
              <w:t>native speakers</w:t>
            </w:r>
          </w:p>
          <w:p w14:paraId="4CE3AAC7" w14:textId="77777777" w:rsidR="0020125D" w:rsidRPr="00DB7015" w:rsidRDefault="0020125D" w:rsidP="00B11E2D">
            <w:pPr>
              <w:pStyle w:val="TableParagraph"/>
              <w:spacing w:line="220" w:lineRule="exact"/>
              <w:ind w:right="176"/>
              <w:rPr>
                <w:sz w:val="20"/>
              </w:rPr>
            </w:pPr>
            <w:r w:rsidRPr="00DB7015">
              <w:rPr>
                <w:sz w:val="20"/>
              </w:rPr>
              <w:t>makes</w:t>
            </w:r>
            <w:r w:rsidRPr="00DB7015">
              <w:rPr>
                <w:spacing w:val="-13"/>
                <w:sz w:val="20"/>
              </w:rPr>
              <w:t xml:space="preserve"> </w:t>
            </w:r>
            <w:r w:rsidRPr="00DB7015">
              <w:rPr>
                <w:sz w:val="20"/>
              </w:rPr>
              <w:t xml:space="preserve">me </w:t>
            </w:r>
            <w:r w:rsidRPr="00DB7015">
              <w:rPr>
                <w:spacing w:val="-2"/>
                <w:sz w:val="20"/>
              </w:rPr>
              <w:t>uneasy.</w:t>
            </w:r>
          </w:p>
        </w:tc>
        <w:tc>
          <w:tcPr>
            <w:tcW w:w="456" w:type="dxa"/>
            <w:tcBorders>
              <w:left w:val="nil"/>
              <w:right w:val="nil"/>
            </w:tcBorders>
          </w:tcPr>
          <w:p w14:paraId="551B6224" w14:textId="77777777" w:rsidR="0020125D" w:rsidRPr="00DB7015" w:rsidRDefault="0020125D" w:rsidP="00B11E2D">
            <w:pPr>
              <w:pStyle w:val="TableParagraph"/>
              <w:spacing w:line="225" w:lineRule="exact"/>
              <w:ind w:right="30"/>
              <w:jc w:val="center"/>
              <w:rPr>
                <w:sz w:val="20"/>
              </w:rPr>
            </w:pPr>
            <w:r w:rsidRPr="00DB7015">
              <w:rPr>
                <w:spacing w:val="-5"/>
                <w:sz w:val="20"/>
              </w:rPr>
              <w:t>15</w:t>
            </w:r>
          </w:p>
        </w:tc>
        <w:tc>
          <w:tcPr>
            <w:tcW w:w="754" w:type="dxa"/>
            <w:tcBorders>
              <w:left w:val="nil"/>
              <w:right w:val="nil"/>
            </w:tcBorders>
          </w:tcPr>
          <w:p w14:paraId="1690F4B8" w14:textId="77777777" w:rsidR="0020125D" w:rsidRPr="00DB7015" w:rsidRDefault="0020125D" w:rsidP="00B11E2D">
            <w:pPr>
              <w:pStyle w:val="TableParagraph"/>
              <w:spacing w:line="225" w:lineRule="exact"/>
              <w:ind w:left="106"/>
              <w:rPr>
                <w:sz w:val="20"/>
              </w:rPr>
            </w:pPr>
            <w:r w:rsidRPr="00DB7015">
              <w:rPr>
                <w:spacing w:val="-2"/>
                <w:sz w:val="20"/>
              </w:rPr>
              <w:t>19,73</w:t>
            </w:r>
          </w:p>
        </w:tc>
        <w:tc>
          <w:tcPr>
            <w:tcW w:w="456" w:type="dxa"/>
            <w:tcBorders>
              <w:left w:val="nil"/>
              <w:right w:val="nil"/>
            </w:tcBorders>
          </w:tcPr>
          <w:p w14:paraId="5208F110" w14:textId="77777777" w:rsidR="0020125D" w:rsidRPr="00DB7015" w:rsidRDefault="0020125D" w:rsidP="00B11E2D">
            <w:pPr>
              <w:pStyle w:val="TableParagraph"/>
              <w:spacing w:line="225" w:lineRule="exact"/>
              <w:ind w:left="10" w:right="30"/>
              <w:jc w:val="center"/>
              <w:rPr>
                <w:sz w:val="20"/>
              </w:rPr>
            </w:pPr>
            <w:r w:rsidRPr="00DB7015">
              <w:rPr>
                <w:spacing w:val="-5"/>
                <w:sz w:val="20"/>
              </w:rPr>
              <w:t>36</w:t>
            </w:r>
          </w:p>
        </w:tc>
        <w:tc>
          <w:tcPr>
            <w:tcW w:w="759" w:type="dxa"/>
            <w:tcBorders>
              <w:left w:val="nil"/>
              <w:right w:val="nil"/>
            </w:tcBorders>
          </w:tcPr>
          <w:p w14:paraId="3C14D1D2" w14:textId="77777777" w:rsidR="0020125D" w:rsidRPr="00DB7015" w:rsidRDefault="0020125D" w:rsidP="00B11E2D">
            <w:pPr>
              <w:pStyle w:val="TableParagraph"/>
              <w:spacing w:line="225" w:lineRule="exact"/>
              <w:ind w:left="111"/>
              <w:rPr>
                <w:sz w:val="20"/>
              </w:rPr>
            </w:pPr>
            <w:r w:rsidRPr="00DB7015">
              <w:rPr>
                <w:spacing w:val="-2"/>
                <w:sz w:val="20"/>
              </w:rPr>
              <w:t>47,36</w:t>
            </w:r>
          </w:p>
        </w:tc>
        <w:tc>
          <w:tcPr>
            <w:tcW w:w="456" w:type="dxa"/>
            <w:tcBorders>
              <w:left w:val="nil"/>
              <w:right w:val="nil"/>
            </w:tcBorders>
          </w:tcPr>
          <w:p w14:paraId="05C24B6C" w14:textId="77777777" w:rsidR="0020125D" w:rsidRPr="00DB7015" w:rsidRDefault="0020125D" w:rsidP="00B11E2D">
            <w:pPr>
              <w:pStyle w:val="TableParagraph"/>
              <w:ind w:right="30"/>
              <w:jc w:val="center"/>
              <w:rPr>
                <w:b/>
                <w:sz w:val="20"/>
              </w:rPr>
            </w:pPr>
            <w:r w:rsidRPr="00DB7015">
              <w:rPr>
                <w:b/>
                <w:spacing w:val="-5"/>
                <w:sz w:val="20"/>
              </w:rPr>
              <w:t>51</w:t>
            </w:r>
          </w:p>
        </w:tc>
        <w:tc>
          <w:tcPr>
            <w:tcW w:w="759" w:type="dxa"/>
            <w:tcBorders>
              <w:left w:val="nil"/>
              <w:right w:val="nil"/>
            </w:tcBorders>
          </w:tcPr>
          <w:p w14:paraId="09D41174" w14:textId="77777777" w:rsidR="0020125D" w:rsidRPr="00DB7015" w:rsidRDefault="0020125D" w:rsidP="00B11E2D">
            <w:pPr>
              <w:pStyle w:val="TableParagraph"/>
              <w:ind w:left="106"/>
              <w:rPr>
                <w:b/>
                <w:sz w:val="20"/>
              </w:rPr>
            </w:pPr>
            <w:r w:rsidRPr="00DB7015">
              <w:rPr>
                <w:b/>
                <w:spacing w:val="-2"/>
                <w:sz w:val="20"/>
              </w:rPr>
              <w:t>67,09</w:t>
            </w:r>
          </w:p>
        </w:tc>
        <w:tc>
          <w:tcPr>
            <w:tcW w:w="538" w:type="dxa"/>
            <w:tcBorders>
              <w:left w:val="nil"/>
              <w:right w:val="nil"/>
            </w:tcBorders>
          </w:tcPr>
          <w:p w14:paraId="27AE50DB" w14:textId="77777777" w:rsidR="0020125D" w:rsidRPr="00DB7015" w:rsidRDefault="0020125D" w:rsidP="00B11E2D">
            <w:pPr>
              <w:pStyle w:val="TableParagraph"/>
              <w:spacing w:line="225" w:lineRule="exact"/>
              <w:ind w:left="105"/>
              <w:rPr>
                <w:sz w:val="20"/>
              </w:rPr>
            </w:pPr>
            <w:r w:rsidRPr="00DB7015">
              <w:rPr>
                <w:spacing w:val="-10"/>
                <w:sz w:val="20"/>
              </w:rPr>
              <w:t>4</w:t>
            </w:r>
          </w:p>
        </w:tc>
        <w:tc>
          <w:tcPr>
            <w:tcW w:w="721" w:type="dxa"/>
            <w:tcBorders>
              <w:left w:val="nil"/>
              <w:right w:val="nil"/>
            </w:tcBorders>
          </w:tcPr>
          <w:p w14:paraId="6560A07F" w14:textId="77777777" w:rsidR="0020125D" w:rsidRPr="00DB7015" w:rsidRDefault="0020125D" w:rsidP="00B11E2D">
            <w:pPr>
              <w:pStyle w:val="TableParagraph"/>
              <w:spacing w:line="225" w:lineRule="exact"/>
              <w:rPr>
                <w:sz w:val="20"/>
              </w:rPr>
            </w:pPr>
            <w:r w:rsidRPr="00DB7015">
              <w:rPr>
                <w:spacing w:val="-4"/>
                <w:sz w:val="20"/>
              </w:rPr>
              <w:t>5,26</w:t>
            </w:r>
          </w:p>
        </w:tc>
        <w:tc>
          <w:tcPr>
            <w:tcW w:w="629" w:type="dxa"/>
            <w:tcBorders>
              <w:left w:val="nil"/>
              <w:right w:val="nil"/>
            </w:tcBorders>
          </w:tcPr>
          <w:p w14:paraId="46FA1828" w14:textId="77777777" w:rsidR="0020125D" w:rsidRPr="00DB7015" w:rsidRDefault="0020125D" w:rsidP="00B11E2D">
            <w:pPr>
              <w:pStyle w:val="TableParagraph"/>
              <w:spacing w:line="225" w:lineRule="exact"/>
              <w:ind w:left="109"/>
              <w:rPr>
                <w:sz w:val="20"/>
              </w:rPr>
            </w:pPr>
            <w:r w:rsidRPr="00DB7015">
              <w:rPr>
                <w:spacing w:val="-10"/>
                <w:sz w:val="20"/>
              </w:rPr>
              <w:t>2</w:t>
            </w:r>
          </w:p>
        </w:tc>
        <w:tc>
          <w:tcPr>
            <w:tcW w:w="634" w:type="dxa"/>
            <w:tcBorders>
              <w:left w:val="nil"/>
              <w:right w:val="nil"/>
            </w:tcBorders>
          </w:tcPr>
          <w:p w14:paraId="037D7F37" w14:textId="77777777" w:rsidR="0020125D" w:rsidRPr="00DB7015" w:rsidRDefault="0020125D" w:rsidP="00B11E2D">
            <w:pPr>
              <w:pStyle w:val="TableParagraph"/>
              <w:spacing w:line="225" w:lineRule="exact"/>
              <w:ind w:left="109"/>
              <w:rPr>
                <w:sz w:val="20"/>
              </w:rPr>
            </w:pPr>
            <w:r w:rsidRPr="00DB7015">
              <w:rPr>
                <w:spacing w:val="-4"/>
                <w:sz w:val="20"/>
              </w:rPr>
              <w:t>2,63</w:t>
            </w:r>
          </w:p>
        </w:tc>
        <w:tc>
          <w:tcPr>
            <w:tcW w:w="538" w:type="dxa"/>
            <w:tcBorders>
              <w:left w:val="nil"/>
              <w:right w:val="nil"/>
            </w:tcBorders>
          </w:tcPr>
          <w:p w14:paraId="00861BCE" w14:textId="77777777" w:rsidR="0020125D" w:rsidRPr="00DB7015" w:rsidRDefault="0020125D" w:rsidP="00B11E2D">
            <w:pPr>
              <w:pStyle w:val="TableParagraph"/>
              <w:ind w:left="43" w:right="258"/>
              <w:jc w:val="center"/>
              <w:rPr>
                <w:b/>
                <w:sz w:val="20"/>
              </w:rPr>
            </w:pPr>
            <w:r w:rsidRPr="00DB7015">
              <w:rPr>
                <w:b/>
                <w:spacing w:val="-10"/>
                <w:sz w:val="20"/>
              </w:rPr>
              <w:t>6</w:t>
            </w:r>
          </w:p>
        </w:tc>
        <w:tc>
          <w:tcPr>
            <w:tcW w:w="812" w:type="dxa"/>
            <w:tcBorders>
              <w:left w:val="nil"/>
              <w:right w:val="nil"/>
            </w:tcBorders>
          </w:tcPr>
          <w:p w14:paraId="33E55181" w14:textId="77777777" w:rsidR="0020125D" w:rsidRPr="00DB7015" w:rsidRDefault="0020125D" w:rsidP="00B11E2D">
            <w:pPr>
              <w:pStyle w:val="TableParagraph"/>
              <w:ind w:left="109"/>
              <w:rPr>
                <w:b/>
                <w:sz w:val="20"/>
              </w:rPr>
            </w:pPr>
            <w:r w:rsidRPr="00DB7015">
              <w:rPr>
                <w:b/>
                <w:spacing w:val="-4"/>
                <w:sz w:val="20"/>
              </w:rPr>
              <w:t>7,89</w:t>
            </w:r>
          </w:p>
        </w:tc>
      </w:tr>
      <w:tr w:rsidR="0020125D" w:rsidRPr="00DB7015" w14:paraId="23CA55B9" w14:textId="77777777" w:rsidTr="0020125D">
        <w:trPr>
          <w:trHeight w:val="1612"/>
        </w:trPr>
        <w:tc>
          <w:tcPr>
            <w:tcW w:w="509" w:type="dxa"/>
            <w:tcBorders>
              <w:left w:val="nil"/>
              <w:right w:val="nil"/>
            </w:tcBorders>
          </w:tcPr>
          <w:p w14:paraId="346CC942" w14:textId="77777777" w:rsidR="0020125D" w:rsidRPr="00DB7015" w:rsidRDefault="0020125D" w:rsidP="00B11E2D">
            <w:pPr>
              <w:pStyle w:val="TableParagraph"/>
              <w:rPr>
                <w:sz w:val="20"/>
              </w:rPr>
            </w:pPr>
            <w:r w:rsidRPr="00DB7015">
              <w:rPr>
                <w:spacing w:val="-10"/>
                <w:sz w:val="20"/>
              </w:rPr>
              <w:t>8</w:t>
            </w:r>
          </w:p>
        </w:tc>
        <w:tc>
          <w:tcPr>
            <w:tcW w:w="1272" w:type="dxa"/>
            <w:tcBorders>
              <w:left w:val="nil"/>
              <w:right w:val="nil"/>
            </w:tcBorders>
          </w:tcPr>
          <w:p w14:paraId="4C71C390" w14:textId="77777777" w:rsidR="0020125D" w:rsidRPr="00DB7015" w:rsidRDefault="0020125D" w:rsidP="00B11E2D">
            <w:pPr>
              <w:pStyle w:val="TableParagraph"/>
              <w:spacing w:line="242" w:lineRule="auto"/>
              <w:rPr>
                <w:sz w:val="20"/>
              </w:rPr>
            </w:pPr>
            <w:r w:rsidRPr="00DB7015">
              <w:rPr>
                <w:sz w:val="20"/>
              </w:rPr>
              <w:t>When</w:t>
            </w:r>
            <w:r w:rsidRPr="00DB7015">
              <w:rPr>
                <w:spacing w:val="-13"/>
                <w:sz w:val="20"/>
              </w:rPr>
              <w:t xml:space="preserve"> </w:t>
            </w:r>
            <w:r w:rsidRPr="00DB7015">
              <w:rPr>
                <w:sz w:val="20"/>
              </w:rPr>
              <w:t>I</w:t>
            </w:r>
            <w:r w:rsidRPr="00DB7015">
              <w:rPr>
                <w:spacing w:val="-12"/>
                <w:sz w:val="20"/>
              </w:rPr>
              <w:t xml:space="preserve"> </w:t>
            </w:r>
            <w:r w:rsidRPr="00DB7015">
              <w:rPr>
                <w:sz w:val="20"/>
              </w:rPr>
              <w:t xml:space="preserve">don't </w:t>
            </w:r>
            <w:r w:rsidRPr="00DB7015">
              <w:rPr>
                <w:spacing w:val="-2"/>
                <w:sz w:val="20"/>
              </w:rPr>
              <w:t xml:space="preserve">comprehend </w:t>
            </w:r>
            <w:r w:rsidRPr="00DB7015">
              <w:rPr>
                <w:sz w:val="20"/>
              </w:rPr>
              <w:t xml:space="preserve">what the teacher is correcting, I </w:t>
            </w:r>
            <w:r w:rsidRPr="00DB7015">
              <w:rPr>
                <w:spacing w:val="-2"/>
                <w:sz w:val="20"/>
              </w:rPr>
              <w:t>become</w:t>
            </w:r>
          </w:p>
          <w:p w14:paraId="43685C4E" w14:textId="77777777" w:rsidR="0020125D" w:rsidRPr="00DB7015" w:rsidRDefault="0020125D" w:rsidP="00B11E2D">
            <w:pPr>
              <w:pStyle w:val="TableParagraph"/>
              <w:spacing w:line="203" w:lineRule="exact"/>
              <w:rPr>
                <w:sz w:val="20"/>
              </w:rPr>
            </w:pPr>
            <w:r w:rsidRPr="00DB7015">
              <w:rPr>
                <w:spacing w:val="-2"/>
                <w:sz w:val="20"/>
              </w:rPr>
              <w:t>irate.</w:t>
            </w:r>
          </w:p>
        </w:tc>
        <w:tc>
          <w:tcPr>
            <w:tcW w:w="456" w:type="dxa"/>
            <w:tcBorders>
              <w:left w:val="nil"/>
              <w:right w:val="nil"/>
            </w:tcBorders>
          </w:tcPr>
          <w:p w14:paraId="15A9F2E2" w14:textId="77777777" w:rsidR="0020125D" w:rsidRPr="00DB7015" w:rsidRDefault="0020125D" w:rsidP="00B11E2D">
            <w:pPr>
              <w:pStyle w:val="TableParagraph"/>
              <w:ind w:right="130"/>
              <w:jc w:val="center"/>
              <w:rPr>
                <w:sz w:val="20"/>
              </w:rPr>
            </w:pPr>
            <w:r w:rsidRPr="00DB7015">
              <w:rPr>
                <w:spacing w:val="-10"/>
                <w:sz w:val="20"/>
              </w:rPr>
              <w:t>9</w:t>
            </w:r>
          </w:p>
        </w:tc>
        <w:tc>
          <w:tcPr>
            <w:tcW w:w="754" w:type="dxa"/>
            <w:tcBorders>
              <w:left w:val="nil"/>
              <w:right w:val="nil"/>
            </w:tcBorders>
          </w:tcPr>
          <w:p w14:paraId="33D773B6" w14:textId="77777777" w:rsidR="0020125D" w:rsidRPr="00DB7015" w:rsidRDefault="0020125D" w:rsidP="00B11E2D">
            <w:pPr>
              <w:pStyle w:val="TableParagraph"/>
              <w:ind w:left="106"/>
              <w:rPr>
                <w:sz w:val="20"/>
              </w:rPr>
            </w:pPr>
            <w:r w:rsidRPr="00DB7015">
              <w:rPr>
                <w:spacing w:val="-2"/>
                <w:sz w:val="20"/>
              </w:rPr>
              <w:t>11,84</w:t>
            </w:r>
          </w:p>
        </w:tc>
        <w:tc>
          <w:tcPr>
            <w:tcW w:w="456" w:type="dxa"/>
            <w:tcBorders>
              <w:left w:val="nil"/>
              <w:right w:val="nil"/>
            </w:tcBorders>
          </w:tcPr>
          <w:p w14:paraId="6B7EDC04" w14:textId="77777777" w:rsidR="0020125D" w:rsidRPr="00DB7015" w:rsidRDefault="0020125D" w:rsidP="00B11E2D">
            <w:pPr>
              <w:pStyle w:val="TableParagraph"/>
              <w:ind w:left="10" w:right="30"/>
              <w:jc w:val="center"/>
              <w:rPr>
                <w:sz w:val="20"/>
              </w:rPr>
            </w:pPr>
            <w:r w:rsidRPr="00DB7015">
              <w:rPr>
                <w:spacing w:val="-5"/>
                <w:sz w:val="20"/>
              </w:rPr>
              <w:t>32</w:t>
            </w:r>
          </w:p>
        </w:tc>
        <w:tc>
          <w:tcPr>
            <w:tcW w:w="759" w:type="dxa"/>
            <w:tcBorders>
              <w:left w:val="nil"/>
              <w:right w:val="nil"/>
            </w:tcBorders>
          </w:tcPr>
          <w:p w14:paraId="7CCB698E" w14:textId="77777777" w:rsidR="0020125D" w:rsidRPr="00DB7015" w:rsidRDefault="0020125D" w:rsidP="00B11E2D">
            <w:pPr>
              <w:pStyle w:val="TableParagraph"/>
              <w:ind w:left="111"/>
              <w:rPr>
                <w:sz w:val="20"/>
              </w:rPr>
            </w:pPr>
            <w:r w:rsidRPr="00DB7015">
              <w:rPr>
                <w:spacing w:val="-2"/>
                <w:sz w:val="20"/>
              </w:rPr>
              <w:t>42,10</w:t>
            </w:r>
          </w:p>
        </w:tc>
        <w:tc>
          <w:tcPr>
            <w:tcW w:w="456" w:type="dxa"/>
            <w:tcBorders>
              <w:left w:val="nil"/>
              <w:right w:val="nil"/>
            </w:tcBorders>
          </w:tcPr>
          <w:p w14:paraId="229D6034" w14:textId="77777777" w:rsidR="0020125D" w:rsidRPr="00DB7015" w:rsidRDefault="0020125D" w:rsidP="00B11E2D">
            <w:pPr>
              <w:pStyle w:val="TableParagraph"/>
              <w:ind w:right="30"/>
              <w:jc w:val="center"/>
              <w:rPr>
                <w:b/>
                <w:sz w:val="20"/>
              </w:rPr>
            </w:pPr>
            <w:r w:rsidRPr="00DB7015">
              <w:rPr>
                <w:b/>
                <w:spacing w:val="-5"/>
                <w:sz w:val="20"/>
              </w:rPr>
              <w:t>41</w:t>
            </w:r>
          </w:p>
        </w:tc>
        <w:tc>
          <w:tcPr>
            <w:tcW w:w="759" w:type="dxa"/>
            <w:tcBorders>
              <w:left w:val="nil"/>
              <w:right w:val="nil"/>
            </w:tcBorders>
          </w:tcPr>
          <w:p w14:paraId="0A8068DC" w14:textId="77777777" w:rsidR="0020125D" w:rsidRPr="00DB7015" w:rsidRDefault="0020125D" w:rsidP="00B11E2D">
            <w:pPr>
              <w:pStyle w:val="TableParagraph"/>
              <w:ind w:left="106"/>
              <w:rPr>
                <w:b/>
                <w:sz w:val="20"/>
              </w:rPr>
            </w:pPr>
            <w:r w:rsidRPr="00DB7015">
              <w:rPr>
                <w:b/>
                <w:spacing w:val="-2"/>
                <w:sz w:val="20"/>
              </w:rPr>
              <w:t>53,94</w:t>
            </w:r>
          </w:p>
        </w:tc>
        <w:tc>
          <w:tcPr>
            <w:tcW w:w="538" w:type="dxa"/>
            <w:tcBorders>
              <w:left w:val="nil"/>
              <w:right w:val="nil"/>
            </w:tcBorders>
          </w:tcPr>
          <w:p w14:paraId="7B437BB6" w14:textId="77777777" w:rsidR="0020125D" w:rsidRPr="00DB7015" w:rsidRDefault="0020125D" w:rsidP="00B11E2D">
            <w:pPr>
              <w:pStyle w:val="TableParagraph"/>
              <w:ind w:left="105"/>
              <w:rPr>
                <w:sz w:val="20"/>
              </w:rPr>
            </w:pPr>
            <w:r w:rsidRPr="00DB7015">
              <w:rPr>
                <w:spacing w:val="-5"/>
                <w:sz w:val="20"/>
              </w:rPr>
              <w:t>22</w:t>
            </w:r>
          </w:p>
        </w:tc>
        <w:tc>
          <w:tcPr>
            <w:tcW w:w="721" w:type="dxa"/>
            <w:tcBorders>
              <w:left w:val="nil"/>
              <w:right w:val="nil"/>
            </w:tcBorders>
          </w:tcPr>
          <w:p w14:paraId="66EDF35F" w14:textId="77777777" w:rsidR="0020125D" w:rsidRPr="00DB7015" w:rsidRDefault="0020125D" w:rsidP="00B11E2D">
            <w:pPr>
              <w:pStyle w:val="TableParagraph"/>
              <w:rPr>
                <w:sz w:val="20"/>
              </w:rPr>
            </w:pPr>
            <w:r w:rsidRPr="00DB7015">
              <w:rPr>
                <w:spacing w:val="-2"/>
                <w:sz w:val="20"/>
              </w:rPr>
              <w:t>28,94</w:t>
            </w:r>
          </w:p>
        </w:tc>
        <w:tc>
          <w:tcPr>
            <w:tcW w:w="629" w:type="dxa"/>
            <w:tcBorders>
              <w:left w:val="nil"/>
              <w:right w:val="nil"/>
            </w:tcBorders>
          </w:tcPr>
          <w:p w14:paraId="519E5FE6" w14:textId="77777777" w:rsidR="0020125D" w:rsidRPr="00DB7015" w:rsidRDefault="0020125D" w:rsidP="00B11E2D">
            <w:pPr>
              <w:pStyle w:val="TableParagraph"/>
              <w:ind w:left="109"/>
              <w:rPr>
                <w:sz w:val="20"/>
              </w:rPr>
            </w:pPr>
            <w:r w:rsidRPr="00DB7015">
              <w:rPr>
                <w:spacing w:val="-10"/>
                <w:sz w:val="20"/>
              </w:rPr>
              <w:t>2</w:t>
            </w:r>
          </w:p>
        </w:tc>
        <w:tc>
          <w:tcPr>
            <w:tcW w:w="634" w:type="dxa"/>
            <w:tcBorders>
              <w:left w:val="nil"/>
              <w:right w:val="nil"/>
            </w:tcBorders>
          </w:tcPr>
          <w:p w14:paraId="43D1D2F8" w14:textId="77777777" w:rsidR="0020125D" w:rsidRPr="00DB7015" w:rsidRDefault="0020125D" w:rsidP="00B11E2D">
            <w:pPr>
              <w:pStyle w:val="TableParagraph"/>
              <w:ind w:left="109"/>
              <w:rPr>
                <w:sz w:val="20"/>
              </w:rPr>
            </w:pPr>
            <w:r w:rsidRPr="00DB7015">
              <w:rPr>
                <w:spacing w:val="-4"/>
                <w:sz w:val="20"/>
              </w:rPr>
              <w:t>2,63</w:t>
            </w:r>
          </w:p>
        </w:tc>
        <w:tc>
          <w:tcPr>
            <w:tcW w:w="538" w:type="dxa"/>
            <w:tcBorders>
              <w:left w:val="nil"/>
              <w:right w:val="nil"/>
            </w:tcBorders>
          </w:tcPr>
          <w:p w14:paraId="63975AD2" w14:textId="77777777" w:rsidR="0020125D" w:rsidRPr="00DB7015" w:rsidRDefault="0020125D" w:rsidP="00B11E2D">
            <w:pPr>
              <w:pStyle w:val="TableParagraph"/>
              <w:ind w:right="114"/>
              <w:jc w:val="center"/>
              <w:rPr>
                <w:b/>
                <w:sz w:val="20"/>
              </w:rPr>
            </w:pPr>
            <w:r w:rsidRPr="00DB7015">
              <w:rPr>
                <w:b/>
                <w:spacing w:val="-5"/>
                <w:sz w:val="20"/>
              </w:rPr>
              <w:t>24</w:t>
            </w:r>
          </w:p>
        </w:tc>
        <w:tc>
          <w:tcPr>
            <w:tcW w:w="812" w:type="dxa"/>
            <w:tcBorders>
              <w:left w:val="nil"/>
              <w:right w:val="nil"/>
            </w:tcBorders>
          </w:tcPr>
          <w:p w14:paraId="40840541" w14:textId="77777777" w:rsidR="0020125D" w:rsidRPr="00DB7015" w:rsidRDefault="0020125D" w:rsidP="00B11E2D">
            <w:pPr>
              <w:pStyle w:val="TableParagraph"/>
              <w:ind w:left="109"/>
              <w:rPr>
                <w:b/>
                <w:sz w:val="20"/>
              </w:rPr>
            </w:pPr>
            <w:r w:rsidRPr="00DB7015">
              <w:rPr>
                <w:b/>
                <w:spacing w:val="-2"/>
                <w:sz w:val="20"/>
              </w:rPr>
              <w:t>31,57</w:t>
            </w:r>
          </w:p>
        </w:tc>
      </w:tr>
      <w:tr w:rsidR="0020125D" w:rsidRPr="00DB7015" w14:paraId="55BB9203" w14:textId="77777777" w:rsidTr="0020125D">
        <w:trPr>
          <w:trHeight w:val="921"/>
        </w:trPr>
        <w:tc>
          <w:tcPr>
            <w:tcW w:w="509" w:type="dxa"/>
            <w:tcBorders>
              <w:left w:val="nil"/>
              <w:right w:val="nil"/>
            </w:tcBorders>
          </w:tcPr>
          <w:p w14:paraId="24475C25" w14:textId="77777777" w:rsidR="0020125D" w:rsidRPr="00DB7015" w:rsidRDefault="0020125D" w:rsidP="00B11E2D">
            <w:pPr>
              <w:pStyle w:val="TableParagraph"/>
              <w:spacing w:line="226" w:lineRule="exact"/>
              <w:rPr>
                <w:sz w:val="20"/>
              </w:rPr>
            </w:pPr>
            <w:r w:rsidRPr="00DB7015">
              <w:rPr>
                <w:spacing w:val="-10"/>
                <w:sz w:val="20"/>
              </w:rPr>
              <w:t>9</w:t>
            </w:r>
          </w:p>
        </w:tc>
        <w:tc>
          <w:tcPr>
            <w:tcW w:w="1272" w:type="dxa"/>
            <w:tcBorders>
              <w:left w:val="nil"/>
              <w:right w:val="nil"/>
            </w:tcBorders>
          </w:tcPr>
          <w:p w14:paraId="60A6CB49" w14:textId="77777777" w:rsidR="0020125D" w:rsidRPr="00DB7015" w:rsidRDefault="0020125D" w:rsidP="00B11E2D">
            <w:pPr>
              <w:pStyle w:val="TableParagraph"/>
              <w:tabs>
                <w:tab w:val="left" w:pos="864"/>
              </w:tabs>
              <w:spacing w:line="242" w:lineRule="auto"/>
              <w:ind w:right="104"/>
              <w:rPr>
                <w:sz w:val="20"/>
              </w:rPr>
            </w:pPr>
            <w:r w:rsidRPr="00DB7015">
              <w:rPr>
                <w:sz w:val="20"/>
              </w:rPr>
              <w:t xml:space="preserve">. In class, I </w:t>
            </w:r>
            <w:r w:rsidRPr="00DB7015">
              <w:rPr>
                <w:spacing w:val="-2"/>
                <w:sz w:val="20"/>
              </w:rPr>
              <w:t>don't</w:t>
            </w:r>
            <w:r w:rsidRPr="00DB7015">
              <w:rPr>
                <w:sz w:val="20"/>
              </w:rPr>
              <w:tab/>
            </w:r>
            <w:r w:rsidRPr="00DB7015">
              <w:rPr>
                <w:spacing w:val="-4"/>
                <w:sz w:val="20"/>
              </w:rPr>
              <w:t xml:space="preserve">feel </w:t>
            </w:r>
            <w:r w:rsidRPr="00DB7015">
              <w:rPr>
                <w:spacing w:val="-2"/>
                <w:sz w:val="20"/>
              </w:rPr>
              <w:t>comfortable</w:t>
            </w:r>
          </w:p>
          <w:p w14:paraId="79D1932C" w14:textId="74777D0D" w:rsidR="0020125D" w:rsidRPr="00DB7015" w:rsidRDefault="0020125D" w:rsidP="00B11E2D">
            <w:pPr>
              <w:pStyle w:val="TableParagraph"/>
              <w:spacing w:line="209" w:lineRule="exact"/>
              <w:rPr>
                <w:sz w:val="20"/>
              </w:rPr>
            </w:pPr>
            <w:r w:rsidRPr="00DB7015">
              <w:rPr>
                <w:spacing w:val="-2"/>
                <w:sz w:val="20"/>
              </w:rPr>
              <w:t>Speaking English</w:t>
            </w:r>
          </w:p>
        </w:tc>
        <w:tc>
          <w:tcPr>
            <w:tcW w:w="456" w:type="dxa"/>
            <w:tcBorders>
              <w:left w:val="nil"/>
              <w:right w:val="nil"/>
            </w:tcBorders>
          </w:tcPr>
          <w:p w14:paraId="7807EF26" w14:textId="77777777" w:rsidR="0020125D" w:rsidRPr="00DB7015" w:rsidRDefault="0020125D" w:rsidP="00B11E2D">
            <w:pPr>
              <w:pStyle w:val="TableParagraph"/>
              <w:spacing w:line="226" w:lineRule="exact"/>
              <w:ind w:right="30"/>
              <w:jc w:val="center"/>
              <w:rPr>
                <w:sz w:val="20"/>
              </w:rPr>
            </w:pPr>
            <w:r w:rsidRPr="00DB7015">
              <w:rPr>
                <w:spacing w:val="-5"/>
                <w:sz w:val="20"/>
              </w:rPr>
              <w:t>14</w:t>
            </w:r>
          </w:p>
        </w:tc>
        <w:tc>
          <w:tcPr>
            <w:tcW w:w="754" w:type="dxa"/>
            <w:tcBorders>
              <w:left w:val="nil"/>
              <w:right w:val="nil"/>
            </w:tcBorders>
          </w:tcPr>
          <w:p w14:paraId="636E81DC" w14:textId="77777777" w:rsidR="0020125D" w:rsidRPr="00DB7015" w:rsidRDefault="0020125D" w:rsidP="00B11E2D">
            <w:pPr>
              <w:pStyle w:val="TableParagraph"/>
              <w:spacing w:line="226" w:lineRule="exact"/>
              <w:ind w:left="106"/>
              <w:rPr>
                <w:sz w:val="20"/>
              </w:rPr>
            </w:pPr>
            <w:r w:rsidRPr="00DB7015">
              <w:rPr>
                <w:spacing w:val="-2"/>
                <w:sz w:val="20"/>
              </w:rPr>
              <w:t>18,42</w:t>
            </w:r>
          </w:p>
        </w:tc>
        <w:tc>
          <w:tcPr>
            <w:tcW w:w="456" w:type="dxa"/>
            <w:tcBorders>
              <w:left w:val="nil"/>
              <w:right w:val="nil"/>
            </w:tcBorders>
          </w:tcPr>
          <w:p w14:paraId="2178B4E8" w14:textId="77777777" w:rsidR="0020125D" w:rsidRPr="00DB7015" w:rsidRDefault="0020125D" w:rsidP="00B11E2D">
            <w:pPr>
              <w:pStyle w:val="TableParagraph"/>
              <w:spacing w:line="226" w:lineRule="exact"/>
              <w:ind w:left="10" w:right="30"/>
              <w:jc w:val="center"/>
              <w:rPr>
                <w:sz w:val="20"/>
              </w:rPr>
            </w:pPr>
            <w:r w:rsidRPr="00DB7015">
              <w:rPr>
                <w:spacing w:val="-5"/>
                <w:sz w:val="20"/>
              </w:rPr>
              <w:t>17</w:t>
            </w:r>
          </w:p>
        </w:tc>
        <w:tc>
          <w:tcPr>
            <w:tcW w:w="759" w:type="dxa"/>
            <w:tcBorders>
              <w:left w:val="nil"/>
              <w:right w:val="nil"/>
            </w:tcBorders>
          </w:tcPr>
          <w:p w14:paraId="2EC0F5E9" w14:textId="77777777" w:rsidR="0020125D" w:rsidRPr="00DB7015" w:rsidRDefault="0020125D" w:rsidP="00B11E2D">
            <w:pPr>
              <w:pStyle w:val="TableParagraph"/>
              <w:spacing w:line="226" w:lineRule="exact"/>
              <w:ind w:left="111"/>
              <w:rPr>
                <w:sz w:val="20"/>
              </w:rPr>
            </w:pPr>
            <w:r w:rsidRPr="00DB7015">
              <w:rPr>
                <w:spacing w:val="-2"/>
                <w:sz w:val="20"/>
              </w:rPr>
              <w:t>22,36</w:t>
            </w:r>
          </w:p>
        </w:tc>
        <w:tc>
          <w:tcPr>
            <w:tcW w:w="456" w:type="dxa"/>
            <w:tcBorders>
              <w:left w:val="nil"/>
              <w:right w:val="nil"/>
            </w:tcBorders>
          </w:tcPr>
          <w:p w14:paraId="3BA6A604" w14:textId="77777777" w:rsidR="0020125D" w:rsidRPr="00DB7015" w:rsidRDefault="0020125D" w:rsidP="00B11E2D">
            <w:pPr>
              <w:pStyle w:val="TableParagraph"/>
              <w:spacing w:before="1"/>
              <w:ind w:right="30"/>
              <w:jc w:val="center"/>
              <w:rPr>
                <w:b/>
                <w:sz w:val="20"/>
              </w:rPr>
            </w:pPr>
            <w:r w:rsidRPr="00DB7015">
              <w:rPr>
                <w:b/>
                <w:spacing w:val="-5"/>
                <w:sz w:val="20"/>
              </w:rPr>
              <w:t>31</w:t>
            </w:r>
          </w:p>
        </w:tc>
        <w:tc>
          <w:tcPr>
            <w:tcW w:w="759" w:type="dxa"/>
            <w:tcBorders>
              <w:left w:val="nil"/>
              <w:right w:val="nil"/>
            </w:tcBorders>
          </w:tcPr>
          <w:p w14:paraId="033BAE0A" w14:textId="77777777" w:rsidR="0020125D" w:rsidRPr="00DB7015" w:rsidRDefault="0020125D" w:rsidP="00B11E2D">
            <w:pPr>
              <w:pStyle w:val="TableParagraph"/>
              <w:spacing w:before="1"/>
              <w:ind w:left="106"/>
              <w:rPr>
                <w:b/>
                <w:sz w:val="20"/>
              </w:rPr>
            </w:pPr>
            <w:r w:rsidRPr="00DB7015">
              <w:rPr>
                <w:b/>
                <w:spacing w:val="-2"/>
                <w:sz w:val="20"/>
              </w:rPr>
              <w:t>40,78</w:t>
            </w:r>
          </w:p>
        </w:tc>
        <w:tc>
          <w:tcPr>
            <w:tcW w:w="538" w:type="dxa"/>
            <w:tcBorders>
              <w:left w:val="nil"/>
              <w:right w:val="nil"/>
            </w:tcBorders>
          </w:tcPr>
          <w:p w14:paraId="23906D28" w14:textId="77777777" w:rsidR="0020125D" w:rsidRPr="00DB7015" w:rsidRDefault="0020125D" w:rsidP="00B11E2D">
            <w:pPr>
              <w:pStyle w:val="TableParagraph"/>
              <w:spacing w:line="226" w:lineRule="exact"/>
              <w:ind w:left="105"/>
              <w:rPr>
                <w:sz w:val="20"/>
              </w:rPr>
            </w:pPr>
            <w:r w:rsidRPr="00DB7015">
              <w:rPr>
                <w:spacing w:val="-5"/>
                <w:sz w:val="20"/>
              </w:rPr>
              <w:t>18</w:t>
            </w:r>
          </w:p>
        </w:tc>
        <w:tc>
          <w:tcPr>
            <w:tcW w:w="721" w:type="dxa"/>
            <w:tcBorders>
              <w:left w:val="nil"/>
              <w:right w:val="nil"/>
            </w:tcBorders>
          </w:tcPr>
          <w:p w14:paraId="76B861DC" w14:textId="77777777" w:rsidR="0020125D" w:rsidRPr="00DB7015" w:rsidRDefault="0020125D" w:rsidP="00B11E2D">
            <w:pPr>
              <w:pStyle w:val="TableParagraph"/>
              <w:spacing w:line="226" w:lineRule="exact"/>
              <w:rPr>
                <w:sz w:val="20"/>
              </w:rPr>
            </w:pPr>
            <w:r w:rsidRPr="00DB7015">
              <w:rPr>
                <w:spacing w:val="-2"/>
                <w:sz w:val="20"/>
              </w:rPr>
              <w:t>23,68</w:t>
            </w:r>
          </w:p>
        </w:tc>
        <w:tc>
          <w:tcPr>
            <w:tcW w:w="629" w:type="dxa"/>
            <w:tcBorders>
              <w:left w:val="nil"/>
              <w:right w:val="nil"/>
            </w:tcBorders>
          </w:tcPr>
          <w:p w14:paraId="1A8F2CF6" w14:textId="77777777" w:rsidR="0020125D" w:rsidRPr="00DB7015" w:rsidRDefault="0020125D" w:rsidP="00B11E2D">
            <w:pPr>
              <w:pStyle w:val="TableParagraph"/>
              <w:spacing w:line="226" w:lineRule="exact"/>
              <w:ind w:left="109"/>
              <w:rPr>
                <w:sz w:val="20"/>
              </w:rPr>
            </w:pPr>
            <w:r w:rsidRPr="00DB7015">
              <w:rPr>
                <w:spacing w:val="-10"/>
                <w:sz w:val="20"/>
              </w:rPr>
              <w:t>1</w:t>
            </w:r>
          </w:p>
        </w:tc>
        <w:tc>
          <w:tcPr>
            <w:tcW w:w="634" w:type="dxa"/>
            <w:tcBorders>
              <w:left w:val="nil"/>
              <w:right w:val="nil"/>
            </w:tcBorders>
          </w:tcPr>
          <w:p w14:paraId="01BC8C8C" w14:textId="77777777" w:rsidR="0020125D" w:rsidRPr="00DB7015" w:rsidRDefault="0020125D" w:rsidP="00B11E2D">
            <w:pPr>
              <w:pStyle w:val="TableParagraph"/>
              <w:spacing w:line="226" w:lineRule="exact"/>
              <w:ind w:left="109"/>
              <w:rPr>
                <w:sz w:val="20"/>
              </w:rPr>
            </w:pPr>
            <w:r w:rsidRPr="00DB7015">
              <w:rPr>
                <w:spacing w:val="-4"/>
                <w:sz w:val="20"/>
              </w:rPr>
              <w:t>1,31</w:t>
            </w:r>
          </w:p>
        </w:tc>
        <w:tc>
          <w:tcPr>
            <w:tcW w:w="538" w:type="dxa"/>
            <w:tcBorders>
              <w:left w:val="nil"/>
              <w:right w:val="nil"/>
            </w:tcBorders>
          </w:tcPr>
          <w:p w14:paraId="39688CA9" w14:textId="77777777" w:rsidR="0020125D" w:rsidRPr="00DB7015" w:rsidRDefault="0020125D" w:rsidP="00B11E2D">
            <w:pPr>
              <w:pStyle w:val="TableParagraph"/>
              <w:spacing w:before="1"/>
              <w:ind w:right="114"/>
              <w:jc w:val="center"/>
              <w:rPr>
                <w:b/>
                <w:sz w:val="20"/>
              </w:rPr>
            </w:pPr>
            <w:r w:rsidRPr="00DB7015">
              <w:rPr>
                <w:b/>
                <w:spacing w:val="-5"/>
                <w:sz w:val="20"/>
              </w:rPr>
              <w:t>19</w:t>
            </w:r>
          </w:p>
        </w:tc>
        <w:tc>
          <w:tcPr>
            <w:tcW w:w="812" w:type="dxa"/>
            <w:tcBorders>
              <w:left w:val="nil"/>
              <w:right w:val="nil"/>
            </w:tcBorders>
          </w:tcPr>
          <w:p w14:paraId="7AE8F2E7" w14:textId="77777777" w:rsidR="0020125D" w:rsidRPr="00DB7015" w:rsidRDefault="0020125D" w:rsidP="00B11E2D">
            <w:pPr>
              <w:pStyle w:val="TableParagraph"/>
              <w:spacing w:before="1"/>
              <w:ind w:left="109"/>
              <w:rPr>
                <w:b/>
                <w:sz w:val="20"/>
              </w:rPr>
            </w:pPr>
            <w:r w:rsidRPr="00DB7015">
              <w:rPr>
                <w:b/>
                <w:spacing w:val="-2"/>
                <w:sz w:val="20"/>
              </w:rPr>
              <w:t>24,99</w:t>
            </w:r>
          </w:p>
        </w:tc>
      </w:tr>
      <w:tr w:rsidR="0020125D" w:rsidRPr="00DB7015" w14:paraId="51C31409" w14:textId="77777777" w:rsidTr="0020125D">
        <w:trPr>
          <w:trHeight w:val="1900"/>
        </w:trPr>
        <w:tc>
          <w:tcPr>
            <w:tcW w:w="509" w:type="dxa"/>
            <w:tcBorders>
              <w:left w:val="nil"/>
              <w:right w:val="nil"/>
            </w:tcBorders>
          </w:tcPr>
          <w:p w14:paraId="6285268A" w14:textId="77777777" w:rsidR="0020125D" w:rsidRPr="00DB7015" w:rsidRDefault="0020125D" w:rsidP="00B11E2D">
            <w:pPr>
              <w:pStyle w:val="TableParagraph"/>
              <w:spacing w:line="225" w:lineRule="exact"/>
              <w:rPr>
                <w:sz w:val="20"/>
              </w:rPr>
            </w:pPr>
            <w:r w:rsidRPr="00DB7015">
              <w:rPr>
                <w:spacing w:val="-5"/>
                <w:sz w:val="20"/>
              </w:rPr>
              <w:t>13</w:t>
            </w:r>
          </w:p>
        </w:tc>
        <w:tc>
          <w:tcPr>
            <w:tcW w:w="1272" w:type="dxa"/>
            <w:tcBorders>
              <w:left w:val="nil"/>
              <w:right w:val="nil"/>
            </w:tcBorders>
          </w:tcPr>
          <w:p w14:paraId="29245500" w14:textId="5E0C7745" w:rsidR="0020125D" w:rsidRPr="00DB7015" w:rsidRDefault="0020125D" w:rsidP="00B11E2D">
            <w:pPr>
              <w:pStyle w:val="TableParagraph"/>
              <w:tabs>
                <w:tab w:val="left" w:pos="705"/>
                <w:tab w:val="left" w:pos="998"/>
                <w:tab w:val="left" w:pos="1099"/>
              </w:tabs>
              <w:ind w:right="93"/>
              <w:rPr>
                <w:sz w:val="20"/>
              </w:rPr>
            </w:pPr>
            <w:r w:rsidRPr="00DB7015">
              <w:rPr>
                <w:sz w:val="20"/>
              </w:rPr>
              <w:t>When I talk in</w:t>
            </w:r>
            <w:r w:rsidRPr="00DB7015">
              <w:rPr>
                <w:spacing w:val="-1"/>
                <w:sz w:val="20"/>
              </w:rPr>
              <w:t xml:space="preserve"> </w:t>
            </w:r>
            <w:r w:rsidRPr="00DB7015">
              <w:rPr>
                <w:sz w:val="20"/>
              </w:rPr>
              <w:t>English</w:t>
            </w:r>
            <w:r w:rsidRPr="00DB7015">
              <w:rPr>
                <w:spacing w:val="-4"/>
                <w:sz w:val="20"/>
              </w:rPr>
              <w:t xml:space="preserve"> </w:t>
            </w:r>
            <w:r w:rsidRPr="00DB7015">
              <w:rPr>
                <w:sz w:val="20"/>
              </w:rPr>
              <w:t xml:space="preserve">in </w:t>
            </w:r>
            <w:r w:rsidRPr="00DB7015">
              <w:rPr>
                <w:spacing w:val="-2"/>
                <w:sz w:val="20"/>
              </w:rPr>
              <w:t>front</w:t>
            </w:r>
            <w:r w:rsidRPr="00DB7015">
              <w:rPr>
                <w:sz w:val="20"/>
              </w:rPr>
              <w:tab/>
            </w:r>
            <w:r w:rsidRPr="00DB7015">
              <w:rPr>
                <w:sz w:val="20"/>
              </w:rPr>
              <w:tab/>
            </w:r>
            <w:r w:rsidRPr="00DB7015">
              <w:rPr>
                <w:spacing w:val="-6"/>
                <w:sz w:val="20"/>
              </w:rPr>
              <w:t xml:space="preserve">of </w:t>
            </w:r>
            <w:r w:rsidRPr="00DB7015">
              <w:rPr>
                <w:spacing w:val="-2"/>
                <w:sz w:val="20"/>
              </w:rPr>
              <w:t xml:space="preserve">other students, </w:t>
            </w:r>
            <w:r w:rsidRPr="00DB7015">
              <w:rPr>
                <w:spacing w:val="-10"/>
                <w:sz w:val="20"/>
              </w:rPr>
              <w:t>I</w:t>
            </w:r>
            <w:r w:rsidRPr="00DB7015">
              <w:rPr>
                <w:spacing w:val="-6"/>
                <w:sz w:val="20"/>
              </w:rPr>
              <w:t xml:space="preserve"> am</w:t>
            </w:r>
            <w:r w:rsidRPr="00DB7015">
              <w:rPr>
                <w:sz w:val="20"/>
              </w:rPr>
              <w:t xml:space="preserve"> </w:t>
            </w:r>
            <w:r w:rsidRPr="00DB7015">
              <w:rPr>
                <w:spacing w:val="-2"/>
                <w:sz w:val="20"/>
              </w:rPr>
              <w:t>really uncomfortab</w:t>
            </w:r>
            <w:r w:rsidRPr="00DB7015">
              <w:rPr>
                <w:spacing w:val="-4"/>
                <w:sz w:val="20"/>
              </w:rPr>
              <w:t>le.</w:t>
            </w:r>
          </w:p>
        </w:tc>
        <w:tc>
          <w:tcPr>
            <w:tcW w:w="456" w:type="dxa"/>
            <w:tcBorders>
              <w:left w:val="nil"/>
              <w:right w:val="nil"/>
            </w:tcBorders>
          </w:tcPr>
          <w:p w14:paraId="71DDA4CF" w14:textId="77777777" w:rsidR="0020125D" w:rsidRPr="00DB7015" w:rsidRDefault="0020125D" w:rsidP="00B11E2D">
            <w:pPr>
              <w:pStyle w:val="TableParagraph"/>
              <w:spacing w:line="225" w:lineRule="exact"/>
              <w:ind w:left="106"/>
              <w:rPr>
                <w:sz w:val="20"/>
              </w:rPr>
            </w:pPr>
            <w:r w:rsidRPr="00DB7015">
              <w:rPr>
                <w:spacing w:val="-10"/>
                <w:sz w:val="20"/>
              </w:rPr>
              <w:t>5</w:t>
            </w:r>
          </w:p>
        </w:tc>
        <w:tc>
          <w:tcPr>
            <w:tcW w:w="754" w:type="dxa"/>
            <w:tcBorders>
              <w:left w:val="nil"/>
              <w:right w:val="nil"/>
            </w:tcBorders>
          </w:tcPr>
          <w:p w14:paraId="5F0881CC" w14:textId="77777777" w:rsidR="0020125D" w:rsidRPr="00DB7015" w:rsidRDefault="0020125D" w:rsidP="00B11E2D">
            <w:pPr>
              <w:pStyle w:val="TableParagraph"/>
              <w:spacing w:line="225" w:lineRule="exact"/>
              <w:ind w:left="106"/>
              <w:rPr>
                <w:sz w:val="20"/>
              </w:rPr>
            </w:pPr>
            <w:r w:rsidRPr="00DB7015">
              <w:rPr>
                <w:spacing w:val="-4"/>
                <w:sz w:val="20"/>
              </w:rPr>
              <w:t>6,57</w:t>
            </w:r>
          </w:p>
        </w:tc>
        <w:tc>
          <w:tcPr>
            <w:tcW w:w="456" w:type="dxa"/>
            <w:tcBorders>
              <w:left w:val="nil"/>
              <w:right w:val="nil"/>
            </w:tcBorders>
          </w:tcPr>
          <w:p w14:paraId="64685ED3" w14:textId="77777777" w:rsidR="0020125D" w:rsidRPr="00DB7015" w:rsidRDefault="0020125D" w:rsidP="00B11E2D">
            <w:pPr>
              <w:pStyle w:val="TableParagraph"/>
              <w:spacing w:line="225" w:lineRule="exact"/>
              <w:ind w:left="111"/>
              <w:rPr>
                <w:sz w:val="20"/>
              </w:rPr>
            </w:pPr>
            <w:r w:rsidRPr="00DB7015">
              <w:rPr>
                <w:spacing w:val="-5"/>
                <w:sz w:val="20"/>
              </w:rPr>
              <w:t>21</w:t>
            </w:r>
          </w:p>
        </w:tc>
        <w:tc>
          <w:tcPr>
            <w:tcW w:w="759" w:type="dxa"/>
            <w:tcBorders>
              <w:left w:val="nil"/>
              <w:right w:val="nil"/>
            </w:tcBorders>
          </w:tcPr>
          <w:p w14:paraId="130ABE30" w14:textId="77777777" w:rsidR="0020125D" w:rsidRPr="00DB7015" w:rsidRDefault="0020125D" w:rsidP="00B11E2D">
            <w:pPr>
              <w:pStyle w:val="TableParagraph"/>
              <w:spacing w:line="225" w:lineRule="exact"/>
              <w:ind w:left="111"/>
              <w:rPr>
                <w:sz w:val="20"/>
              </w:rPr>
            </w:pPr>
            <w:r w:rsidRPr="00DB7015">
              <w:rPr>
                <w:spacing w:val="-2"/>
                <w:sz w:val="20"/>
              </w:rPr>
              <w:t>27,63</w:t>
            </w:r>
          </w:p>
        </w:tc>
        <w:tc>
          <w:tcPr>
            <w:tcW w:w="456" w:type="dxa"/>
            <w:tcBorders>
              <w:left w:val="nil"/>
              <w:right w:val="nil"/>
            </w:tcBorders>
          </w:tcPr>
          <w:p w14:paraId="1E2F02BE" w14:textId="77777777" w:rsidR="0020125D" w:rsidRPr="00DB7015" w:rsidRDefault="0020125D" w:rsidP="00B11E2D">
            <w:pPr>
              <w:pStyle w:val="TableParagraph"/>
              <w:ind w:left="106"/>
              <w:rPr>
                <w:b/>
                <w:sz w:val="20"/>
              </w:rPr>
            </w:pPr>
            <w:r w:rsidRPr="00DB7015">
              <w:rPr>
                <w:b/>
                <w:spacing w:val="-5"/>
                <w:sz w:val="20"/>
              </w:rPr>
              <w:t>26</w:t>
            </w:r>
          </w:p>
        </w:tc>
        <w:tc>
          <w:tcPr>
            <w:tcW w:w="759" w:type="dxa"/>
            <w:tcBorders>
              <w:left w:val="nil"/>
              <w:right w:val="nil"/>
            </w:tcBorders>
          </w:tcPr>
          <w:p w14:paraId="0C88FB8F" w14:textId="77777777" w:rsidR="0020125D" w:rsidRPr="00DB7015" w:rsidRDefault="0020125D" w:rsidP="00B11E2D">
            <w:pPr>
              <w:pStyle w:val="TableParagraph"/>
              <w:ind w:right="179"/>
              <w:jc w:val="center"/>
              <w:rPr>
                <w:b/>
                <w:sz w:val="20"/>
              </w:rPr>
            </w:pPr>
            <w:r w:rsidRPr="00DB7015">
              <w:rPr>
                <w:b/>
                <w:spacing w:val="-4"/>
                <w:sz w:val="20"/>
              </w:rPr>
              <w:t>34,2</w:t>
            </w:r>
          </w:p>
        </w:tc>
        <w:tc>
          <w:tcPr>
            <w:tcW w:w="538" w:type="dxa"/>
            <w:tcBorders>
              <w:left w:val="nil"/>
              <w:right w:val="nil"/>
            </w:tcBorders>
          </w:tcPr>
          <w:p w14:paraId="7E2749D4" w14:textId="77777777" w:rsidR="0020125D" w:rsidRPr="00DB7015" w:rsidRDefault="0020125D" w:rsidP="00B11E2D">
            <w:pPr>
              <w:pStyle w:val="TableParagraph"/>
              <w:spacing w:line="225" w:lineRule="exact"/>
              <w:ind w:left="105"/>
              <w:rPr>
                <w:sz w:val="20"/>
              </w:rPr>
            </w:pPr>
            <w:r w:rsidRPr="00DB7015">
              <w:rPr>
                <w:spacing w:val="-5"/>
                <w:sz w:val="20"/>
              </w:rPr>
              <w:t>20</w:t>
            </w:r>
          </w:p>
        </w:tc>
        <w:tc>
          <w:tcPr>
            <w:tcW w:w="721" w:type="dxa"/>
            <w:tcBorders>
              <w:left w:val="nil"/>
              <w:right w:val="nil"/>
            </w:tcBorders>
          </w:tcPr>
          <w:p w14:paraId="444842A6" w14:textId="77777777" w:rsidR="0020125D" w:rsidRPr="00DB7015" w:rsidRDefault="0020125D" w:rsidP="00B11E2D">
            <w:pPr>
              <w:pStyle w:val="TableParagraph"/>
              <w:spacing w:line="225" w:lineRule="exact"/>
              <w:rPr>
                <w:sz w:val="20"/>
              </w:rPr>
            </w:pPr>
            <w:r w:rsidRPr="00DB7015">
              <w:rPr>
                <w:spacing w:val="-2"/>
                <w:sz w:val="20"/>
              </w:rPr>
              <w:t>26,31</w:t>
            </w:r>
          </w:p>
        </w:tc>
        <w:tc>
          <w:tcPr>
            <w:tcW w:w="629" w:type="dxa"/>
            <w:tcBorders>
              <w:left w:val="nil"/>
              <w:right w:val="nil"/>
            </w:tcBorders>
          </w:tcPr>
          <w:p w14:paraId="2331C53B" w14:textId="77777777" w:rsidR="0020125D" w:rsidRPr="00DB7015" w:rsidRDefault="0020125D" w:rsidP="00B11E2D">
            <w:pPr>
              <w:pStyle w:val="TableParagraph"/>
              <w:spacing w:line="225" w:lineRule="exact"/>
              <w:ind w:left="109"/>
              <w:rPr>
                <w:sz w:val="20"/>
              </w:rPr>
            </w:pPr>
            <w:r w:rsidRPr="00DB7015">
              <w:rPr>
                <w:spacing w:val="-10"/>
                <w:sz w:val="20"/>
              </w:rPr>
              <w:t>1</w:t>
            </w:r>
          </w:p>
        </w:tc>
        <w:tc>
          <w:tcPr>
            <w:tcW w:w="634" w:type="dxa"/>
            <w:tcBorders>
              <w:left w:val="nil"/>
              <w:right w:val="nil"/>
            </w:tcBorders>
          </w:tcPr>
          <w:p w14:paraId="476823A0" w14:textId="77777777" w:rsidR="0020125D" w:rsidRPr="00DB7015" w:rsidRDefault="0020125D" w:rsidP="00B11E2D">
            <w:pPr>
              <w:pStyle w:val="TableParagraph"/>
              <w:spacing w:line="225" w:lineRule="exact"/>
              <w:ind w:left="109"/>
              <w:rPr>
                <w:sz w:val="20"/>
              </w:rPr>
            </w:pPr>
            <w:r w:rsidRPr="00DB7015">
              <w:rPr>
                <w:spacing w:val="-4"/>
                <w:sz w:val="20"/>
              </w:rPr>
              <w:t>1,31</w:t>
            </w:r>
          </w:p>
        </w:tc>
        <w:tc>
          <w:tcPr>
            <w:tcW w:w="538" w:type="dxa"/>
            <w:tcBorders>
              <w:left w:val="nil"/>
              <w:right w:val="nil"/>
            </w:tcBorders>
          </w:tcPr>
          <w:p w14:paraId="012B9E00" w14:textId="77777777" w:rsidR="0020125D" w:rsidRPr="00DB7015" w:rsidRDefault="0020125D" w:rsidP="00B11E2D">
            <w:pPr>
              <w:pStyle w:val="TableParagraph"/>
              <w:ind w:left="104"/>
              <w:rPr>
                <w:b/>
                <w:sz w:val="20"/>
              </w:rPr>
            </w:pPr>
            <w:r w:rsidRPr="00DB7015">
              <w:rPr>
                <w:b/>
                <w:spacing w:val="-5"/>
                <w:sz w:val="20"/>
              </w:rPr>
              <w:t>21</w:t>
            </w:r>
          </w:p>
        </w:tc>
        <w:tc>
          <w:tcPr>
            <w:tcW w:w="812" w:type="dxa"/>
            <w:tcBorders>
              <w:left w:val="nil"/>
              <w:right w:val="nil"/>
            </w:tcBorders>
          </w:tcPr>
          <w:p w14:paraId="0159168F" w14:textId="77777777" w:rsidR="0020125D" w:rsidRPr="00DB7015" w:rsidRDefault="0020125D" w:rsidP="00B11E2D">
            <w:pPr>
              <w:pStyle w:val="TableParagraph"/>
              <w:ind w:left="109"/>
              <w:rPr>
                <w:b/>
                <w:sz w:val="20"/>
              </w:rPr>
            </w:pPr>
            <w:r w:rsidRPr="00DB7015">
              <w:rPr>
                <w:b/>
                <w:spacing w:val="-2"/>
                <w:sz w:val="20"/>
              </w:rPr>
              <w:t>27,62</w:t>
            </w:r>
          </w:p>
        </w:tc>
      </w:tr>
      <w:tr w:rsidR="0020125D" w:rsidRPr="00DB7015" w14:paraId="2D057C21" w14:textId="77777777" w:rsidTr="0020125D">
        <w:trPr>
          <w:trHeight w:val="479"/>
        </w:trPr>
        <w:tc>
          <w:tcPr>
            <w:tcW w:w="4662" w:type="dxa"/>
            <w:gridSpan w:val="7"/>
            <w:tcBorders>
              <w:left w:val="nil"/>
              <w:right w:val="nil"/>
            </w:tcBorders>
          </w:tcPr>
          <w:p w14:paraId="43E4896D" w14:textId="77777777" w:rsidR="0020125D" w:rsidRPr="00DB7015" w:rsidRDefault="0020125D" w:rsidP="00B11E2D">
            <w:pPr>
              <w:pStyle w:val="TableParagraph"/>
              <w:rPr>
                <w:b/>
                <w:sz w:val="20"/>
              </w:rPr>
            </w:pPr>
            <w:r w:rsidRPr="00DB7015">
              <w:rPr>
                <w:b/>
                <w:spacing w:val="-2"/>
                <w:sz w:val="20"/>
              </w:rPr>
              <w:t>Total</w:t>
            </w:r>
          </w:p>
        </w:tc>
        <w:tc>
          <w:tcPr>
            <w:tcW w:w="759" w:type="dxa"/>
            <w:tcBorders>
              <w:left w:val="nil"/>
              <w:right w:val="nil"/>
            </w:tcBorders>
          </w:tcPr>
          <w:p w14:paraId="3178F842" w14:textId="77777777" w:rsidR="0020125D" w:rsidRPr="00DB7015" w:rsidRDefault="0020125D" w:rsidP="00B11E2D">
            <w:pPr>
              <w:pStyle w:val="TableParagraph"/>
              <w:ind w:right="78"/>
              <w:jc w:val="center"/>
              <w:rPr>
                <w:b/>
                <w:sz w:val="20"/>
              </w:rPr>
            </w:pPr>
            <w:commentRangeStart w:id="88"/>
            <w:r w:rsidRPr="00DB7015">
              <w:rPr>
                <w:b/>
                <w:spacing w:val="-2"/>
                <w:sz w:val="20"/>
              </w:rPr>
              <w:t>51,08</w:t>
            </w:r>
          </w:p>
        </w:tc>
        <w:tc>
          <w:tcPr>
            <w:tcW w:w="3060" w:type="dxa"/>
            <w:gridSpan w:val="5"/>
            <w:tcBorders>
              <w:left w:val="nil"/>
              <w:right w:val="nil"/>
            </w:tcBorders>
          </w:tcPr>
          <w:p w14:paraId="08D8D7C4" w14:textId="77777777" w:rsidR="0020125D" w:rsidRPr="00DB7015" w:rsidRDefault="0020125D" w:rsidP="00B11E2D">
            <w:pPr>
              <w:pStyle w:val="TableParagraph"/>
              <w:rPr>
                <w:sz w:val="20"/>
              </w:rPr>
            </w:pPr>
          </w:p>
        </w:tc>
        <w:tc>
          <w:tcPr>
            <w:tcW w:w="812" w:type="dxa"/>
            <w:tcBorders>
              <w:left w:val="nil"/>
              <w:right w:val="nil"/>
            </w:tcBorders>
          </w:tcPr>
          <w:p w14:paraId="01DA413D" w14:textId="77777777" w:rsidR="0020125D" w:rsidRPr="00DB7015" w:rsidRDefault="0020125D" w:rsidP="00B11E2D">
            <w:pPr>
              <w:pStyle w:val="TableParagraph"/>
              <w:ind w:left="109"/>
              <w:rPr>
                <w:b/>
                <w:sz w:val="20"/>
              </w:rPr>
            </w:pPr>
            <w:r w:rsidRPr="00DB7015">
              <w:rPr>
                <w:b/>
                <w:spacing w:val="-2"/>
                <w:sz w:val="20"/>
              </w:rPr>
              <w:t>21,92</w:t>
            </w:r>
            <w:commentRangeEnd w:id="88"/>
            <w:r w:rsidR="00ED101A" w:rsidRPr="00DB7015">
              <w:rPr>
                <w:rStyle w:val="CommentReference"/>
              </w:rPr>
              <w:commentReference w:id="88"/>
            </w:r>
          </w:p>
        </w:tc>
      </w:tr>
    </w:tbl>
    <w:p w14:paraId="22D9D2AC" w14:textId="77777777" w:rsidR="0020125D" w:rsidRPr="00DB7015" w:rsidRDefault="00930D2E" w:rsidP="0020125D">
      <w:pPr>
        <w:pStyle w:val="BodyText"/>
        <w:ind w:left="567" w:right="1543" w:firstLine="709"/>
        <w:jc w:val="both"/>
        <w:rPr>
          <w:spacing w:val="1"/>
        </w:rPr>
      </w:pPr>
      <w:r w:rsidRPr="00DB7015">
        <w:t>The</w:t>
      </w:r>
      <w:r w:rsidRPr="00DB7015">
        <w:rPr>
          <w:spacing w:val="10"/>
        </w:rPr>
        <w:t xml:space="preserve"> </w:t>
      </w:r>
      <w:r w:rsidRPr="00DB7015">
        <w:t>findings</w:t>
      </w:r>
      <w:r w:rsidRPr="00DB7015">
        <w:rPr>
          <w:spacing w:val="12"/>
        </w:rPr>
        <w:t xml:space="preserve"> </w:t>
      </w:r>
      <w:r w:rsidRPr="00DB7015">
        <w:t>for</w:t>
      </w:r>
      <w:r w:rsidRPr="00DB7015">
        <w:rPr>
          <w:spacing w:val="10"/>
        </w:rPr>
        <w:t xml:space="preserve"> </w:t>
      </w:r>
      <w:r w:rsidRPr="00DB7015">
        <w:t>the</w:t>
      </w:r>
      <w:r w:rsidRPr="00DB7015">
        <w:rPr>
          <w:spacing w:val="11"/>
        </w:rPr>
        <w:t xml:space="preserve"> </w:t>
      </w:r>
      <w:r w:rsidRPr="00DB7015">
        <w:t>second</w:t>
      </w:r>
      <w:r w:rsidRPr="00DB7015">
        <w:rPr>
          <w:spacing w:val="12"/>
        </w:rPr>
        <w:t xml:space="preserve"> </w:t>
      </w:r>
      <w:r w:rsidRPr="00DB7015">
        <w:t>part</w:t>
      </w:r>
      <w:r w:rsidRPr="00DB7015">
        <w:rPr>
          <w:spacing w:val="12"/>
        </w:rPr>
        <w:t xml:space="preserve"> </w:t>
      </w:r>
      <w:r w:rsidRPr="00DB7015">
        <w:t>of</w:t>
      </w:r>
      <w:r w:rsidRPr="00DB7015">
        <w:rPr>
          <w:spacing w:val="11"/>
        </w:rPr>
        <w:t xml:space="preserve"> </w:t>
      </w:r>
      <w:r w:rsidRPr="00DB7015">
        <w:t>speaking</w:t>
      </w:r>
      <w:r w:rsidRPr="00DB7015">
        <w:rPr>
          <w:spacing w:val="15"/>
        </w:rPr>
        <w:t xml:space="preserve"> </w:t>
      </w:r>
      <w:r w:rsidRPr="00DB7015">
        <w:t>anxiety,</w:t>
      </w:r>
      <w:r w:rsidRPr="00DB7015">
        <w:rPr>
          <w:spacing w:val="12"/>
        </w:rPr>
        <w:t xml:space="preserve"> </w:t>
      </w:r>
      <w:r w:rsidRPr="00DB7015">
        <w:t>called</w:t>
      </w:r>
      <w:r w:rsidRPr="00DB7015">
        <w:rPr>
          <w:spacing w:val="12"/>
        </w:rPr>
        <w:t xml:space="preserve"> </w:t>
      </w:r>
      <w:r w:rsidRPr="00DB7015">
        <w:t>Communication</w:t>
      </w:r>
      <w:r w:rsidRPr="00DB7015">
        <w:rPr>
          <w:spacing w:val="-57"/>
        </w:rPr>
        <w:t xml:space="preserve"> </w:t>
      </w:r>
      <w:r w:rsidRPr="00DB7015">
        <w:t>Apprehension,</w:t>
      </w:r>
      <w:r w:rsidRPr="00DB7015">
        <w:rPr>
          <w:spacing w:val="9"/>
        </w:rPr>
        <w:t xml:space="preserve"> </w:t>
      </w:r>
      <w:r w:rsidRPr="00DB7015">
        <w:t>are</w:t>
      </w:r>
      <w:r w:rsidRPr="00DB7015">
        <w:rPr>
          <w:spacing w:val="6"/>
        </w:rPr>
        <w:t xml:space="preserve"> </w:t>
      </w:r>
      <w:r w:rsidRPr="00DB7015">
        <w:t>presented</w:t>
      </w:r>
      <w:r w:rsidRPr="00DB7015">
        <w:rPr>
          <w:spacing w:val="6"/>
        </w:rPr>
        <w:t xml:space="preserve"> </w:t>
      </w:r>
      <w:commentRangeStart w:id="89"/>
      <w:r w:rsidRPr="00DB7015">
        <w:t>in</w:t>
      </w:r>
      <w:r w:rsidRPr="00DB7015">
        <w:rPr>
          <w:spacing w:val="7"/>
        </w:rPr>
        <w:t xml:space="preserve"> </w:t>
      </w:r>
      <w:r w:rsidRPr="00DB7015">
        <w:t>Table</w:t>
      </w:r>
      <w:r w:rsidRPr="00DB7015">
        <w:rPr>
          <w:spacing w:val="6"/>
        </w:rPr>
        <w:t xml:space="preserve"> </w:t>
      </w:r>
      <w:r w:rsidRPr="00DB7015">
        <w:t>7</w:t>
      </w:r>
      <w:commentRangeEnd w:id="89"/>
      <w:r w:rsidR="008F3EF0" w:rsidRPr="00DB7015">
        <w:rPr>
          <w:rStyle w:val="CommentReference"/>
        </w:rPr>
        <w:commentReference w:id="89"/>
      </w:r>
      <w:r w:rsidRPr="00DB7015">
        <w:t>.</w:t>
      </w:r>
      <w:r w:rsidRPr="00DB7015">
        <w:rPr>
          <w:spacing w:val="9"/>
        </w:rPr>
        <w:t xml:space="preserve"> </w:t>
      </w:r>
      <w:r w:rsidRPr="00DB7015">
        <w:t>According</w:t>
      </w:r>
      <w:r w:rsidRPr="00DB7015">
        <w:rPr>
          <w:spacing w:val="6"/>
        </w:rPr>
        <w:t xml:space="preserve"> </w:t>
      </w:r>
      <w:r w:rsidRPr="00DB7015">
        <w:t>to</w:t>
      </w:r>
      <w:r w:rsidRPr="00DB7015">
        <w:rPr>
          <w:spacing w:val="7"/>
        </w:rPr>
        <w:t xml:space="preserve"> </w:t>
      </w:r>
      <w:r w:rsidRPr="00DB7015">
        <w:t>Horwitz</w:t>
      </w:r>
      <w:r w:rsidRPr="00DB7015">
        <w:rPr>
          <w:spacing w:val="6"/>
        </w:rPr>
        <w:t xml:space="preserve"> </w:t>
      </w:r>
      <w:r w:rsidRPr="00DB7015">
        <w:t>et</w:t>
      </w:r>
      <w:r w:rsidRPr="00DB7015">
        <w:rPr>
          <w:spacing w:val="9"/>
        </w:rPr>
        <w:t xml:space="preserve"> </w:t>
      </w:r>
      <w:r w:rsidRPr="00DB7015">
        <w:t>al.</w:t>
      </w:r>
      <w:r w:rsidRPr="00DB7015">
        <w:rPr>
          <w:spacing w:val="9"/>
        </w:rPr>
        <w:t xml:space="preserve"> </w:t>
      </w:r>
      <w:r w:rsidRPr="00DB7015">
        <w:t>(1986),</w:t>
      </w:r>
      <w:r w:rsidRPr="00DB7015">
        <w:rPr>
          <w:spacing w:val="-57"/>
        </w:rPr>
        <w:t xml:space="preserve"> </w:t>
      </w:r>
      <w:r w:rsidRPr="00DB7015">
        <w:t>communication</w:t>
      </w:r>
      <w:r w:rsidRPr="00DB7015">
        <w:rPr>
          <w:spacing w:val="45"/>
        </w:rPr>
        <w:t xml:space="preserve"> </w:t>
      </w:r>
      <w:r w:rsidRPr="00DB7015">
        <w:t>worry</w:t>
      </w:r>
      <w:r w:rsidRPr="00DB7015">
        <w:rPr>
          <w:spacing w:val="45"/>
        </w:rPr>
        <w:t xml:space="preserve"> </w:t>
      </w:r>
      <w:r w:rsidRPr="00DB7015">
        <w:t>is</w:t>
      </w:r>
      <w:r w:rsidRPr="00DB7015">
        <w:rPr>
          <w:spacing w:val="45"/>
        </w:rPr>
        <w:t xml:space="preserve"> </w:t>
      </w:r>
      <w:r w:rsidRPr="00DB7015">
        <w:t>a</w:t>
      </w:r>
      <w:r w:rsidRPr="00DB7015">
        <w:rPr>
          <w:spacing w:val="44"/>
        </w:rPr>
        <w:t xml:space="preserve"> </w:t>
      </w:r>
      <w:r w:rsidRPr="00DB7015">
        <w:t>form</w:t>
      </w:r>
      <w:r w:rsidRPr="00DB7015">
        <w:rPr>
          <w:spacing w:val="44"/>
        </w:rPr>
        <w:t xml:space="preserve"> </w:t>
      </w:r>
      <w:r w:rsidRPr="00DB7015">
        <w:t>of</w:t>
      </w:r>
      <w:r w:rsidRPr="00DB7015">
        <w:rPr>
          <w:spacing w:val="45"/>
        </w:rPr>
        <w:t xml:space="preserve"> </w:t>
      </w:r>
      <w:r w:rsidRPr="00DB7015">
        <w:t>awkwardness</w:t>
      </w:r>
      <w:r w:rsidRPr="00DB7015">
        <w:rPr>
          <w:spacing w:val="44"/>
        </w:rPr>
        <w:t xml:space="preserve"> </w:t>
      </w:r>
      <w:r w:rsidRPr="00DB7015">
        <w:t>that</w:t>
      </w:r>
      <w:r w:rsidRPr="00DB7015">
        <w:rPr>
          <w:spacing w:val="45"/>
        </w:rPr>
        <w:t xml:space="preserve"> </w:t>
      </w:r>
      <w:r w:rsidRPr="00DB7015">
        <w:t>presents</w:t>
      </w:r>
      <w:r w:rsidRPr="00DB7015">
        <w:rPr>
          <w:spacing w:val="45"/>
        </w:rPr>
        <w:t xml:space="preserve"> </w:t>
      </w:r>
      <w:r w:rsidRPr="00DB7015">
        <w:t>as</w:t>
      </w:r>
      <w:r w:rsidRPr="00DB7015">
        <w:rPr>
          <w:spacing w:val="47"/>
        </w:rPr>
        <w:t xml:space="preserve"> </w:t>
      </w:r>
      <w:r w:rsidRPr="00DB7015">
        <w:t>anxiety</w:t>
      </w:r>
      <w:r w:rsidRPr="00DB7015">
        <w:rPr>
          <w:spacing w:val="44"/>
        </w:rPr>
        <w:t xml:space="preserve"> </w:t>
      </w:r>
      <w:r w:rsidRPr="00DB7015">
        <w:t>when</w:t>
      </w:r>
      <w:r w:rsidRPr="00DB7015">
        <w:rPr>
          <w:spacing w:val="-57"/>
        </w:rPr>
        <w:t xml:space="preserve"> </w:t>
      </w:r>
      <w:r w:rsidRPr="00DB7015">
        <w:t>someone</w:t>
      </w:r>
      <w:r w:rsidRPr="00DB7015">
        <w:rPr>
          <w:spacing w:val="18"/>
        </w:rPr>
        <w:t xml:space="preserve"> </w:t>
      </w:r>
      <w:r w:rsidRPr="00DB7015">
        <w:t>interacts</w:t>
      </w:r>
      <w:r w:rsidRPr="00DB7015">
        <w:rPr>
          <w:spacing w:val="20"/>
        </w:rPr>
        <w:t xml:space="preserve"> </w:t>
      </w:r>
      <w:r w:rsidRPr="00DB7015">
        <w:t>with</w:t>
      </w:r>
      <w:r w:rsidRPr="00DB7015">
        <w:rPr>
          <w:spacing w:val="20"/>
        </w:rPr>
        <w:t xml:space="preserve"> </w:t>
      </w:r>
      <w:r w:rsidRPr="00DB7015">
        <w:t>people.</w:t>
      </w:r>
      <w:r w:rsidRPr="00DB7015">
        <w:rPr>
          <w:spacing w:val="20"/>
        </w:rPr>
        <w:t xml:space="preserve"> </w:t>
      </w:r>
      <w:r w:rsidRPr="00DB7015">
        <w:t>The</w:t>
      </w:r>
      <w:r w:rsidRPr="00DB7015">
        <w:rPr>
          <w:spacing w:val="19"/>
        </w:rPr>
        <w:t xml:space="preserve"> </w:t>
      </w:r>
      <w:r w:rsidRPr="00DB7015">
        <w:t>study</w:t>
      </w:r>
      <w:r w:rsidRPr="00DB7015">
        <w:rPr>
          <w:spacing w:val="19"/>
        </w:rPr>
        <w:t xml:space="preserve"> </w:t>
      </w:r>
      <w:r w:rsidRPr="00DB7015">
        <w:t>findings</w:t>
      </w:r>
      <w:r w:rsidRPr="00DB7015">
        <w:rPr>
          <w:spacing w:val="20"/>
        </w:rPr>
        <w:t xml:space="preserve"> </w:t>
      </w:r>
      <w:r w:rsidRPr="00DB7015">
        <w:t>indicate</w:t>
      </w:r>
      <w:r w:rsidRPr="00DB7015">
        <w:rPr>
          <w:spacing w:val="18"/>
        </w:rPr>
        <w:t xml:space="preserve"> </w:t>
      </w:r>
      <w:r w:rsidRPr="00DB7015">
        <w:t>that</w:t>
      </w:r>
      <w:r w:rsidRPr="00DB7015">
        <w:rPr>
          <w:spacing w:val="20"/>
        </w:rPr>
        <w:t xml:space="preserve"> </w:t>
      </w:r>
      <w:r w:rsidRPr="00DB7015">
        <w:t>when</w:t>
      </w:r>
      <w:r w:rsidRPr="00DB7015">
        <w:rPr>
          <w:spacing w:val="19"/>
        </w:rPr>
        <w:t xml:space="preserve"> </w:t>
      </w:r>
      <w:r w:rsidRPr="00DB7015">
        <w:t>speaking</w:t>
      </w:r>
      <w:r w:rsidRPr="00DB7015">
        <w:rPr>
          <w:spacing w:val="20"/>
        </w:rPr>
        <w:t xml:space="preserve"> </w:t>
      </w:r>
      <w:r w:rsidRPr="00DB7015">
        <w:t>in</w:t>
      </w:r>
      <w:r w:rsidRPr="00DB7015">
        <w:rPr>
          <w:spacing w:val="-57"/>
        </w:rPr>
        <w:t xml:space="preserve"> </w:t>
      </w:r>
      <w:r w:rsidRPr="00DB7015">
        <w:t>English, the majority of students experience extreme nervousness and frightened</w:t>
      </w:r>
      <w:r w:rsidRPr="00DB7015">
        <w:rPr>
          <w:spacing w:val="1"/>
        </w:rPr>
        <w:t xml:space="preserve"> </w:t>
      </w:r>
    </w:p>
    <w:p w14:paraId="58FA85C9" w14:textId="7F8816A6" w:rsidR="0042060D" w:rsidRPr="00DB7015" w:rsidRDefault="00930D2E" w:rsidP="0020125D">
      <w:pPr>
        <w:pStyle w:val="BodyText"/>
        <w:ind w:left="426" w:right="1543"/>
        <w:rPr>
          <w:b/>
        </w:rPr>
      </w:pPr>
      <w:r w:rsidRPr="00DB7015">
        <w:rPr>
          <w:b/>
        </w:rPr>
        <w:t>Table</w:t>
      </w:r>
      <w:r w:rsidRPr="00DB7015">
        <w:rPr>
          <w:b/>
          <w:spacing w:val="-1"/>
        </w:rPr>
        <w:t xml:space="preserve"> </w:t>
      </w:r>
      <w:r w:rsidRPr="00DB7015">
        <w:rPr>
          <w:b/>
        </w:rPr>
        <w:t>4</w:t>
      </w:r>
    </w:p>
    <w:p w14:paraId="1DEB5B18" w14:textId="77777777" w:rsidR="0042060D" w:rsidRPr="00DB7015" w:rsidRDefault="00930D2E" w:rsidP="0020125D">
      <w:pPr>
        <w:pStyle w:val="Heading1"/>
        <w:ind w:left="426"/>
      </w:pPr>
      <w:r w:rsidRPr="00DB7015">
        <w:t>The</w:t>
      </w:r>
      <w:r w:rsidRPr="00DB7015">
        <w:rPr>
          <w:spacing w:val="-2"/>
        </w:rPr>
        <w:t xml:space="preserve"> </w:t>
      </w:r>
      <w:r w:rsidRPr="00DB7015">
        <w:t>Data</w:t>
      </w:r>
      <w:r w:rsidRPr="00DB7015">
        <w:rPr>
          <w:spacing w:val="-1"/>
        </w:rPr>
        <w:t xml:space="preserve"> </w:t>
      </w:r>
      <w:r w:rsidRPr="00DB7015">
        <w:t>Distribution of</w:t>
      </w:r>
      <w:r w:rsidRPr="00DB7015">
        <w:rPr>
          <w:spacing w:val="-1"/>
        </w:rPr>
        <w:t xml:space="preserve"> </w:t>
      </w:r>
      <w:r w:rsidRPr="00DB7015">
        <w:t>the</w:t>
      </w:r>
      <w:r w:rsidRPr="00DB7015">
        <w:rPr>
          <w:spacing w:val="-2"/>
        </w:rPr>
        <w:t xml:space="preserve"> </w:t>
      </w:r>
      <w:r w:rsidRPr="00DB7015">
        <w:t>Students’</w:t>
      </w:r>
      <w:r w:rsidRPr="00DB7015">
        <w:rPr>
          <w:spacing w:val="-2"/>
        </w:rPr>
        <w:t xml:space="preserve"> </w:t>
      </w:r>
      <w:r w:rsidRPr="00DB7015">
        <w:t>Fear</w:t>
      </w:r>
      <w:r w:rsidRPr="00DB7015">
        <w:rPr>
          <w:spacing w:val="-1"/>
        </w:rPr>
        <w:t xml:space="preserve"> </w:t>
      </w:r>
      <w:r w:rsidRPr="00DB7015">
        <w:t>of</w:t>
      </w:r>
      <w:r w:rsidRPr="00DB7015">
        <w:rPr>
          <w:spacing w:val="1"/>
        </w:rPr>
        <w:t xml:space="preserve"> </w:t>
      </w:r>
      <w:r w:rsidRPr="00DB7015">
        <w:t>Negative</w:t>
      </w:r>
      <w:r w:rsidRPr="00DB7015">
        <w:rPr>
          <w:spacing w:val="-3"/>
        </w:rPr>
        <w:t xml:space="preserve"> </w:t>
      </w:r>
      <w:r w:rsidRPr="00DB7015">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378"/>
        <w:gridCol w:w="451"/>
        <w:gridCol w:w="740"/>
        <w:gridCol w:w="447"/>
        <w:gridCol w:w="716"/>
        <w:gridCol w:w="476"/>
        <w:gridCol w:w="731"/>
        <w:gridCol w:w="419"/>
        <w:gridCol w:w="664"/>
        <w:gridCol w:w="409"/>
        <w:gridCol w:w="630"/>
        <w:gridCol w:w="543"/>
        <w:gridCol w:w="716"/>
      </w:tblGrid>
      <w:tr w:rsidR="0020125D" w:rsidRPr="00DB7015" w14:paraId="5AA1B9D9" w14:textId="77777777" w:rsidTr="0020125D">
        <w:trPr>
          <w:trHeight w:val="431"/>
        </w:trPr>
        <w:tc>
          <w:tcPr>
            <w:tcW w:w="783" w:type="dxa"/>
            <w:vMerge w:val="restart"/>
            <w:tcBorders>
              <w:left w:val="nil"/>
              <w:right w:val="nil"/>
            </w:tcBorders>
          </w:tcPr>
          <w:p w14:paraId="3D07F991" w14:textId="77777777" w:rsidR="0020125D" w:rsidRPr="00DB7015" w:rsidRDefault="0020125D" w:rsidP="00B11E2D">
            <w:pPr>
              <w:pStyle w:val="TableParagraph"/>
              <w:rPr>
                <w:b/>
                <w:sz w:val="20"/>
              </w:rPr>
            </w:pPr>
            <w:r w:rsidRPr="00DB7015">
              <w:rPr>
                <w:b/>
                <w:spacing w:val="-5"/>
                <w:sz w:val="20"/>
              </w:rPr>
              <w:t>No</w:t>
            </w:r>
          </w:p>
        </w:tc>
        <w:tc>
          <w:tcPr>
            <w:tcW w:w="1378" w:type="dxa"/>
            <w:vMerge w:val="restart"/>
            <w:tcBorders>
              <w:left w:val="nil"/>
              <w:right w:val="nil"/>
            </w:tcBorders>
          </w:tcPr>
          <w:p w14:paraId="75FE06F7" w14:textId="77777777" w:rsidR="0020125D" w:rsidRPr="00DB7015" w:rsidRDefault="0020125D" w:rsidP="00B11E2D">
            <w:pPr>
              <w:pStyle w:val="TableParagraph"/>
              <w:ind w:left="105"/>
              <w:rPr>
                <w:b/>
                <w:sz w:val="20"/>
              </w:rPr>
            </w:pPr>
            <w:r w:rsidRPr="00DB7015">
              <w:rPr>
                <w:b/>
                <w:spacing w:val="-2"/>
                <w:sz w:val="20"/>
              </w:rPr>
              <w:t>Statement</w:t>
            </w:r>
          </w:p>
        </w:tc>
        <w:tc>
          <w:tcPr>
            <w:tcW w:w="1191" w:type="dxa"/>
            <w:gridSpan w:val="2"/>
            <w:tcBorders>
              <w:left w:val="nil"/>
              <w:right w:val="nil"/>
            </w:tcBorders>
          </w:tcPr>
          <w:p w14:paraId="2D5E2306" w14:textId="77777777" w:rsidR="0020125D" w:rsidRPr="00DB7015" w:rsidRDefault="0020125D" w:rsidP="00B11E2D">
            <w:pPr>
              <w:pStyle w:val="TableParagraph"/>
              <w:ind w:left="23"/>
              <w:jc w:val="center"/>
              <w:rPr>
                <w:b/>
                <w:sz w:val="20"/>
              </w:rPr>
            </w:pPr>
            <w:r w:rsidRPr="00DB7015">
              <w:rPr>
                <w:b/>
                <w:spacing w:val="-5"/>
                <w:sz w:val="20"/>
              </w:rPr>
              <w:t>SA</w:t>
            </w:r>
          </w:p>
        </w:tc>
        <w:tc>
          <w:tcPr>
            <w:tcW w:w="1163" w:type="dxa"/>
            <w:gridSpan w:val="2"/>
            <w:tcBorders>
              <w:left w:val="nil"/>
              <w:right w:val="nil"/>
            </w:tcBorders>
          </w:tcPr>
          <w:p w14:paraId="0F72693C" w14:textId="77777777" w:rsidR="0020125D" w:rsidRPr="00DB7015" w:rsidRDefault="0020125D" w:rsidP="00B11E2D">
            <w:pPr>
              <w:pStyle w:val="TableParagraph"/>
              <w:ind w:left="9"/>
              <w:jc w:val="center"/>
              <w:rPr>
                <w:b/>
                <w:sz w:val="20"/>
              </w:rPr>
            </w:pPr>
            <w:r w:rsidRPr="00DB7015">
              <w:rPr>
                <w:b/>
                <w:spacing w:val="-10"/>
                <w:sz w:val="20"/>
              </w:rPr>
              <w:t>A</w:t>
            </w:r>
          </w:p>
        </w:tc>
        <w:tc>
          <w:tcPr>
            <w:tcW w:w="1207" w:type="dxa"/>
            <w:gridSpan w:val="2"/>
            <w:tcBorders>
              <w:left w:val="nil"/>
              <w:right w:val="nil"/>
            </w:tcBorders>
          </w:tcPr>
          <w:p w14:paraId="333BE449" w14:textId="77777777" w:rsidR="0020125D" w:rsidRPr="00DB7015" w:rsidRDefault="0020125D" w:rsidP="00B11E2D">
            <w:pPr>
              <w:pStyle w:val="TableParagraph"/>
              <w:ind w:left="262"/>
              <w:rPr>
                <w:b/>
                <w:sz w:val="20"/>
              </w:rPr>
            </w:pPr>
            <w:r w:rsidRPr="00DB7015">
              <w:rPr>
                <w:b/>
                <w:spacing w:val="-2"/>
                <w:sz w:val="20"/>
              </w:rPr>
              <w:t>TOTAL</w:t>
            </w:r>
          </w:p>
        </w:tc>
        <w:tc>
          <w:tcPr>
            <w:tcW w:w="1083" w:type="dxa"/>
            <w:gridSpan w:val="2"/>
            <w:tcBorders>
              <w:left w:val="nil"/>
              <w:right w:val="nil"/>
            </w:tcBorders>
          </w:tcPr>
          <w:p w14:paraId="1BB194EC" w14:textId="77777777" w:rsidR="0020125D" w:rsidRPr="00DB7015" w:rsidRDefault="0020125D" w:rsidP="00B11E2D">
            <w:pPr>
              <w:pStyle w:val="TableParagraph"/>
              <w:ind w:left="26"/>
              <w:jc w:val="center"/>
              <w:rPr>
                <w:b/>
                <w:sz w:val="20"/>
              </w:rPr>
            </w:pPr>
            <w:r w:rsidRPr="00DB7015">
              <w:rPr>
                <w:b/>
                <w:spacing w:val="-10"/>
                <w:sz w:val="20"/>
              </w:rPr>
              <w:t>D</w:t>
            </w:r>
          </w:p>
        </w:tc>
        <w:tc>
          <w:tcPr>
            <w:tcW w:w="1039" w:type="dxa"/>
            <w:gridSpan w:val="2"/>
            <w:tcBorders>
              <w:left w:val="nil"/>
              <w:right w:val="nil"/>
            </w:tcBorders>
          </w:tcPr>
          <w:p w14:paraId="06AAD165" w14:textId="77777777" w:rsidR="0020125D" w:rsidRPr="00DB7015" w:rsidRDefault="0020125D" w:rsidP="00B11E2D">
            <w:pPr>
              <w:pStyle w:val="TableParagraph"/>
              <w:ind w:left="20"/>
              <w:jc w:val="center"/>
              <w:rPr>
                <w:b/>
                <w:sz w:val="20"/>
              </w:rPr>
            </w:pPr>
            <w:r w:rsidRPr="00DB7015">
              <w:rPr>
                <w:b/>
                <w:spacing w:val="-5"/>
                <w:sz w:val="20"/>
              </w:rPr>
              <w:t>SD</w:t>
            </w:r>
          </w:p>
        </w:tc>
        <w:tc>
          <w:tcPr>
            <w:tcW w:w="1259" w:type="dxa"/>
            <w:gridSpan w:val="2"/>
            <w:tcBorders>
              <w:left w:val="nil"/>
              <w:right w:val="nil"/>
            </w:tcBorders>
          </w:tcPr>
          <w:p w14:paraId="622FB0E2" w14:textId="77777777" w:rsidR="0020125D" w:rsidRPr="00DB7015" w:rsidRDefault="0020125D" w:rsidP="00B11E2D">
            <w:pPr>
              <w:pStyle w:val="TableParagraph"/>
              <w:ind w:left="290"/>
              <w:rPr>
                <w:b/>
                <w:sz w:val="20"/>
              </w:rPr>
            </w:pPr>
            <w:r w:rsidRPr="00DB7015">
              <w:rPr>
                <w:b/>
                <w:spacing w:val="-2"/>
                <w:sz w:val="20"/>
              </w:rPr>
              <w:t>TOTAL</w:t>
            </w:r>
          </w:p>
        </w:tc>
      </w:tr>
      <w:tr w:rsidR="0020125D" w:rsidRPr="00DB7015" w14:paraId="3470055A" w14:textId="77777777" w:rsidTr="0020125D">
        <w:trPr>
          <w:trHeight w:val="431"/>
        </w:trPr>
        <w:tc>
          <w:tcPr>
            <w:tcW w:w="783" w:type="dxa"/>
            <w:vMerge/>
            <w:tcBorders>
              <w:top w:val="nil"/>
              <w:left w:val="nil"/>
              <w:right w:val="nil"/>
            </w:tcBorders>
          </w:tcPr>
          <w:p w14:paraId="09639B51" w14:textId="77777777" w:rsidR="0020125D" w:rsidRPr="00DB7015" w:rsidRDefault="0020125D" w:rsidP="00B11E2D">
            <w:pPr>
              <w:rPr>
                <w:sz w:val="2"/>
                <w:szCs w:val="2"/>
              </w:rPr>
            </w:pPr>
          </w:p>
        </w:tc>
        <w:tc>
          <w:tcPr>
            <w:tcW w:w="1378" w:type="dxa"/>
            <w:vMerge/>
            <w:tcBorders>
              <w:top w:val="nil"/>
              <w:left w:val="nil"/>
              <w:right w:val="nil"/>
            </w:tcBorders>
          </w:tcPr>
          <w:p w14:paraId="4D4A31F7" w14:textId="77777777" w:rsidR="0020125D" w:rsidRPr="00DB7015" w:rsidRDefault="0020125D" w:rsidP="00B11E2D">
            <w:pPr>
              <w:rPr>
                <w:sz w:val="2"/>
                <w:szCs w:val="2"/>
              </w:rPr>
            </w:pPr>
          </w:p>
        </w:tc>
        <w:tc>
          <w:tcPr>
            <w:tcW w:w="451" w:type="dxa"/>
            <w:tcBorders>
              <w:left w:val="nil"/>
              <w:right w:val="nil"/>
            </w:tcBorders>
          </w:tcPr>
          <w:p w14:paraId="326BABC5" w14:textId="77777777" w:rsidR="0020125D" w:rsidRPr="00DB7015" w:rsidRDefault="0020125D" w:rsidP="00B11E2D">
            <w:pPr>
              <w:pStyle w:val="TableParagraph"/>
              <w:ind w:left="114"/>
              <w:rPr>
                <w:b/>
                <w:sz w:val="20"/>
              </w:rPr>
            </w:pPr>
            <w:r w:rsidRPr="00DB7015">
              <w:rPr>
                <w:b/>
                <w:spacing w:val="-10"/>
                <w:sz w:val="20"/>
              </w:rPr>
              <w:t>F</w:t>
            </w:r>
          </w:p>
        </w:tc>
        <w:tc>
          <w:tcPr>
            <w:tcW w:w="740" w:type="dxa"/>
            <w:tcBorders>
              <w:left w:val="nil"/>
              <w:right w:val="nil"/>
            </w:tcBorders>
          </w:tcPr>
          <w:p w14:paraId="67A972A4" w14:textId="77777777" w:rsidR="0020125D" w:rsidRPr="00DB7015" w:rsidRDefault="0020125D" w:rsidP="00B11E2D">
            <w:pPr>
              <w:pStyle w:val="TableParagraph"/>
              <w:rPr>
                <w:b/>
                <w:sz w:val="20"/>
              </w:rPr>
            </w:pPr>
            <w:r w:rsidRPr="00DB7015">
              <w:rPr>
                <w:b/>
                <w:spacing w:val="-10"/>
                <w:sz w:val="20"/>
              </w:rPr>
              <w:t>%</w:t>
            </w:r>
          </w:p>
        </w:tc>
        <w:tc>
          <w:tcPr>
            <w:tcW w:w="447" w:type="dxa"/>
            <w:tcBorders>
              <w:left w:val="nil"/>
              <w:right w:val="nil"/>
            </w:tcBorders>
          </w:tcPr>
          <w:p w14:paraId="6A9FE1C1" w14:textId="77777777" w:rsidR="0020125D" w:rsidRPr="00DB7015" w:rsidRDefault="0020125D" w:rsidP="00B11E2D">
            <w:pPr>
              <w:pStyle w:val="TableParagraph"/>
              <w:ind w:right="91"/>
              <w:jc w:val="center"/>
              <w:rPr>
                <w:b/>
                <w:sz w:val="20"/>
              </w:rPr>
            </w:pPr>
            <w:r w:rsidRPr="00DB7015">
              <w:rPr>
                <w:b/>
                <w:spacing w:val="-10"/>
                <w:sz w:val="20"/>
              </w:rPr>
              <w:t>F</w:t>
            </w:r>
          </w:p>
        </w:tc>
        <w:tc>
          <w:tcPr>
            <w:tcW w:w="716" w:type="dxa"/>
            <w:tcBorders>
              <w:left w:val="nil"/>
              <w:right w:val="nil"/>
            </w:tcBorders>
          </w:tcPr>
          <w:p w14:paraId="12A4A3B3" w14:textId="77777777" w:rsidR="0020125D" w:rsidRPr="00DB7015" w:rsidRDefault="0020125D" w:rsidP="00B11E2D">
            <w:pPr>
              <w:pStyle w:val="TableParagraph"/>
              <w:ind w:left="114"/>
              <w:rPr>
                <w:b/>
                <w:sz w:val="20"/>
              </w:rPr>
            </w:pPr>
            <w:r w:rsidRPr="00DB7015">
              <w:rPr>
                <w:b/>
                <w:spacing w:val="-10"/>
                <w:sz w:val="20"/>
              </w:rPr>
              <w:t>%</w:t>
            </w:r>
          </w:p>
        </w:tc>
        <w:tc>
          <w:tcPr>
            <w:tcW w:w="476" w:type="dxa"/>
            <w:tcBorders>
              <w:left w:val="nil"/>
              <w:right w:val="nil"/>
            </w:tcBorders>
          </w:tcPr>
          <w:p w14:paraId="5128C3CC" w14:textId="77777777" w:rsidR="0020125D" w:rsidRPr="00DB7015" w:rsidRDefault="0020125D" w:rsidP="00B11E2D">
            <w:pPr>
              <w:pStyle w:val="TableParagraph"/>
              <w:ind w:right="113"/>
              <w:jc w:val="center"/>
              <w:rPr>
                <w:b/>
                <w:sz w:val="20"/>
              </w:rPr>
            </w:pPr>
            <w:r w:rsidRPr="00DB7015">
              <w:rPr>
                <w:b/>
                <w:spacing w:val="-10"/>
                <w:sz w:val="20"/>
              </w:rPr>
              <w:t>F</w:t>
            </w:r>
          </w:p>
        </w:tc>
        <w:tc>
          <w:tcPr>
            <w:tcW w:w="731" w:type="dxa"/>
            <w:tcBorders>
              <w:left w:val="nil"/>
              <w:right w:val="nil"/>
            </w:tcBorders>
          </w:tcPr>
          <w:p w14:paraId="23EC44AC" w14:textId="77777777" w:rsidR="0020125D" w:rsidRPr="00DB7015" w:rsidRDefault="0020125D" w:rsidP="00B11E2D">
            <w:pPr>
              <w:pStyle w:val="TableParagraph"/>
              <w:ind w:left="113"/>
              <w:rPr>
                <w:b/>
                <w:sz w:val="20"/>
              </w:rPr>
            </w:pPr>
            <w:r w:rsidRPr="00DB7015">
              <w:rPr>
                <w:b/>
                <w:spacing w:val="-10"/>
                <w:sz w:val="20"/>
              </w:rPr>
              <w:t>%</w:t>
            </w:r>
          </w:p>
        </w:tc>
        <w:tc>
          <w:tcPr>
            <w:tcW w:w="419" w:type="dxa"/>
            <w:tcBorders>
              <w:left w:val="nil"/>
              <w:right w:val="nil"/>
            </w:tcBorders>
          </w:tcPr>
          <w:p w14:paraId="3A1352FA" w14:textId="77777777" w:rsidR="0020125D" w:rsidRPr="00DB7015" w:rsidRDefault="0020125D" w:rsidP="00B11E2D">
            <w:pPr>
              <w:pStyle w:val="TableParagraph"/>
              <w:ind w:left="26" w:right="76"/>
              <w:jc w:val="center"/>
              <w:rPr>
                <w:b/>
                <w:sz w:val="20"/>
              </w:rPr>
            </w:pPr>
            <w:r w:rsidRPr="00DB7015">
              <w:rPr>
                <w:b/>
                <w:spacing w:val="-10"/>
                <w:sz w:val="20"/>
              </w:rPr>
              <w:t>F</w:t>
            </w:r>
          </w:p>
        </w:tc>
        <w:tc>
          <w:tcPr>
            <w:tcW w:w="664" w:type="dxa"/>
            <w:tcBorders>
              <w:left w:val="nil"/>
              <w:right w:val="nil"/>
            </w:tcBorders>
          </w:tcPr>
          <w:p w14:paraId="12630828" w14:textId="77777777" w:rsidR="0020125D" w:rsidRPr="00DB7015" w:rsidRDefault="0020125D" w:rsidP="00B11E2D">
            <w:pPr>
              <w:pStyle w:val="TableParagraph"/>
              <w:rPr>
                <w:b/>
                <w:sz w:val="20"/>
              </w:rPr>
            </w:pPr>
            <w:r w:rsidRPr="00DB7015">
              <w:rPr>
                <w:b/>
                <w:spacing w:val="-10"/>
                <w:sz w:val="20"/>
              </w:rPr>
              <w:t>%</w:t>
            </w:r>
          </w:p>
        </w:tc>
        <w:tc>
          <w:tcPr>
            <w:tcW w:w="409" w:type="dxa"/>
            <w:tcBorders>
              <w:left w:val="nil"/>
              <w:right w:val="nil"/>
            </w:tcBorders>
          </w:tcPr>
          <w:p w14:paraId="7C3C9702" w14:textId="77777777" w:rsidR="0020125D" w:rsidRPr="00DB7015" w:rsidRDefault="0020125D" w:rsidP="00B11E2D">
            <w:pPr>
              <w:pStyle w:val="TableParagraph"/>
              <w:ind w:left="23" w:right="67"/>
              <w:jc w:val="center"/>
              <w:rPr>
                <w:b/>
                <w:sz w:val="20"/>
              </w:rPr>
            </w:pPr>
            <w:r w:rsidRPr="00DB7015">
              <w:rPr>
                <w:b/>
                <w:spacing w:val="-10"/>
                <w:sz w:val="20"/>
              </w:rPr>
              <w:t>F</w:t>
            </w:r>
          </w:p>
        </w:tc>
        <w:tc>
          <w:tcPr>
            <w:tcW w:w="630" w:type="dxa"/>
            <w:tcBorders>
              <w:left w:val="nil"/>
              <w:right w:val="nil"/>
            </w:tcBorders>
          </w:tcPr>
          <w:p w14:paraId="3B7A1592" w14:textId="77777777" w:rsidR="0020125D" w:rsidRPr="00DB7015" w:rsidRDefault="0020125D" w:rsidP="00B11E2D">
            <w:pPr>
              <w:pStyle w:val="TableParagraph"/>
              <w:ind w:left="118"/>
              <w:rPr>
                <w:b/>
                <w:sz w:val="20"/>
              </w:rPr>
            </w:pPr>
            <w:r w:rsidRPr="00DB7015">
              <w:rPr>
                <w:b/>
                <w:spacing w:val="-10"/>
                <w:sz w:val="20"/>
              </w:rPr>
              <w:t>%</w:t>
            </w:r>
          </w:p>
        </w:tc>
        <w:tc>
          <w:tcPr>
            <w:tcW w:w="543" w:type="dxa"/>
            <w:tcBorders>
              <w:left w:val="nil"/>
              <w:right w:val="nil"/>
            </w:tcBorders>
          </w:tcPr>
          <w:p w14:paraId="559A66F7" w14:textId="77777777" w:rsidR="0020125D" w:rsidRPr="00DB7015" w:rsidRDefault="0020125D" w:rsidP="00B11E2D">
            <w:pPr>
              <w:pStyle w:val="TableParagraph"/>
              <w:ind w:right="172"/>
              <w:jc w:val="center"/>
              <w:rPr>
                <w:b/>
                <w:sz w:val="20"/>
              </w:rPr>
            </w:pPr>
            <w:r w:rsidRPr="00DB7015">
              <w:rPr>
                <w:b/>
                <w:spacing w:val="-10"/>
                <w:sz w:val="20"/>
              </w:rPr>
              <w:t>F</w:t>
            </w:r>
          </w:p>
        </w:tc>
        <w:tc>
          <w:tcPr>
            <w:tcW w:w="716" w:type="dxa"/>
            <w:tcBorders>
              <w:left w:val="nil"/>
              <w:right w:val="nil"/>
            </w:tcBorders>
          </w:tcPr>
          <w:p w14:paraId="1F6D0546" w14:textId="77777777" w:rsidR="0020125D" w:rsidRPr="00DB7015" w:rsidRDefault="0020125D" w:rsidP="00B11E2D">
            <w:pPr>
              <w:pStyle w:val="TableParagraph"/>
              <w:ind w:left="112"/>
              <w:rPr>
                <w:b/>
                <w:sz w:val="20"/>
              </w:rPr>
            </w:pPr>
            <w:r w:rsidRPr="00DB7015">
              <w:rPr>
                <w:b/>
                <w:spacing w:val="-10"/>
                <w:sz w:val="20"/>
              </w:rPr>
              <w:t>%</w:t>
            </w:r>
          </w:p>
        </w:tc>
      </w:tr>
      <w:tr w:rsidR="0020125D" w:rsidRPr="00DB7015" w14:paraId="1BF803EB" w14:textId="77777777" w:rsidTr="0020125D">
        <w:trPr>
          <w:trHeight w:val="1147"/>
        </w:trPr>
        <w:tc>
          <w:tcPr>
            <w:tcW w:w="783" w:type="dxa"/>
            <w:tcBorders>
              <w:left w:val="nil"/>
              <w:right w:val="nil"/>
            </w:tcBorders>
          </w:tcPr>
          <w:p w14:paraId="488A2D01" w14:textId="77777777" w:rsidR="0020125D" w:rsidRPr="00DB7015" w:rsidRDefault="0020125D" w:rsidP="00B11E2D">
            <w:pPr>
              <w:pStyle w:val="TableParagraph"/>
              <w:spacing w:line="226" w:lineRule="exact"/>
              <w:rPr>
                <w:sz w:val="20"/>
              </w:rPr>
            </w:pPr>
            <w:r w:rsidRPr="00DB7015">
              <w:rPr>
                <w:spacing w:val="-5"/>
                <w:sz w:val="20"/>
              </w:rPr>
              <w:t>l2</w:t>
            </w:r>
          </w:p>
        </w:tc>
        <w:tc>
          <w:tcPr>
            <w:tcW w:w="1378" w:type="dxa"/>
            <w:tcBorders>
              <w:left w:val="nil"/>
              <w:right w:val="nil"/>
            </w:tcBorders>
          </w:tcPr>
          <w:p w14:paraId="77ED5AFF" w14:textId="4530661B" w:rsidR="0020125D" w:rsidRPr="00DB7015" w:rsidRDefault="0020125D" w:rsidP="00B11E2D">
            <w:pPr>
              <w:pStyle w:val="TableParagraph"/>
              <w:spacing w:line="237" w:lineRule="auto"/>
              <w:ind w:left="105" w:right="86"/>
              <w:jc w:val="both"/>
              <w:rPr>
                <w:sz w:val="20"/>
              </w:rPr>
            </w:pPr>
            <w:r w:rsidRPr="00DB7015">
              <w:rPr>
                <w:color w:val="0D0E1A"/>
                <w:sz w:val="20"/>
              </w:rPr>
              <w:t>I worry that</w:t>
            </w:r>
            <w:r w:rsidRPr="00DB7015">
              <w:rPr>
                <w:color w:val="0D0E1A"/>
                <w:spacing w:val="40"/>
                <w:sz w:val="20"/>
              </w:rPr>
              <w:t xml:space="preserve"> </w:t>
            </w:r>
            <w:r w:rsidRPr="00DB7015">
              <w:rPr>
                <w:color w:val="0D0E1A"/>
                <w:sz w:val="20"/>
              </w:rPr>
              <w:t>I'll make mistakes</w:t>
            </w:r>
            <w:r w:rsidRPr="00DB7015">
              <w:rPr>
                <w:color w:val="0D0E1A"/>
                <w:spacing w:val="77"/>
                <w:w w:val="150"/>
                <w:sz w:val="20"/>
              </w:rPr>
              <w:t xml:space="preserve"> </w:t>
            </w:r>
            <w:r w:rsidRPr="00DB7015">
              <w:rPr>
                <w:color w:val="0D0E1A"/>
                <w:spacing w:val="-5"/>
                <w:sz w:val="20"/>
              </w:rPr>
              <w:t>in</w:t>
            </w:r>
          </w:p>
          <w:p w14:paraId="67C8EE75" w14:textId="77777777" w:rsidR="0020125D" w:rsidRPr="00DB7015" w:rsidRDefault="0020125D" w:rsidP="00B11E2D">
            <w:pPr>
              <w:pStyle w:val="TableParagraph"/>
              <w:spacing w:before="4" w:line="220" w:lineRule="exact"/>
              <w:ind w:left="105" w:right="310"/>
              <w:jc w:val="both"/>
              <w:rPr>
                <w:sz w:val="20"/>
              </w:rPr>
            </w:pPr>
            <w:r w:rsidRPr="00DB7015">
              <w:rPr>
                <w:color w:val="0D0E1A"/>
                <w:sz w:val="20"/>
              </w:rPr>
              <w:t>my</w:t>
            </w:r>
            <w:r w:rsidRPr="00DB7015">
              <w:rPr>
                <w:color w:val="0D0E1A"/>
                <w:spacing w:val="-4"/>
                <w:sz w:val="20"/>
              </w:rPr>
              <w:t xml:space="preserve"> </w:t>
            </w:r>
            <w:r w:rsidRPr="00DB7015">
              <w:rPr>
                <w:color w:val="0D0E1A"/>
                <w:sz w:val="20"/>
              </w:rPr>
              <w:t xml:space="preserve">English </w:t>
            </w:r>
            <w:r w:rsidRPr="00DB7015">
              <w:rPr>
                <w:color w:val="0D0E1A"/>
                <w:spacing w:val="-2"/>
                <w:sz w:val="20"/>
              </w:rPr>
              <w:t>lessons.</w:t>
            </w:r>
          </w:p>
        </w:tc>
        <w:tc>
          <w:tcPr>
            <w:tcW w:w="451" w:type="dxa"/>
            <w:tcBorders>
              <w:left w:val="nil"/>
              <w:right w:val="nil"/>
            </w:tcBorders>
          </w:tcPr>
          <w:p w14:paraId="2270E83B" w14:textId="77777777" w:rsidR="0020125D" w:rsidRPr="00DB7015" w:rsidRDefault="0020125D" w:rsidP="00B11E2D">
            <w:pPr>
              <w:pStyle w:val="TableParagraph"/>
              <w:spacing w:line="226" w:lineRule="exact"/>
              <w:ind w:left="114"/>
              <w:rPr>
                <w:sz w:val="20"/>
              </w:rPr>
            </w:pPr>
            <w:r w:rsidRPr="00DB7015">
              <w:rPr>
                <w:spacing w:val="-10"/>
                <w:sz w:val="20"/>
              </w:rPr>
              <w:t>3</w:t>
            </w:r>
          </w:p>
        </w:tc>
        <w:tc>
          <w:tcPr>
            <w:tcW w:w="740" w:type="dxa"/>
            <w:tcBorders>
              <w:left w:val="nil"/>
              <w:right w:val="nil"/>
            </w:tcBorders>
          </w:tcPr>
          <w:p w14:paraId="6089DE39" w14:textId="77777777" w:rsidR="0020125D" w:rsidRPr="00DB7015" w:rsidRDefault="0020125D" w:rsidP="00B11E2D">
            <w:pPr>
              <w:pStyle w:val="TableParagraph"/>
              <w:spacing w:line="226" w:lineRule="exact"/>
              <w:rPr>
                <w:sz w:val="20"/>
              </w:rPr>
            </w:pPr>
            <w:r w:rsidRPr="00DB7015">
              <w:rPr>
                <w:spacing w:val="-4"/>
                <w:sz w:val="20"/>
              </w:rPr>
              <w:t>3,94</w:t>
            </w:r>
          </w:p>
        </w:tc>
        <w:tc>
          <w:tcPr>
            <w:tcW w:w="447" w:type="dxa"/>
            <w:tcBorders>
              <w:left w:val="nil"/>
              <w:right w:val="nil"/>
            </w:tcBorders>
          </w:tcPr>
          <w:p w14:paraId="241F12CA" w14:textId="77777777" w:rsidR="0020125D" w:rsidRPr="00DB7015" w:rsidRDefault="0020125D" w:rsidP="00B11E2D">
            <w:pPr>
              <w:pStyle w:val="TableParagraph"/>
              <w:spacing w:line="226" w:lineRule="exact"/>
              <w:ind w:left="78" w:right="91"/>
              <w:jc w:val="center"/>
              <w:rPr>
                <w:sz w:val="20"/>
              </w:rPr>
            </w:pPr>
            <w:r w:rsidRPr="00DB7015">
              <w:rPr>
                <w:spacing w:val="-5"/>
                <w:sz w:val="20"/>
              </w:rPr>
              <w:t>36</w:t>
            </w:r>
          </w:p>
        </w:tc>
        <w:tc>
          <w:tcPr>
            <w:tcW w:w="716" w:type="dxa"/>
            <w:tcBorders>
              <w:left w:val="nil"/>
              <w:right w:val="nil"/>
            </w:tcBorders>
          </w:tcPr>
          <w:p w14:paraId="5720A04E" w14:textId="77777777" w:rsidR="0020125D" w:rsidRPr="00DB7015" w:rsidRDefault="0020125D" w:rsidP="00B11E2D">
            <w:pPr>
              <w:pStyle w:val="TableParagraph"/>
              <w:spacing w:line="226" w:lineRule="exact"/>
              <w:ind w:left="114"/>
              <w:rPr>
                <w:sz w:val="20"/>
              </w:rPr>
            </w:pPr>
            <w:r w:rsidRPr="00DB7015">
              <w:rPr>
                <w:spacing w:val="-2"/>
                <w:sz w:val="20"/>
              </w:rPr>
              <w:t>47,36</w:t>
            </w:r>
          </w:p>
        </w:tc>
        <w:tc>
          <w:tcPr>
            <w:tcW w:w="476" w:type="dxa"/>
            <w:tcBorders>
              <w:left w:val="nil"/>
              <w:right w:val="nil"/>
            </w:tcBorders>
          </w:tcPr>
          <w:p w14:paraId="19B2B0C5" w14:textId="77777777" w:rsidR="0020125D" w:rsidRPr="00DB7015" w:rsidRDefault="0020125D" w:rsidP="00B11E2D">
            <w:pPr>
              <w:pStyle w:val="TableParagraph"/>
              <w:spacing w:line="226" w:lineRule="exact"/>
              <w:ind w:right="34"/>
              <w:jc w:val="center"/>
              <w:rPr>
                <w:b/>
                <w:sz w:val="20"/>
              </w:rPr>
            </w:pPr>
            <w:r w:rsidRPr="00DB7015">
              <w:rPr>
                <w:b/>
                <w:spacing w:val="-5"/>
                <w:sz w:val="20"/>
              </w:rPr>
              <w:t>39</w:t>
            </w:r>
          </w:p>
        </w:tc>
        <w:tc>
          <w:tcPr>
            <w:tcW w:w="731" w:type="dxa"/>
            <w:tcBorders>
              <w:left w:val="nil"/>
              <w:right w:val="nil"/>
            </w:tcBorders>
          </w:tcPr>
          <w:p w14:paraId="773446A3" w14:textId="77777777" w:rsidR="0020125D" w:rsidRPr="00DB7015" w:rsidRDefault="0020125D" w:rsidP="00B11E2D">
            <w:pPr>
              <w:pStyle w:val="TableParagraph"/>
              <w:spacing w:line="226" w:lineRule="exact"/>
              <w:ind w:left="113"/>
              <w:rPr>
                <w:b/>
                <w:sz w:val="20"/>
              </w:rPr>
            </w:pPr>
            <w:r w:rsidRPr="00DB7015">
              <w:rPr>
                <w:b/>
                <w:spacing w:val="-4"/>
                <w:sz w:val="20"/>
              </w:rPr>
              <w:t>51,3</w:t>
            </w:r>
          </w:p>
        </w:tc>
        <w:tc>
          <w:tcPr>
            <w:tcW w:w="419" w:type="dxa"/>
            <w:tcBorders>
              <w:left w:val="nil"/>
              <w:right w:val="nil"/>
            </w:tcBorders>
          </w:tcPr>
          <w:p w14:paraId="2B86C996" w14:textId="77777777" w:rsidR="0020125D" w:rsidRPr="00DB7015" w:rsidRDefault="0020125D" w:rsidP="00B11E2D">
            <w:pPr>
              <w:pStyle w:val="TableParagraph"/>
              <w:spacing w:line="226" w:lineRule="exact"/>
              <w:ind w:left="98" w:right="72"/>
              <w:jc w:val="center"/>
              <w:rPr>
                <w:sz w:val="20"/>
              </w:rPr>
            </w:pPr>
            <w:r w:rsidRPr="00DB7015">
              <w:rPr>
                <w:spacing w:val="-5"/>
                <w:sz w:val="20"/>
              </w:rPr>
              <w:t>13</w:t>
            </w:r>
          </w:p>
        </w:tc>
        <w:tc>
          <w:tcPr>
            <w:tcW w:w="664" w:type="dxa"/>
            <w:tcBorders>
              <w:left w:val="nil"/>
              <w:right w:val="nil"/>
            </w:tcBorders>
          </w:tcPr>
          <w:p w14:paraId="6CF04865" w14:textId="77777777" w:rsidR="0020125D" w:rsidRPr="00DB7015" w:rsidRDefault="0020125D" w:rsidP="00B11E2D">
            <w:pPr>
              <w:pStyle w:val="TableParagraph"/>
              <w:spacing w:line="226" w:lineRule="exact"/>
              <w:rPr>
                <w:sz w:val="20"/>
              </w:rPr>
            </w:pPr>
            <w:r w:rsidRPr="00DB7015">
              <w:rPr>
                <w:spacing w:val="-2"/>
                <w:sz w:val="20"/>
              </w:rPr>
              <w:t>17,10</w:t>
            </w:r>
          </w:p>
        </w:tc>
        <w:tc>
          <w:tcPr>
            <w:tcW w:w="409" w:type="dxa"/>
            <w:tcBorders>
              <w:left w:val="nil"/>
              <w:right w:val="nil"/>
            </w:tcBorders>
          </w:tcPr>
          <w:p w14:paraId="591640C7" w14:textId="77777777" w:rsidR="0020125D" w:rsidRPr="00DB7015" w:rsidRDefault="0020125D" w:rsidP="00B11E2D">
            <w:pPr>
              <w:pStyle w:val="TableParagraph"/>
              <w:spacing w:line="226" w:lineRule="exact"/>
              <w:ind w:right="67"/>
              <w:jc w:val="center"/>
              <w:rPr>
                <w:sz w:val="20"/>
              </w:rPr>
            </w:pPr>
            <w:r w:rsidRPr="00DB7015">
              <w:rPr>
                <w:spacing w:val="-10"/>
                <w:sz w:val="20"/>
              </w:rPr>
              <w:t>0</w:t>
            </w:r>
          </w:p>
        </w:tc>
        <w:tc>
          <w:tcPr>
            <w:tcW w:w="630" w:type="dxa"/>
            <w:tcBorders>
              <w:left w:val="nil"/>
              <w:right w:val="nil"/>
            </w:tcBorders>
          </w:tcPr>
          <w:p w14:paraId="45BFF652" w14:textId="77777777" w:rsidR="0020125D" w:rsidRPr="00DB7015" w:rsidRDefault="0020125D" w:rsidP="00B11E2D">
            <w:pPr>
              <w:pStyle w:val="TableParagraph"/>
              <w:spacing w:line="226" w:lineRule="exact"/>
              <w:ind w:left="118"/>
              <w:rPr>
                <w:sz w:val="20"/>
              </w:rPr>
            </w:pPr>
            <w:r w:rsidRPr="00DB7015">
              <w:rPr>
                <w:spacing w:val="-10"/>
                <w:sz w:val="20"/>
              </w:rPr>
              <w:t>0</w:t>
            </w:r>
          </w:p>
        </w:tc>
        <w:tc>
          <w:tcPr>
            <w:tcW w:w="543" w:type="dxa"/>
            <w:tcBorders>
              <w:left w:val="nil"/>
              <w:right w:val="nil"/>
            </w:tcBorders>
          </w:tcPr>
          <w:p w14:paraId="7059946F" w14:textId="77777777" w:rsidR="0020125D" w:rsidRPr="00DB7015" w:rsidRDefault="0020125D" w:rsidP="00B11E2D">
            <w:pPr>
              <w:pStyle w:val="TableParagraph"/>
              <w:spacing w:line="226" w:lineRule="exact"/>
              <w:ind w:left="78" w:right="172"/>
              <w:jc w:val="center"/>
              <w:rPr>
                <w:b/>
                <w:sz w:val="20"/>
              </w:rPr>
            </w:pPr>
            <w:r w:rsidRPr="00DB7015">
              <w:rPr>
                <w:b/>
                <w:spacing w:val="-5"/>
                <w:sz w:val="20"/>
              </w:rPr>
              <w:t>13</w:t>
            </w:r>
          </w:p>
        </w:tc>
        <w:tc>
          <w:tcPr>
            <w:tcW w:w="716" w:type="dxa"/>
            <w:tcBorders>
              <w:left w:val="nil"/>
              <w:right w:val="nil"/>
            </w:tcBorders>
          </w:tcPr>
          <w:p w14:paraId="37A04EB3" w14:textId="77777777" w:rsidR="0020125D" w:rsidRPr="00DB7015" w:rsidRDefault="0020125D" w:rsidP="00B11E2D">
            <w:pPr>
              <w:pStyle w:val="TableParagraph"/>
              <w:spacing w:line="226" w:lineRule="exact"/>
              <w:ind w:left="112"/>
              <w:rPr>
                <w:b/>
                <w:sz w:val="20"/>
              </w:rPr>
            </w:pPr>
            <w:r w:rsidRPr="00DB7015">
              <w:rPr>
                <w:b/>
                <w:spacing w:val="-2"/>
                <w:sz w:val="20"/>
              </w:rPr>
              <w:t>17,10</w:t>
            </w:r>
          </w:p>
        </w:tc>
      </w:tr>
      <w:tr w:rsidR="0020125D" w:rsidRPr="00DB7015" w14:paraId="194435FA" w14:textId="77777777" w:rsidTr="0020125D">
        <w:trPr>
          <w:trHeight w:val="1382"/>
        </w:trPr>
        <w:tc>
          <w:tcPr>
            <w:tcW w:w="783" w:type="dxa"/>
            <w:tcBorders>
              <w:left w:val="nil"/>
              <w:right w:val="nil"/>
            </w:tcBorders>
          </w:tcPr>
          <w:p w14:paraId="14BB0E83" w14:textId="77777777" w:rsidR="0020125D" w:rsidRPr="00DB7015" w:rsidRDefault="0020125D" w:rsidP="00B11E2D">
            <w:pPr>
              <w:pStyle w:val="TableParagraph"/>
              <w:spacing w:line="225" w:lineRule="exact"/>
              <w:rPr>
                <w:sz w:val="20"/>
              </w:rPr>
            </w:pPr>
            <w:r w:rsidRPr="00DB7015">
              <w:rPr>
                <w:spacing w:val="-10"/>
                <w:sz w:val="20"/>
              </w:rPr>
              <w:t>6</w:t>
            </w:r>
          </w:p>
        </w:tc>
        <w:tc>
          <w:tcPr>
            <w:tcW w:w="1378" w:type="dxa"/>
            <w:tcBorders>
              <w:left w:val="nil"/>
              <w:right w:val="nil"/>
            </w:tcBorders>
          </w:tcPr>
          <w:p w14:paraId="67287DA5" w14:textId="77777777" w:rsidR="0020125D" w:rsidRPr="00DB7015" w:rsidRDefault="0020125D" w:rsidP="00B11E2D">
            <w:pPr>
              <w:pStyle w:val="TableParagraph"/>
              <w:tabs>
                <w:tab w:val="left" w:pos="662"/>
                <w:tab w:val="left" w:pos="1113"/>
              </w:tabs>
              <w:ind w:left="105" w:right="92"/>
              <w:rPr>
                <w:sz w:val="20"/>
              </w:rPr>
            </w:pPr>
            <w:r w:rsidRPr="00DB7015">
              <w:rPr>
                <w:spacing w:val="-6"/>
                <w:sz w:val="20"/>
              </w:rPr>
              <w:t>In</w:t>
            </w:r>
            <w:r w:rsidRPr="00DB7015">
              <w:rPr>
                <w:sz w:val="20"/>
              </w:rPr>
              <w:tab/>
            </w:r>
            <w:r w:rsidRPr="00DB7015">
              <w:rPr>
                <w:spacing w:val="-2"/>
                <w:sz w:val="20"/>
              </w:rPr>
              <w:t xml:space="preserve">English </w:t>
            </w:r>
            <w:r w:rsidRPr="00DB7015">
              <w:rPr>
                <w:sz w:val="20"/>
              </w:rPr>
              <w:t>classes,</w:t>
            </w:r>
            <w:r w:rsidRPr="00DB7015">
              <w:rPr>
                <w:spacing w:val="30"/>
                <w:sz w:val="20"/>
              </w:rPr>
              <w:t xml:space="preserve"> </w:t>
            </w:r>
            <w:r w:rsidRPr="00DB7015">
              <w:rPr>
                <w:sz w:val="20"/>
              </w:rPr>
              <w:t>I</w:t>
            </w:r>
            <w:r w:rsidRPr="00DB7015">
              <w:rPr>
                <w:spacing w:val="28"/>
                <w:sz w:val="20"/>
              </w:rPr>
              <w:t xml:space="preserve"> </w:t>
            </w:r>
            <w:r w:rsidRPr="00DB7015">
              <w:rPr>
                <w:sz w:val="20"/>
              </w:rPr>
              <w:t xml:space="preserve">feel </w:t>
            </w:r>
            <w:r w:rsidRPr="00DB7015">
              <w:rPr>
                <w:spacing w:val="-2"/>
                <w:sz w:val="20"/>
              </w:rPr>
              <w:t>awkward offering</w:t>
            </w:r>
            <w:r w:rsidRPr="00DB7015">
              <w:rPr>
                <w:sz w:val="20"/>
              </w:rPr>
              <w:tab/>
            </w:r>
            <w:r w:rsidRPr="00DB7015">
              <w:rPr>
                <w:spacing w:val="-6"/>
                <w:sz w:val="20"/>
              </w:rPr>
              <w:t>to</w:t>
            </w:r>
          </w:p>
          <w:p w14:paraId="17691CC7" w14:textId="77777777" w:rsidR="0020125D" w:rsidRPr="00DB7015" w:rsidRDefault="0020125D" w:rsidP="00B11E2D">
            <w:pPr>
              <w:pStyle w:val="TableParagraph"/>
              <w:spacing w:before="2" w:line="220" w:lineRule="exact"/>
              <w:ind w:left="105"/>
              <w:rPr>
                <w:sz w:val="20"/>
              </w:rPr>
            </w:pPr>
            <w:r w:rsidRPr="00DB7015">
              <w:rPr>
                <w:spacing w:val="-2"/>
                <w:sz w:val="20"/>
              </w:rPr>
              <w:t>answer questions.</w:t>
            </w:r>
          </w:p>
        </w:tc>
        <w:tc>
          <w:tcPr>
            <w:tcW w:w="451" w:type="dxa"/>
            <w:tcBorders>
              <w:left w:val="nil"/>
              <w:right w:val="nil"/>
            </w:tcBorders>
          </w:tcPr>
          <w:p w14:paraId="3681BF1B" w14:textId="77777777" w:rsidR="0020125D" w:rsidRPr="00DB7015" w:rsidRDefault="0020125D" w:rsidP="00B11E2D">
            <w:pPr>
              <w:pStyle w:val="TableParagraph"/>
              <w:spacing w:line="225" w:lineRule="exact"/>
              <w:ind w:left="114"/>
              <w:rPr>
                <w:sz w:val="20"/>
              </w:rPr>
            </w:pPr>
            <w:r w:rsidRPr="00DB7015">
              <w:rPr>
                <w:spacing w:val="-10"/>
                <w:sz w:val="20"/>
              </w:rPr>
              <w:t>4</w:t>
            </w:r>
          </w:p>
        </w:tc>
        <w:tc>
          <w:tcPr>
            <w:tcW w:w="740" w:type="dxa"/>
            <w:tcBorders>
              <w:left w:val="nil"/>
              <w:right w:val="nil"/>
            </w:tcBorders>
          </w:tcPr>
          <w:p w14:paraId="2A8D4D38" w14:textId="77777777" w:rsidR="0020125D" w:rsidRPr="00DB7015" w:rsidRDefault="0020125D" w:rsidP="00B11E2D">
            <w:pPr>
              <w:pStyle w:val="TableParagraph"/>
              <w:spacing w:line="225" w:lineRule="exact"/>
              <w:rPr>
                <w:sz w:val="20"/>
              </w:rPr>
            </w:pPr>
            <w:r w:rsidRPr="00DB7015">
              <w:rPr>
                <w:spacing w:val="-4"/>
                <w:sz w:val="20"/>
              </w:rPr>
              <w:t>5,26</w:t>
            </w:r>
          </w:p>
        </w:tc>
        <w:tc>
          <w:tcPr>
            <w:tcW w:w="447" w:type="dxa"/>
            <w:tcBorders>
              <w:left w:val="nil"/>
              <w:right w:val="nil"/>
            </w:tcBorders>
          </w:tcPr>
          <w:p w14:paraId="09D83217" w14:textId="77777777" w:rsidR="0020125D" w:rsidRPr="00DB7015" w:rsidRDefault="0020125D" w:rsidP="00B11E2D">
            <w:pPr>
              <w:pStyle w:val="TableParagraph"/>
              <w:spacing w:line="225" w:lineRule="exact"/>
              <w:ind w:left="78" w:right="91"/>
              <w:jc w:val="center"/>
              <w:rPr>
                <w:sz w:val="20"/>
              </w:rPr>
            </w:pPr>
            <w:r w:rsidRPr="00DB7015">
              <w:rPr>
                <w:spacing w:val="-5"/>
                <w:sz w:val="20"/>
              </w:rPr>
              <w:t>21</w:t>
            </w:r>
          </w:p>
        </w:tc>
        <w:tc>
          <w:tcPr>
            <w:tcW w:w="716" w:type="dxa"/>
            <w:tcBorders>
              <w:left w:val="nil"/>
              <w:right w:val="nil"/>
            </w:tcBorders>
          </w:tcPr>
          <w:p w14:paraId="4606608A" w14:textId="77777777" w:rsidR="0020125D" w:rsidRPr="00DB7015" w:rsidRDefault="0020125D" w:rsidP="00B11E2D">
            <w:pPr>
              <w:pStyle w:val="TableParagraph"/>
              <w:spacing w:line="225" w:lineRule="exact"/>
              <w:ind w:left="114"/>
              <w:rPr>
                <w:sz w:val="20"/>
              </w:rPr>
            </w:pPr>
            <w:r w:rsidRPr="00DB7015">
              <w:rPr>
                <w:spacing w:val="-2"/>
                <w:sz w:val="20"/>
              </w:rPr>
              <w:t>27,63</w:t>
            </w:r>
          </w:p>
        </w:tc>
        <w:tc>
          <w:tcPr>
            <w:tcW w:w="476" w:type="dxa"/>
            <w:tcBorders>
              <w:left w:val="nil"/>
              <w:right w:val="nil"/>
            </w:tcBorders>
          </w:tcPr>
          <w:p w14:paraId="7DB27335" w14:textId="77777777" w:rsidR="0020125D" w:rsidRPr="00DB7015" w:rsidRDefault="0020125D" w:rsidP="00B11E2D">
            <w:pPr>
              <w:pStyle w:val="TableParagraph"/>
              <w:ind w:right="34"/>
              <w:jc w:val="center"/>
              <w:rPr>
                <w:b/>
                <w:sz w:val="20"/>
              </w:rPr>
            </w:pPr>
            <w:r w:rsidRPr="00DB7015">
              <w:rPr>
                <w:b/>
                <w:spacing w:val="-5"/>
                <w:sz w:val="20"/>
              </w:rPr>
              <w:t>25</w:t>
            </w:r>
          </w:p>
        </w:tc>
        <w:tc>
          <w:tcPr>
            <w:tcW w:w="731" w:type="dxa"/>
            <w:tcBorders>
              <w:left w:val="nil"/>
              <w:right w:val="nil"/>
            </w:tcBorders>
          </w:tcPr>
          <w:p w14:paraId="41FAB9BB" w14:textId="77777777" w:rsidR="0020125D" w:rsidRPr="00DB7015" w:rsidRDefault="0020125D" w:rsidP="00B11E2D">
            <w:pPr>
              <w:pStyle w:val="TableParagraph"/>
              <w:ind w:left="113"/>
              <w:rPr>
                <w:b/>
                <w:sz w:val="20"/>
              </w:rPr>
            </w:pPr>
            <w:r w:rsidRPr="00DB7015">
              <w:rPr>
                <w:b/>
                <w:spacing w:val="-2"/>
                <w:sz w:val="20"/>
              </w:rPr>
              <w:t>38,15</w:t>
            </w:r>
          </w:p>
        </w:tc>
        <w:tc>
          <w:tcPr>
            <w:tcW w:w="419" w:type="dxa"/>
            <w:tcBorders>
              <w:left w:val="nil"/>
              <w:right w:val="nil"/>
            </w:tcBorders>
          </w:tcPr>
          <w:p w14:paraId="4AB40FFA" w14:textId="77777777" w:rsidR="0020125D" w:rsidRPr="00DB7015" w:rsidRDefault="0020125D" w:rsidP="00B11E2D">
            <w:pPr>
              <w:pStyle w:val="TableParagraph"/>
              <w:spacing w:line="225" w:lineRule="exact"/>
              <w:ind w:left="98" w:right="72"/>
              <w:jc w:val="center"/>
              <w:rPr>
                <w:sz w:val="20"/>
              </w:rPr>
            </w:pPr>
            <w:r w:rsidRPr="00DB7015">
              <w:rPr>
                <w:spacing w:val="-5"/>
                <w:sz w:val="20"/>
              </w:rPr>
              <w:t>22</w:t>
            </w:r>
          </w:p>
        </w:tc>
        <w:tc>
          <w:tcPr>
            <w:tcW w:w="664" w:type="dxa"/>
            <w:tcBorders>
              <w:left w:val="nil"/>
              <w:right w:val="nil"/>
            </w:tcBorders>
          </w:tcPr>
          <w:p w14:paraId="78D5C9E0" w14:textId="77777777" w:rsidR="0020125D" w:rsidRPr="00DB7015" w:rsidRDefault="0020125D" w:rsidP="00B11E2D">
            <w:pPr>
              <w:pStyle w:val="TableParagraph"/>
              <w:spacing w:line="225" w:lineRule="exact"/>
              <w:rPr>
                <w:sz w:val="20"/>
              </w:rPr>
            </w:pPr>
            <w:r w:rsidRPr="00DB7015">
              <w:rPr>
                <w:spacing w:val="-2"/>
                <w:sz w:val="20"/>
              </w:rPr>
              <w:t>28,94</w:t>
            </w:r>
          </w:p>
        </w:tc>
        <w:tc>
          <w:tcPr>
            <w:tcW w:w="409" w:type="dxa"/>
            <w:tcBorders>
              <w:left w:val="nil"/>
              <w:right w:val="nil"/>
            </w:tcBorders>
          </w:tcPr>
          <w:p w14:paraId="3CAE9155" w14:textId="77777777" w:rsidR="0020125D" w:rsidRPr="00DB7015" w:rsidRDefault="0020125D" w:rsidP="00B11E2D">
            <w:pPr>
              <w:pStyle w:val="TableParagraph"/>
              <w:spacing w:line="225" w:lineRule="exact"/>
              <w:ind w:right="67"/>
              <w:jc w:val="center"/>
              <w:rPr>
                <w:sz w:val="20"/>
              </w:rPr>
            </w:pPr>
            <w:r w:rsidRPr="00DB7015">
              <w:rPr>
                <w:spacing w:val="-10"/>
                <w:sz w:val="20"/>
              </w:rPr>
              <w:t>2</w:t>
            </w:r>
          </w:p>
        </w:tc>
        <w:tc>
          <w:tcPr>
            <w:tcW w:w="630" w:type="dxa"/>
            <w:tcBorders>
              <w:left w:val="nil"/>
              <w:right w:val="nil"/>
            </w:tcBorders>
          </w:tcPr>
          <w:p w14:paraId="100A4692" w14:textId="77777777" w:rsidR="0020125D" w:rsidRPr="00DB7015" w:rsidRDefault="0020125D" w:rsidP="00B11E2D">
            <w:pPr>
              <w:pStyle w:val="TableParagraph"/>
              <w:spacing w:line="225" w:lineRule="exact"/>
              <w:ind w:left="118"/>
              <w:rPr>
                <w:sz w:val="20"/>
              </w:rPr>
            </w:pPr>
            <w:r w:rsidRPr="00DB7015">
              <w:rPr>
                <w:spacing w:val="-4"/>
                <w:sz w:val="20"/>
              </w:rPr>
              <w:t>2,63</w:t>
            </w:r>
          </w:p>
        </w:tc>
        <w:tc>
          <w:tcPr>
            <w:tcW w:w="543" w:type="dxa"/>
            <w:tcBorders>
              <w:left w:val="nil"/>
              <w:right w:val="nil"/>
            </w:tcBorders>
          </w:tcPr>
          <w:p w14:paraId="7541F699" w14:textId="77777777" w:rsidR="0020125D" w:rsidRPr="00DB7015" w:rsidRDefault="0020125D" w:rsidP="00B11E2D">
            <w:pPr>
              <w:pStyle w:val="TableParagraph"/>
              <w:ind w:left="78" w:right="172"/>
              <w:jc w:val="center"/>
              <w:rPr>
                <w:b/>
                <w:sz w:val="20"/>
              </w:rPr>
            </w:pPr>
            <w:r w:rsidRPr="00DB7015">
              <w:rPr>
                <w:b/>
                <w:spacing w:val="-5"/>
                <w:sz w:val="20"/>
              </w:rPr>
              <w:t>24</w:t>
            </w:r>
          </w:p>
        </w:tc>
        <w:tc>
          <w:tcPr>
            <w:tcW w:w="716" w:type="dxa"/>
            <w:tcBorders>
              <w:left w:val="nil"/>
              <w:right w:val="nil"/>
            </w:tcBorders>
          </w:tcPr>
          <w:p w14:paraId="7E9E482F" w14:textId="77777777" w:rsidR="0020125D" w:rsidRPr="00DB7015" w:rsidRDefault="0020125D" w:rsidP="00B11E2D">
            <w:pPr>
              <w:pStyle w:val="TableParagraph"/>
              <w:ind w:left="112"/>
              <w:rPr>
                <w:b/>
                <w:sz w:val="20"/>
              </w:rPr>
            </w:pPr>
            <w:r w:rsidRPr="00DB7015">
              <w:rPr>
                <w:b/>
                <w:spacing w:val="-2"/>
                <w:sz w:val="20"/>
              </w:rPr>
              <w:t>31,57</w:t>
            </w:r>
          </w:p>
        </w:tc>
      </w:tr>
      <w:tr w:rsidR="0020125D" w:rsidRPr="00DB7015" w14:paraId="6133A29D" w14:textId="77777777" w:rsidTr="0020125D">
        <w:trPr>
          <w:trHeight w:val="1377"/>
        </w:trPr>
        <w:tc>
          <w:tcPr>
            <w:tcW w:w="783" w:type="dxa"/>
            <w:tcBorders>
              <w:left w:val="nil"/>
              <w:right w:val="nil"/>
            </w:tcBorders>
          </w:tcPr>
          <w:p w14:paraId="68D777E2" w14:textId="77777777" w:rsidR="0020125D" w:rsidRPr="00DB7015" w:rsidRDefault="0020125D" w:rsidP="00B11E2D">
            <w:pPr>
              <w:pStyle w:val="TableParagraph"/>
              <w:spacing w:line="225" w:lineRule="exact"/>
              <w:rPr>
                <w:sz w:val="20"/>
              </w:rPr>
            </w:pPr>
            <w:r w:rsidRPr="00DB7015">
              <w:rPr>
                <w:spacing w:val="-5"/>
                <w:sz w:val="20"/>
              </w:rPr>
              <w:lastRenderedPageBreak/>
              <w:t>10</w:t>
            </w:r>
          </w:p>
        </w:tc>
        <w:tc>
          <w:tcPr>
            <w:tcW w:w="1378" w:type="dxa"/>
            <w:tcBorders>
              <w:left w:val="nil"/>
              <w:right w:val="nil"/>
            </w:tcBorders>
          </w:tcPr>
          <w:p w14:paraId="2D1EFE8E" w14:textId="77777777" w:rsidR="0020125D" w:rsidRPr="00DB7015" w:rsidRDefault="0020125D" w:rsidP="00B11E2D">
            <w:pPr>
              <w:pStyle w:val="TableParagraph"/>
              <w:ind w:left="105" w:right="90"/>
              <w:jc w:val="both"/>
              <w:rPr>
                <w:sz w:val="20"/>
              </w:rPr>
            </w:pPr>
            <w:r w:rsidRPr="00DB7015">
              <w:rPr>
                <w:sz w:val="20"/>
              </w:rPr>
              <w:t>I worry that my English teacher</w:t>
            </w:r>
            <w:r w:rsidRPr="00DB7015">
              <w:rPr>
                <w:spacing w:val="69"/>
                <w:w w:val="150"/>
                <w:sz w:val="20"/>
              </w:rPr>
              <w:t xml:space="preserve">   </w:t>
            </w:r>
            <w:r w:rsidRPr="00DB7015">
              <w:rPr>
                <w:spacing w:val="-5"/>
                <w:sz w:val="20"/>
              </w:rPr>
              <w:t>is</w:t>
            </w:r>
          </w:p>
          <w:p w14:paraId="1918652E" w14:textId="4DFC9182" w:rsidR="0020125D" w:rsidRPr="00DB7015" w:rsidRDefault="0020125D" w:rsidP="00B11E2D">
            <w:pPr>
              <w:pStyle w:val="TableParagraph"/>
              <w:ind w:left="105"/>
              <w:jc w:val="both"/>
              <w:rPr>
                <w:sz w:val="20"/>
              </w:rPr>
            </w:pPr>
            <w:r w:rsidRPr="00DB7015">
              <w:rPr>
                <w:sz w:val="20"/>
              </w:rPr>
              <w:t>Prepared</w:t>
            </w:r>
            <w:r w:rsidRPr="00DB7015">
              <w:rPr>
                <w:spacing w:val="74"/>
                <w:w w:val="150"/>
                <w:sz w:val="20"/>
              </w:rPr>
              <w:t xml:space="preserve"> </w:t>
            </w:r>
            <w:r w:rsidRPr="00DB7015">
              <w:rPr>
                <w:spacing w:val="-5"/>
                <w:sz w:val="20"/>
              </w:rPr>
              <w:t>to</w:t>
            </w:r>
          </w:p>
          <w:p w14:paraId="57EE5626" w14:textId="77777777" w:rsidR="0020125D" w:rsidRPr="00DB7015" w:rsidRDefault="0020125D" w:rsidP="00B11E2D">
            <w:pPr>
              <w:pStyle w:val="TableParagraph"/>
              <w:spacing w:line="230" w:lineRule="atLeast"/>
              <w:ind w:left="105" w:right="90"/>
              <w:jc w:val="both"/>
              <w:rPr>
                <w:sz w:val="20"/>
              </w:rPr>
            </w:pPr>
            <w:r w:rsidRPr="00DB7015">
              <w:rPr>
                <w:sz w:val="20"/>
              </w:rPr>
              <w:t>point out all</w:t>
            </w:r>
            <w:r w:rsidRPr="00DB7015">
              <w:rPr>
                <w:spacing w:val="40"/>
                <w:sz w:val="20"/>
              </w:rPr>
              <w:t xml:space="preserve"> </w:t>
            </w:r>
            <w:r w:rsidRPr="00DB7015">
              <w:rPr>
                <w:sz w:val="20"/>
              </w:rPr>
              <w:t>of my errors.</w:t>
            </w:r>
          </w:p>
        </w:tc>
        <w:tc>
          <w:tcPr>
            <w:tcW w:w="451" w:type="dxa"/>
            <w:tcBorders>
              <w:left w:val="nil"/>
              <w:right w:val="nil"/>
            </w:tcBorders>
          </w:tcPr>
          <w:p w14:paraId="6D6BD1BC" w14:textId="77777777" w:rsidR="0020125D" w:rsidRPr="00DB7015" w:rsidRDefault="0020125D" w:rsidP="00B11E2D">
            <w:pPr>
              <w:pStyle w:val="TableParagraph"/>
              <w:spacing w:line="225" w:lineRule="exact"/>
              <w:ind w:left="114"/>
              <w:rPr>
                <w:sz w:val="20"/>
              </w:rPr>
            </w:pPr>
            <w:r w:rsidRPr="00DB7015">
              <w:rPr>
                <w:spacing w:val="-5"/>
                <w:sz w:val="20"/>
              </w:rPr>
              <w:t>10</w:t>
            </w:r>
          </w:p>
        </w:tc>
        <w:tc>
          <w:tcPr>
            <w:tcW w:w="740" w:type="dxa"/>
            <w:tcBorders>
              <w:left w:val="nil"/>
              <w:right w:val="nil"/>
            </w:tcBorders>
          </w:tcPr>
          <w:p w14:paraId="5C5A02A5" w14:textId="77777777" w:rsidR="0020125D" w:rsidRPr="00DB7015" w:rsidRDefault="0020125D" w:rsidP="00B11E2D">
            <w:pPr>
              <w:pStyle w:val="TableParagraph"/>
              <w:spacing w:line="225" w:lineRule="exact"/>
              <w:rPr>
                <w:sz w:val="20"/>
              </w:rPr>
            </w:pPr>
            <w:r w:rsidRPr="00DB7015">
              <w:rPr>
                <w:spacing w:val="-2"/>
                <w:sz w:val="20"/>
              </w:rPr>
              <w:t>13,15</w:t>
            </w:r>
          </w:p>
        </w:tc>
        <w:tc>
          <w:tcPr>
            <w:tcW w:w="447" w:type="dxa"/>
            <w:tcBorders>
              <w:left w:val="nil"/>
              <w:right w:val="nil"/>
            </w:tcBorders>
          </w:tcPr>
          <w:p w14:paraId="04245CC5" w14:textId="77777777" w:rsidR="0020125D" w:rsidRPr="00DB7015" w:rsidRDefault="0020125D" w:rsidP="00B11E2D">
            <w:pPr>
              <w:pStyle w:val="TableParagraph"/>
              <w:spacing w:line="225" w:lineRule="exact"/>
              <w:ind w:left="78" w:right="91"/>
              <w:jc w:val="center"/>
              <w:rPr>
                <w:sz w:val="20"/>
              </w:rPr>
            </w:pPr>
            <w:r w:rsidRPr="00DB7015">
              <w:rPr>
                <w:spacing w:val="-5"/>
                <w:sz w:val="20"/>
              </w:rPr>
              <w:t>28</w:t>
            </w:r>
          </w:p>
        </w:tc>
        <w:tc>
          <w:tcPr>
            <w:tcW w:w="716" w:type="dxa"/>
            <w:tcBorders>
              <w:left w:val="nil"/>
              <w:right w:val="nil"/>
            </w:tcBorders>
          </w:tcPr>
          <w:p w14:paraId="0207A978" w14:textId="77777777" w:rsidR="0020125D" w:rsidRPr="00DB7015" w:rsidRDefault="0020125D" w:rsidP="00B11E2D">
            <w:pPr>
              <w:pStyle w:val="TableParagraph"/>
              <w:spacing w:line="225" w:lineRule="exact"/>
              <w:ind w:left="114"/>
              <w:rPr>
                <w:sz w:val="20"/>
              </w:rPr>
            </w:pPr>
            <w:r w:rsidRPr="00DB7015">
              <w:rPr>
                <w:spacing w:val="-2"/>
                <w:sz w:val="20"/>
              </w:rPr>
              <w:t>36,84</w:t>
            </w:r>
          </w:p>
        </w:tc>
        <w:tc>
          <w:tcPr>
            <w:tcW w:w="476" w:type="dxa"/>
            <w:tcBorders>
              <w:left w:val="nil"/>
              <w:right w:val="nil"/>
            </w:tcBorders>
          </w:tcPr>
          <w:p w14:paraId="7AFD0109" w14:textId="77777777" w:rsidR="0020125D" w:rsidRPr="00DB7015" w:rsidRDefault="0020125D" w:rsidP="00B11E2D">
            <w:pPr>
              <w:pStyle w:val="TableParagraph"/>
              <w:ind w:right="34"/>
              <w:jc w:val="center"/>
              <w:rPr>
                <w:b/>
                <w:sz w:val="20"/>
              </w:rPr>
            </w:pPr>
            <w:r w:rsidRPr="00DB7015">
              <w:rPr>
                <w:b/>
                <w:spacing w:val="-5"/>
                <w:sz w:val="20"/>
              </w:rPr>
              <w:t>38</w:t>
            </w:r>
          </w:p>
        </w:tc>
        <w:tc>
          <w:tcPr>
            <w:tcW w:w="731" w:type="dxa"/>
            <w:tcBorders>
              <w:left w:val="nil"/>
              <w:right w:val="nil"/>
            </w:tcBorders>
          </w:tcPr>
          <w:p w14:paraId="571DA910" w14:textId="77777777" w:rsidR="0020125D" w:rsidRPr="00DB7015" w:rsidRDefault="0020125D" w:rsidP="00B11E2D">
            <w:pPr>
              <w:pStyle w:val="TableParagraph"/>
              <w:ind w:left="113"/>
              <w:rPr>
                <w:b/>
                <w:sz w:val="20"/>
              </w:rPr>
            </w:pPr>
            <w:r w:rsidRPr="00DB7015">
              <w:rPr>
                <w:b/>
                <w:spacing w:val="-2"/>
                <w:sz w:val="20"/>
              </w:rPr>
              <w:t>49,99</w:t>
            </w:r>
          </w:p>
        </w:tc>
        <w:tc>
          <w:tcPr>
            <w:tcW w:w="419" w:type="dxa"/>
            <w:tcBorders>
              <w:left w:val="nil"/>
              <w:right w:val="nil"/>
            </w:tcBorders>
          </w:tcPr>
          <w:p w14:paraId="27EB9FDC" w14:textId="77777777" w:rsidR="0020125D" w:rsidRPr="00DB7015" w:rsidRDefault="0020125D" w:rsidP="00B11E2D">
            <w:pPr>
              <w:pStyle w:val="TableParagraph"/>
              <w:spacing w:line="225" w:lineRule="exact"/>
              <w:ind w:left="98" w:right="72"/>
              <w:jc w:val="center"/>
              <w:rPr>
                <w:sz w:val="20"/>
              </w:rPr>
            </w:pPr>
            <w:r w:rsidRPr="00DB7015">
              <w:rPr>
                <w:spacing w:val="-5"/>
                <w:sz w:val="20"/>
              </w:rPr>
              <w:t>12</w:t>
            </w:r>
          </w:p>
        </w:tc>
        <w:tc>
          <w:tcPr>
            <w:tcW w:w="664" w:type="dxa"/>
            <w:tcBorders>
              <w:left w:val="nil"/>
              <w:right w:val="nil"/>
            </w:tcBorders>
          </w:tcPr>
          <w:p w14:paraId="1560749F" w14:textId="77777777" w:rsidR="0020125D" w:rsidRPr="00DB7015" w:rsidRDefault="0020125D" w:rsidP="00B11E2D">
            <w:pPr>
              <w:pStyle w:val="TableParagraph"/>
              <w:spacing w:line="225" w:lineRule="exact"/>
              <w:rPr>
                <w:sz w:val="20"/>
              </w:rPr>
            </w:pPr>
            <w:r w:rsidRPr="00DB7015">
              <w:rPr>
                <w:spacing w:val="-2"/>
                <w:sz w:val="20"/>
              </w:rPr>
              <w:t>15,78</w:t>
            </w:r>
          </w:p>
        </w:tc>
        <w:tc>
          <w:tcPr>
            <w:tcW w:w="409" w:type="dxa"/>
            <w:tcBorders>
              <w:left w:val="nil"/>
              <w:right w:val="nil"/>
            </w:tcBorders>
          </w:tcPr>
          <w:p w14:paraId="3066A5FE" w14:textId="77777777" w:rsidR="0020125D" w:rsidRPr="00DB7015" w:rsidRDefault="0020125D" w:rsidP="00B11E2D">
            <w:pPr>
              <w:pStyle w:val="TableParagraph"/>
              <w:spacing w:line="225" w:lineRule="exact"/>
              <w:ind w:right="67"/>
              <w:jc w:val="center"/>
              <w:rPr>
                <w:sz w:val="20"/>
              </w:rPr>
            </w:pPr>
            <w:r w:rsidRPr="00DB7015">
              <w:rPr>
                <w:spacing w:val="-10"/>
                <w:sz w:val="20"/>
              </w:rPr>
              <w:t>2</w:t>
            </w:r>
          </w:p>
        </w:tc>
        <w:tc>
          <w:tcPr>
            <w:tcW w:w="630" w:type="dxa"/>
            <w:tcBorders>
              <w:left w:val="nil"/>
              <w:right w:val="nil"/>
            </w:tcBorders>
          </w:tcPr>
          <w:p w14:paraId="6CFADDE2" w14:textId="77777777" w:rsidR="0020125D" w:rsidRPr="00DB7015" w:rsidRDefault="0020125D" w:rsidP="00B11E2D">
            <w:pPr>
              <w:pStyle w:val="TableParagraph"/>
              <w:spacing w:line="225" w:lineRule="exact"/>
              <w:ind w:left="118"/>
              <w:rPr>
                <w:sz w:val="20"/>
              </w:rPr>
            </w:pPr>
            <w:r w:rsidRPr="00DB7015">
              <w:rPr>
                <w:spacing w:val="-4"/>
                <w:sz w:val="20"/>
              </w:rPr>
              <w:t>2,63</w:t>
            </w:r>
          </w:p>
        </w:tc>
        <w:tc>
          <w:tcPr>
            <w:tcW w:w="543" w:type="dxa"/>
            <w:tcBorders>
              <w:left w:val="nil"/>
              <w:right w:val="nil"/>
            </w:tcBorders>
          </w:tcPr>
          <w:p w14:paraId="6F1F146B" w14:textId="77777777" w:rsidR="0020125D" w:rsidRPr="00DB7015" w:rsidRDefault="0020125D" w:rsidP="00B11E2D">
            <w:pPr>
              <w:pStyle w:val="TableParagraph"/>
              <w:ind w:left="78" w:right="172"/>
              <w:jc w:val="center"/>
              <w:rPr>
                <w:b/>
                <w:sz w:val="20"/>
              </w:rPr>
            </w:pPr>
            <w:r w:rsidRPr="00DB7015">
              <w:rPr>
                <w:b/>
                <w:spacing w:val="-5"/>
                <w:sz w:val="20"/>
              </w:rPr>
              <w:t>14</w:t>
            </w:r>
          </w:p>
        </w:tc>
        <w:tc>
          <w:tcPr>
            <w:tcW w:w="716" w:type="dxa"/>
            <w:tcBorders>
              <w:left w:val="nil"/>
              <w:right w:val="nil"/>
            </w:tcBorders>
          </w:tcPr>
          <w:p w14:paraId="165F4DAD" w14:textId="77777777" w:rsidR="0020125D" w:rsidRPr="00DB7015" w:rsidRDefault="0020125D" w:rsidP="00B11E2D">
            <w:pPr>
              <w:pStyle w:val="TableParagraph"/>
              <w:ind w:left="112"/>
              <w:rPr>
                <w:b/>
                <w:sz w:val="20"/>
              </w:rPr>
            </w:pPr>
            <w:r w:rsidRPr="00DB7015">
              <w:rPr>
                <w:b/>
                <w:spacing w:val="-2"/>
                <w:sz w:val="20"/>
              </w:rPr>
              <w:t>18,41</w:t>
            </w:r>
          </w:p>
        </w:tc>
      </w:tr>
      <w:tr w:rsidR="0020125D" w:rsidRPr="00DB7015" w14:paraId="199005C2" w14:textId="77777777" w:rsidTr="0020125D">
        <w:trPr>
          <w:trHeight w:val="1380"/>
        </w:trPr>
        <w:tc>
          <w:tcPr>
            <w:tcW w:w="783" w:type="dxa"/>
            <w:tcBorders>
              <w:left w:val="nil"/>
              <w:right w:val="nil"/>
            </w:tcBorders>
          </w:tcPr>
          <w:p w14:paraId="14F246CA" w14:textId="77777777" w:rsidR="0020125D" w:rsidRPr="00DB7015" w:rsidRDefault="0020125D" w:rsidP="00B11E2D">
            <w:pPr>
              <w:pStyle w:val="TableParagraph"/>
              <w:spacing w:line="223" w:lineRule="exact"/>
              <w:rPr>
                <w:sz w:val="20"/>
              </w:rPr>
            </w:pPr>
            <w:r w:rsidRPr="00DB7015">
              <w:rPr>
                <w:spacing w:val="-5"/>
                <w:sz w:val="20"/>
              </w:rPr>
              <w:t>12</w:t>
            </w:r>
          </w:p>
        </w:tc>
        <w:tc>
          <w:tcPr>
            <w:tcW w:w="1378" w:type="dxa"/>
            <w:tcBorders>
              <w:left w:val="nil"/>
              <w:right w:val="nil"/>
            </w:tcBorders>
          </w:tcPr>
          <w:p w14:paraId="2D92807C" w14:textId="77777777" w:rsidR="0020125D" w:rsidRPr="00DB7015" w:rsidRDefault="0020125D" w:rsidP="00B11E2D">
            <w:pPr>
              <w:pStyle w:val="TableParagraph"/>
              <w:spacing w:line="242" w:lineRule="auto"/>
              <w:ind w:left="105"/>
              <w:rPr>
                <w:sz w:val="20"/>
              </w:rPr>
            </w:pPr>
            <w:r w:rsidRPr="00DB7015">
              <w:rPr>
                <w:sz w:val="20"/>
              </w:rPr>
              <w:t>I</w:t>
            </w:r>
            <w:r w:rsidRPr="00DB7015">
              <w:rPr>
                <w:spacing w:val="-7"/>
                <w:sz w:val="20"/>
              </w:rPr>
              <w:t xml:space="preserve"> </w:t>
            </w:r>
            <w:r w:rsidRPr="00DB7015">
              <w:rPr>
                <w:sz w:val="20"/>
              </w:rPr>
              <w:t>consistently believe that other</w:t>
            </w:r>
            <w:r w:rsidRPr="00DB7015">
              <w:rPr>
                <w:spacing w:val="-13"/>
                <w:sz w:val="20"/>
              </w:rPr>
              <w:t xml:space="preserve"> </w:t>
            </w:r>
            <w:r w:rsidRPr="00DB7015">
              <w:rPr>
                <w:sz w:val="20"/>
              </w:rPr>
              <w:t xml:space="preserve">learners </w:t>
            </w:r>
            <w:r w:rsidRPr="00DB7015">
              <w:rPr>
                <w:spacing w:val="-2"/>
                <w:sz w:val="20"/>
              </w:rPr>
              <w:t>speak</w:t>
            </w:r>
            <w:r w:rsidRPr="00DB7015">
              <w:rPr>
                <w:spacing w:val="-14"/>
                <w:sz w:val="20"/>
              </w:rPr>
              <w:t xml:space="preserve"> </w:t>
            </w:r>
            <w:r w:rsidRPr="00DB7015">
              <w:rPr>
                <w:spacing w:val="-2"/>
                <w:sz w:val="20"/>
              </w:rPr>
              <w:t xml:space="preserve">English </w:t>
            </w:r>
            <w:r w:rsidRPr="00DB7015">
              <w:rPr>
                <w:sz w:val="20"/>
              </w:rPr>
              <w:t>more</w:t>
            </w:r>
            <w:r w:rsidRPr="00DB7015">
              <w:rPr>
                <w:spacing w:val="-3"/>
                <w:sz w:val="20"/>
              </w:rPr>
              <w:t xml:space="preserve"> </w:t>
            </w:r>
            <w:r w:rsidRPr="00DB7015">
              <w:rPr>
                <w:spacing w:val="-2"/>
                <w:sz w:val="20"/>
              </w:rPr>
              <w:t>fluently</w:t>
            </w:r>
          </w:p>
          <w:p w14:paraId="6857EB5D" w14:textId="77777777" w:rsidR="0020125D" w:rsidRPr="00DB7015" w:rsidRDefault="0020125D" w:rsidP="00B11E2D">
            <w:pPr>
              <w:pStyle w:val="TableParagraph"/>
              <w:spacing w:line="206" w:lineRule="exact"/>
              <w:ind w:left="105"/>
              <w:rPr>
                <w:sz w:val="20"/>
              </w:rPr>
            </w:pPr>
            <w:r w:rsidRPr="00DB7015">
              <w:rPr>
                <w:sz w:val="20"/>
              </w:rPr>
              <w:t>than</w:t>
            </w:r>
            <w:r w:rsidRPr="00DB7015">
              <w:rPr>
                <w:spacing w:val="-1"/>
                <w:sz w:val="20"/>
              </w:rPr>
              <w:t xml:space="preserve"> </w:t>
            </w:r>
            <w:r w:rsidRPr="00DB7015">
              <w:rPr>
                <w:sz w:val="20"/>
              </w:rPr>
              <w:t>I</w:t>
            </w:r>
            <w:r w:rsidRPr="00DB7015">
              <w:rPr>
                <w:spacing w:val="-3"/>
                <w:sz w:val="20"/>
              </w:rPr>
              <w:t xml:space="preserve"> </w:t>
            </w:r>
            <w:r w:rsidRPr="00DB7015">
              <w:rPr>
                <w:spacing w:val="-5"/>
                <w:sz w:val="20"/>
              </w:rPr>
              <w:t>do.</w:t>
            </w:r>
          </w:p>
        </w:tc>
        <w:tc>
          <w:tcPr>
            <w:tcW w:w="451" w:type="dxa"/>
            <w:tcBorders>
              <w:left w:val="nil"/>
              <w:right w:val="nil"/>
            </w:tcBorders>
          </w:tcPr>
          <w:p w14:paraId="0FED3238" w14:textId="77777777" w:rsidR="0020125D" w:rsidRPr="00DB7015" w:rsidRDefault="0020125D" w:rsidP="00B11E2D">
            <w:pPr>
              <w:pStyle w:val="TableParagraph"/>
              <w:spacing w:line="223" w:lineRule="exact"/>
              <w:ind w:left="114"/>
              <w:rPr>
                <w:sz w:val="20"/>
              </w:rPr>
            </w:pPr>
            <w:r w:rsidRPr="00DB7015">
              <w:rPr>
                <w:spacing w:val="-5"/>
                <w:sz w:val="20"/>
              </w:rPr>
              <w:t>20</w:t>
            </w:r>
          </w:p>
        </w:tc>
        <w:tc>
          <w:tcPr>
            <w:tcW w:w="740" w:type="dxa"/>
            <w:tcBorders>
              <w:left w:val="nil"/>
              <w:right w:val="nil"/>
            </w:tcBorders>
          </w:tcPr>
          <w:p w14:paraId="19AC433F" w14:textId="77777777" w:rsidR="0020125D" w:rsidRPr="00DB7015" w:rsidRDefault="0020125D" w:rsidP="00B11E2D">
            <w:pPr>
              <w:pStyle w:val="TableParagraph"/>
              <w:spacing w:line="223" w:lineRule="exact"/>
              <w:rPr>
                <w:sz w:val="20"/>
              </w:rPr>
            </w:pPr>
            <w:r w:rsidRPr="00DB7015">
              <w:rPr>
                <w:spacing w:val="-2"/>
                <w:sz w:val="20"/>
              </w:rPr>
              <w:t>26,31</w:t>
            </w:r>
          </w:p>
        </w:tc>
        <w:tc>
          <w:tcPr>
            <w:tcW w:w="447" w:type="dxa"/>
            <w:tcBorders>
              <w:left w:val="nil"/>
              <w:right w:val="nil"/>
            </w:tcBorders>
          </w:tcPr>
          <w:p w14:paraId="009C8482" w14:textId="77777777" w:rsidR="0020125D" w:rsidRPr="00DB7015" w:rsidRDefault="0020125D" w:rsidP="00B11E2D">
            <w:pPr>
              <w:pStyle w:val="TableParagraph"/>
              <w:spacing w:line="223" w:lineRule="exact"/>
              <w:ind w:left="78" w:right="91"/>
              <w:jc w:val="center"/>
              <w:rPr>
                <w:sz w:val="20"/>
              </w:rPr>
            </w:pPr>
            <w:r w:rsidRPr="00DB7015">
              <w:rPr>
                <w:spacing w:val="-5"/>
                <w:sz w:val="20"/>
              </w:rPr>
              <w:t>27</w:t>
            </w:r>
          </w:p>
        </w:tc>
        <w:tc>
          <w:tcPr>
            <w:tcW w:w="716" w:type="dxa"/>
            <w:tcBorders>
              <w:left w:val="nil"/>
              <w:right w:val="nil"/>
            </w:tcBorders>
          </w:tcPr>
          <w:p w14:paraId="0F9420AF" w14:textId="77777777" w:rsidR="0020125D" w:rsidRPr="00DB7015" w:rsidRDefault="0020125D" w:rsidP="00B11E2D">
            <w:pPr>
              <w:pStyle w:val="TableParagraph"/>
              <w:spacing w:line="223" w:lineRule="exact"/>
              <w:ind w:left="114"/>
              <w:rPr>
                <w:sz w:val="20"/>
              </w:rPr>
            </w:pPr>
            <w:r w:rsidRPr="00DB7015">
              <w:rPr>
                <w:spacing w:val="-2"/>
                <w:sz w:val="20"/>
              </w:rPr>
              <w:t>35,52</w:t>
            </w:r>
          </w:p>
        </w:tc>
        <w:tc>
          <w:tcPr>
            <w:tcW w:w="476" w:type="dxa"/>
            <w:tcBorders>
              <w:left w:val="nil"/>
              <w:right w:val="nil"/>
            </w:tcBorders>
          </w:tcPr>
          <w:p w14:paraId="40B6888E" w14:textId="77777777" w:rsidR="0020125D" w:rsidRPr="00DB7015" w:rsidRDefault="0020125D" w:rsidP="00B11E2D">
            <w:pPr>
              <w:pStyle w:val="TableParagraph"/>
              <w:spacing w:line="228" w:lineRule="exact"/>
              <w:ind w:right="34"/>
              <w:jc w:val="center"/>
              <w:rPr>
                <w:b/>
                <w:sz w:val="20"/>
              </w:rPr>
            </w:pPr>
            <w:r w:rsidRPr="00DB7015">
              <w:rPr>
                <w:b/>
                <w:spacing w:val="-5"/>
                <w:sz w:val="20"/>
              </w:rPr>
              <w:t>47</w:t>
            </w:r>
          </w:p>
        </w:tc>
        <w:tc>
          <w:tcPr>
            <w:tcW w:w="731" w:type="dxa"/>
            <w:tcBorders>
              <w:left w:val="nil"/>
              <w:right w:val="nil"/>
            </w:tcBorders>
          </w:tcPr>
          <w:p w14:paraId="35A190A8" w14:textId="77777777" w:rsidR="0020125D" w:rsidRPr="00DB7015" w:rsidRDefault="0020125D" w:rsidP="00B11E2D">
            <w:pPr>
              <w:pStyle w:val="TableParagraph"/>
              <w:spacing w:line="228" w:lineRule="exact"/>
              <w:ind w:left="113"/>
              <w:rPr>
                <w:b/>
                <w:sz w:val="20"/>
              </w:rPr>
            </w:pPr>
            <w:r w:rsidRPr="00DB7015">
              <w:rPr>
                <w:b/>
                <w:spacing w:val="-2"/>
                <w:sz w:val="20"/>
              </w:rPr>
              <w:t>61,81</w:t>
            </w:r>
          </w:p>
        </w:tc>
        <w:tc>
          <w:tcPr>
            <w:tcW w:w="419" w:type="dxa"/>
            <w:tcBorders>
              <w:left w:val="nil"/>
              <w:right w:val="nil"/>
            </w:tcBorders>
          </w:tcPr>
          <w:p w14:paraId="12374FC1" w14:textId="77777777" w:rsidR="0020125D" w:rsidRPr="00DB7015" w:rsidRDefault="0020125D" w:rsidP="00B11E2D">
            <w:pPr>
              <w:pStyle w:val="TableParagraph"/>
              <w:spacing w:line="223" w:lineRule="exact"/>
              <w:ind w:right="72"/>
              <w:jc w:val="center"/>
              <w:rPr>
                <w:sz w:val="20"/>
              </w:rPr>
            </w:pPr>
            <w:r w:rsidRPr="00DB7015">
              <w:rPr>
                <w:spacing w:val="-10"/>
                <w:sz w:val="20"/>
              </w:rPr>
              <w:t>9</w:t>
            </w:r>
          </w:p>
        </w:tc>
        <w:tc>
          <w:tcPr>
            <w:tcW w:w="664" w:type="dxa"/>
            <w:tcBorders>
              <w:left w:val="nil"/>
              <w:right w:val="nil"/>
            </w:tcBorders>
          </w:tcPr>
          <w:p w14:paraId="6EFB66F8" w14:textId="77777777" w:rsidR="0020125D" w:rsidRPr="00DB7015" w:rsidRDefault="0020125D" w:rsidP="00B11E2D">
            <w:pPr>
              <w:pStyle w:val="TableParagraph"/>
              <w:spacing w:line="223" w:lineRule="exact"/>
              <w:rPr>
                <w:sz w:val="20"/>
              </w:rPr>
            </w:pPr>
            <w:r w:rsidRPr="00DB7015">
              <w:rPr>
                <w:spacing w:val="-2"/>
                <w:sz w:val="20"/>
              </w:rPr>
              <w:t>11,84</w:t>
            </w:r>
          </w:p>
        </w:tc>
        <w:tc>
          <w:tcPr>
            <w:tcW w:w="409" w:type="dxa"/>
            <w:tcBorders>
              <w:left w:val="nil"/>
              <w:right w:val="nil"/>
            </w:tcBorders>
          </w:tcPr>
          <w:p w14:paraId="3DAA195A" w14:textId="77777777" w:rsidR="0020125D" w:rsidRPr="00DB7015" w:rsidRDefault="0020125D" w:rsidP="00B11E2D">
            <w:pPr>
              <w:pStyle w:val="TableParagraph"/>
              <w:spacing w:line="223" w:lineRule="exact"/>
              <w:ind w:right="67"/>
              <w:jc w:val="center"/>
              <w:rPr>
                <w:sz w:val="20"/>
              </w:rPr>
            </w:pPr>
            <w:r w:rsidRPr="00DB7015">
              <w:rPr>
                <w:spacing w:val="-10"/>
                <w:sz w:val="20"/>
              </w:rPr>
              <w:t>1</w:t>
            </w:r>
          </w:p>
        </w:tc>
        <w:tc>
          <w:tcPr>
            <w:tcW w:w="630" w:type="dxa"/>
            <w:tcBorders>
              <w:left w:val="nil"/>
              <w:right w:val="nil"/>
            </w:tcBorders>
          </w:tcPr>
          <w:p w14:paraId="419B62D8" w14:textId="77777777" w:rsidR="0020125D" w:rsidRPr="00DB7015" w:rsidRDefault="0020125D" w:rsidP="00B11E2D">
            <w:pPr>
              <w:pStyle w:val="TableParagraph"/>
              <w:spacing w:line="223" w:lineRule="exact"/>
              <w:ind w:left="118"/>
              <w:rPr>
                <w:sz w:val="20"/>
              </w:rPr>
            </w:pPr>
            <w:r w:rsidRPr="00DB7015">
              <w:rPr>
                <w:spacing w:val="-4"/>
                <w:sz w:val="20"/>
              </w:rPr>
              <w:t>1,31</w:t>
            </w:r>
          </w:p>
        </w:tc>
        <w:tc>
          <w:tcPr>
            <w:tcW w:w="543" w:type="dxa"/>
            <w:tcBorders>
              <w:left w:val="nil"/>
              <w:right w:val="nil"/>
            </w:tcBorders>
          </w:tcPr>
          <w:p w14:paraId="012BC773" w14:textId="77777777" w:rsidR="0020125D" w:rsidRPr="00DB7015" w:rsidRDefault="0020125D" w:rsidP="00B11E2D">
            <w:pPr>
              <w:pStyle w:val="TableParagraph"/>
              <w:spacing w:line="228" w:lineRule="exact"/>
              <w:ind w:left="78" w:right="172"/>
              <w:jc w:val="center"/>
              <w:rPr>
                <w:b/>
                <w:sz w:val="20"/>
              </w:rPr>
            </w:pPr>
            <w:r w:rsidRPr="00DB7015">
              <w:rPr>
                <w:b/>
                <w:spacing w:val="-5"/>
                <w:sz w:val="20"/>
              </w:rPr>
              <w:t>10</w:t>
            </w:r>
          </w:p>
        </w:tc>
        <w:tc>
          <w:tcPr>
            <w:tcW w:w="716" w:type="dxa"/>
            <w:tcBorders>
              <w:left w:val="nil"/>
              <w:right w:val="nil"/>
            </w:tcBorders>
          </w:tcPr>
          <w:p w14:paraId="078F2521" w14:textId="77777777" w:rsidR="0020125D" w:rsidRPr="00DB7015" w:rsidRDefault="0020125D" w:rsidP="00B11E2D">
            <w:pPr>
              <w:pStyle w:val="TableParagraph"/>
              <w:spacing w:line="228" w:lineRule="exact"/>
              <w:ind w:left="112"/>
              <w:rPr>
                <w:b/>
                <w:sz w:val="20"/>
              </w:rPr>
            </w:pPr>
            <w:r w:rsidRPr="00DB7015">
              <w:rPr>
                <w:b/>
                <w:spacing w:val="-2"/>
                <w:sz w:val="20"/>
              </w:rPr>
              <w:t>13,15</w:t>
            </w:r>
          </w:p>
        </w:tc>
      </w:tr>
      <w:tr w:rsidR="0020125D" w:rsidRPr="00DB7015" w14:paraId="1A4C9EAE" w14:textId="77777777" w:rsidTr="0020125D">
        <w:trPr>
          <w:trHeight w:val="1632"/>
        </w:trPr>
        <w:tc>
          <w:tcPr>
            <w:tcW w:w="783" w:type="dxa"/>
            <w:tcBorders>
              <w:left w:val="nil"/>
              <w:right w:val="nil"/>
            </w:tcBorders>
          </w:tcPr>
          <w:p w14:paraId="3F5E44E3" w14:textId="77777777" w:rsidR="0020125D" w:rsidRPr="00DB7015" w:rsidRDefault="0020125D" w:rsidP="00B11E2D">
            <w:pPr>
              <w:pStyle w:val="TableParagraph"/>
              <w:spacing w:line="225" w:lineRule="exact"/>
              <w:rPr>
                <w:sz w:val="20"/>
              </w:rPr>
            </w:pPr>
            <w:r w:rsidRPr="00DB7015">
              <w:rPr>
                <w:spacing w:val="-5"/>
                <w:sz w:val="20"/>
              </w:rPr>
              <w:t>17</w:t>
            </w:r>
          </w:p>
        </w:tc>
        <w:tc>
          <w:tcPr>
            <w:tcW w:w="1378" w:type="dxa"/>
            <w:tcBorders>
              <w:left w:val="nil"/>
              <w:right w:val="nil"/>
            </w:tcBorders>
          </w:tcPr>
          <w:p w14:paraId="1E8592C1" w14:textId="77777777" w:rsidR="0020125D" w:rsidRPr="00DB7015" w:rsidRDefault="0020125D" w:rsidP="00B11E2D">
            <w:pPr>
              <w:pStyle w:val="TableParagraph"/>
              <w:ind w:left="105" w:right="239"/>
              <w:rPr>
                <w:sz w:val="20"/>
              </w:rPr>
            </w:pPr>
            <w:r w:rsidRPr="00DB7015">
              <w:rPr>
                <w:sz w:val="20"/>
              </w:rPr>
              <w:t>I don't feel under any obligation</w:t>
            </w:r>
            <w:r w:rsidRPr="00DB7015">
              <w:rPr>
                <w:spacing w:val="-13"/>
                <w:sz w:val="20"/>
              </w:rPr>
              <w:t xml:space="preserve"> </w:t>
            </w:r>
            <w:r w:rsidRPr="00DB7015">
              <w:rPr>
                <w:sz w:val="20"/>
              </w:rPr>
              <w:t xml:space="preserve">to </w:t>
            </w:r>
            <w:r w:rsidRPr="00DB7015">
              <w:rPr>
                <w:spacing w:val="-2"/>
                <w:sz w:val="20"/>
              </w:rPr>
              <w:t xml:space="preserve">practice speaking </w:t>
            </w:r>
            <w:r w:rsidRPr="00DB7015">
              <w:rPr>
                <w:sz w:val="20"/>
              </w:rPr>
              <w:t xml:space="preserve">English in </w:t>
            </w:r>
            <w:r w:rsidRPr="00DB7015">
              <w:rPr>
                <w:spacing w:val="-2"/>
                <w:sz w:val="20"/>
              </w:rPr>
              <w:t>class.</w:t>
            </w:r>
          </w:p>
        </w:tc>
        <w:tc>
          <w:tcPr>
            <w:tcW w:w="451" w:type="dxa"/>
            <w:tcBorders>
              <w:left w:val="nil"/>
              <w:right w:val="nil"/>
            </w:tcBorders>
          </w:tcPr>
          <w:p w14:paraId="055BCB3C" w14:textId="77777777" w:rsidR="0020125D" w:rsidRPr="00DB7015" w:rsidRDefault="0020125D" w:rsidP="00B11E2D">
            <w:pPr>
              <w:pStyle w:val="TableParagraph"/>
              <w:spacing w:line="225" w:lineRule="exact"/>
              <w:rPr>
                <w:sz w:val="20"/>
              </w:rPr>
            </w:pPr>
            <w:r w:rsidRPr="00DB7015">
              <w:rPr>
                <w:spacing w:val="-5"/>
                <w:sz w:val="20"/>
              </w:rPr>
              <w:t>23</w:t>
            </w:r>
          </w:p>
        </w:tc>
        <w:tc>
          <w:tcPr>
            <w:tcW w:w="740" w:type="dxa"/>
            <w:tcBorders>
              <w:left w:val="nil"/>
              <w:right w:val="nil"/>
            </w:tcBorders>
          </w:tcPr>
          <w:p w14:paraId="2D907D76" w14:textId="77777777" w:rsidR="0020125D" w:rsidRPr="00DB7015" w:rsidRDefault="0020125D" w:rsidP="00B11E2D">
            <w:pPr>
              <w:pStyle w:val="TableParagraph"/>
              <w:spacing w:line="225" w:lineRule="exact"/>
              <w:rPr>
                <w:sz w:val="20"/>
              </w:rPr>
            </w:pPr>
            <w:r w:rsidRPr="00DB7015">
              <w:rPr>
                <w:spacing w:val="-4"/>
                <w:sz w:val="20"/>
              </w:rPr>
              <w:t>3,26</w:t>
            </w:r>
          </w:p>
        </w:tc>
        <w:tc>
          <w:tcPr>
            <w:tcW w:w="447" w:type="dxa"/>
            <w:tcBorders>
              <w:left w:val="nil"/>
              <w:right w:val="nil"/>
            </w:tcBorders>
          </w:tcPr>
          <w:p w14:paraId="1B29E858" w14:textId="77777777" w:rsidR="0020125D" w:rsidRPr="00DB7015" w:rsidRDefault="0020125D" w:rsidP="00B11E2D">
            <w:pPr>
              <w:pStyle w:val="TableParagraph"/>
              <w:spacing w:line="225" w:lineRule="exact"/>
              <w:rPr>
                <w:sz w:val="20"/>
              </w:rPr>
            </w:pPr>
            <w:r w:rsidRPr="00DB7015">
              <w:rPr>
                <w:spacing w:val="-5"/>
                <w:sz w:val="20"/>
              </w:rPr>
              <w:t>42</w:t>
            </w:r>
          </w:p>
        </w:tc>
        <w:tc>
          <w:tcPr>
            <w:tcW w:w="716" w:type="dxa"/>
            <w:tcBorders>
              <w:left w:val="nil"/>
              <w:right w:val="nil"/>
            </w:tcBorders>
          </w:tcPr>
          <w:p w14:paraId="31C32E98" w14:textId="77777777" w:rsidR="0020125D" w:rsidRPr="00DB7015" w:rsidRDefault="0020125D" w:rsidP="00B11E2D">
            <w:pPr>
              <w:pStyle w:val="TableParagraph"/>
              <w:spacing w:line="225" w:lineRule="exact"/>
              <w:ind w:left="114"/>
              <w:rPr>
                <w:sz w:val="20"/>
              </w:rPr>
            </w:pPr>
            <w:r w:rsidRPr="00DB7015">
              <w:rPr>
                <w:spacing w:val="-2"/>
                <w:sz w:val="20"/>
              </w:rPr>
              <w:t>55,26</w:t>
            </w:r>
          </w:p>
        </w:tc>
        <w:tc>
          <w:tcPr>
            <w:tcW w:w="476" w:type="dxa"/>
            <w:tcBorders>
              <w:left w:val="nil"/>
              <w:right w:val="nil"/>
            </w:tcBorders>
          </w:tcPr>
          <w:p w14:paraId="27DF40A8" w14:textId="77777777" w:rsidR="0020125D" w:rsidRPr="00DB7015" w:rsidRDefault="0020125D" w:rsidP="00B11E2D">
            <w:pPr>
              <w:pStyle w:val="TableParagraph"/>
              <w:ind w:left="113"/>
              <w:rPr>
                <w:b/>
                <w:sz w:val="20"/>
              </w:rPr>
            </w:pPr>
            <w:r w:rsidRPr="00DB7015">
              <w:rPr>
                <w:b/>
                <w:spacing w:val="-5"/>
                <w:sz w:val="20"/>
              </w:rPr>
              <w:t>65</w:t>
            </w:r>
          </w:p>
        </w:tc>
        <w:tc>
          <w:tcPr>
            <w:tcW w:w="731" w:type="dxa"/>
            <w:tcBorders>
              <w:left w:val="nil"/>
              <w:right w:val="nil"/>
            </w:tcBorders>
          </w:tcPr>
          <w:p w14:paraId="3AC032CA" w14:textId="77777777" w:rsidR="0020125D" w:rsidRPr="00DB7015" w:rsidRDefault="0020125D" w:rsidP="00B11E2D">
            <w:pPr>
              <w:pStyle w:val="TableParagraph"/>
              <w:ind w:right="36"/>
              <w:jc w:val="center"/>
              <w:rPr>
                <w:b/>
                <w:sz w:val="20"/>
              </w:rPr>
            </w:pPr>
            <w:r w:rsidRPr="00DB7015">
              <w:rPr>
                <w:b/>
                <w:spacing w:val="-2"/>
                <w:sz w:val="20"/>
              </w:rPr>
              <w:t>58,52</w:t>
            </w:r>
          </w:p>
        </w:tc>
        <w:tc>
          <w:tcPr>
            <w:tcW w:w="419" w:type="dxa"/>
            <w:tcBorders>
              <w:left w:val="nil"/>
              <w:right w:val="nil"/>
            </w:tcBorders>
          </w:tcPr>
          <w:p w14:paraId="7A694D57" w14:textId="77777777" w:rsidR="0020125D" w:rsidRPr="00DB7015" w:rsidRDefault="0020125D" w:rsidP="00B11E2D">
            <w:pPr>
              <w:pStyle w:val="TableParagraph"/>
              <w:spacing w:line="225" w:lineRule="exact"/>
              <w:ind w:left="116"/>
              <w:rPr>
                <w:sz w:val="20"/>
              </w:rPr>
            </w:pPr>
            <w:r w:rsidRPr="00DB7015">
              <w:rPr>
                <w:spacing w:val="-10"/>
                <w:sz w:val="20"/>
              </w:rPr>
              <w:t>4</w:t>
            </w:r>
          </w:p>
        </w:tc>
        <w:tc>
          <w:tcPr>
            <w:tcW w:w="664" w:type="dxa"/>
            <w:tcBorders>
              <w:left w:val="nil"/>
              <w:right w:val="nil"/>
            </w:tcBorders>
          </w:tcPr>
          <w:p w14:paraId="34C8FA44" w14:textId="77777777" w:rsidR="0020125D" w:rsidRPr="00DB7015" w:rsidRDefault="0020125D" w:rsidP="00B11E2D">
            <w:pPr>
              <w:pStyle w:val="TableParagraph"/>
              <w:spacing w:line="225" w:lineRule="exact"/>
              <w:rPr>
                <w:sz w:val="20"/>
              </w:rPr>
            </w:pPr>
            <w:r w:rsidRPr="00DB7015">
              <w:rPr>
                <w:spacing w:val="-4"/>
                <w:sz w:val="20"/>
              </w:rPr>
              <w:t>5,26</w:t>
            </w:r>
          </w:p>
        </w:tc>
        <w:tc>
          <w:tcPr>
            <w:tcW w:w="409" w:type="dxa"/>
            <w:tcBorders>
              <w:left w:val="nil"/>
              <w:right w:val="nil"/>
            </w:tcBorders>
          </w:tcPr>
          <w:p w14:paraId="1D35DFB1" w14:textId="77777777" w:rsidR="0020125D" w:rsidRPr="00DB7015" w:rsidRDefault="0020125D" w:rsidP="00B11E2D">
            <w:pPr>
              <w:pStyle w:val="TableParagraph"/>
              <w:spacing w:line="225" w:lineRule="exact"/>
              <w:ind w:left="114"/>
              <w:rPr>
                <w:sz w:val="20"/>
              </w:rPr>
            </w:pPr>
            <w:r w:rsidRPr="00DB7015">
              <w:rPr>
                <w:spacing w:val="-10"/>
                <w:sz w:val="20"/>
              </w:rPr>
              <w:t>0</w:t>
            </w:r>
          </w:p>
        </w:tc>
        <w:tc>
          <w:tcPr>
            <w:tcW w:w="630" w:type="dxa"/>
            <w:tcBorders>
              <w:left w:val="nil"/>
              <w:right w:val="nil"/>
            </w:tcBorders>
          </w:tcPr>
          <w:p w14:paraId="36D34CBD" w14:textId="77777777" w:rsidR="0020125D" w:rsidRPr="00DB7015" w:rsidRDefault="0020125D" w:rsidP="00B11E2D">
            <w:pPr>
              <w:pStyle w:val="TableParagraph"/>
              <w:spacing w:line="225" w:lineRule="exact"/>
              <w:ind w:left="118"/>
              <w:rPr>
                <w:sz w:val="20"/>
              </w:rPr>
            </w:pPr>
            <w:r w:rsidRPr="00DB7015">
              <w:rPr>
                <w:spacing w:val="-10"/>
                <w:sz w:val="20"/>
              </w:rPr>
              <w:t>0</w:t>
            </w:r>
          </w:p>
        </w:tc>
        <w:tc>
          <w:tcPr>
            <w:tcW w:w="543" w:type="dxa"/>
            <w:tcBorders>
              <w:left w:val="nil"/>
              <w:right w:val="nil"/>
            </w:tcBorders>
          </w:tcPr>
          <w:p w14:paraId="6333B46B" w14:textId="77777777" w:rsidR="0020125D" w:rsidRPr="00DB7015" w:rsidRDefault="0020125D" w:rsidP="00B11E2D">
            <w:pPr>
              <w:pStyle w:val="TableParagraph"/>
              <w:ind w:left="117"/>
              <w:rPr>
                <w:b/>
                <w:sz w:val="20"/>
              </w:rPr>
            </w:pPr>
            <w:r w:rsidRPr="00DB7015">
              <w:rPr>
                <w:b/>
                <w:spacing w:val="-10"/>
                <w:sz w:val="20"/>
              </w:rPr>
              <w:t>4</w:t>
            </w:r>
          </w:p>
        </w:tc>
        <w:tc>
          <w:tcPr>
            <w:tcW w:w="716" w:type="dxa"/>
            <w:tcBorders>
              <w:left w:val="nil"/>
              <w:right w:val="nil"/>
            </w:tcBorders>
          </w:tcPr>
          <w:p w14:paraId="519D4AD5" w14:textId="77777777" w:rsidR="0020125D" w:rsidRPr="00DB7015" w:rsidRDefault="0020125D" w:rsidP="00B11E2D">
            <w:pPr>
              <w:pStyle w:val="TableParagraph"/>
              <w:ind w:right="124"/>
              <w:jc w:val="center"/>
              <w:rPr>
                <w:b/>
                <w:sz w:val="20"/>
              </w:rPr>
            </w:pPr>
            <w:r w:rsidRPr="00DB7015">
              <w:rPr>
                <w:b/>
                <w:spacing w:val="-4"/>
                <w:sz w:val="20"/>
              </w:rPr>
              <w:t>5,26</w:t>
            </w:r>
          </w:p>
        </w:tc>
      </w:tr>
      <w:tr w:rsidR="0020125D" w:rsidRPr="00DB7015" w14:paraId="23A61884" w14:textId="77777777" w:rsidTr="0020125D">
        <w:trPr>
          <w:trHeight w:val="450"/>
        </w:trPr>
        <w:tc>
          <w:tcPr>
            <w:tcW w:w="4991" w:type="dxa"/>
            <w:gridSpan w:val="7"/>
            <w:tcBorders>
              <w:left w:val="nil"/>
              <w:right w:val="nil"/>
            </w:tcBorders>
          </w:tcPr>
          <w:p w14:paraId="08702FC3" w14:textId="77777777" w:rsidR="0020125D" w:rsidRPr="00DB7015" w:rsidRDefault="0020125D" w:rsidP="00B11E2D">
            <w:pPr>
              <w:pStyle w:val="TableParagraph"/>
              <w:rPr>
                <w:b/>
                <w:sz w:val="20"/>
              </w:rPr>
            </w:pPr>
            <w:r w:rsidRPr="00DB7015">
              <w:rPr>
                <w:b/>
                <w:spacing w:val="-2"/>
                <w:sz w:val="20"/>
              </w:rPr>
              <w:t>Total</w:t>
            </w:r>
          </w:p>
        </w:tc>
        <w:tc>
          <w:tcPr>
            <w:tcW w:w="731" w:type="dxa"/>
            <w:tcBorders>
              <w:left w:val="nil"/>
              <w:right w:val="nil"/>
            </w:tcBorders>
          </w:tcPr>
          <w:p w14:paraId="52E5084E" w14:textId="77777777" w:rsidR="0020125D" w:rsidRPr="00DB7015" w:rsidRDefault="0020125D" w:rsidP="00B11E2D">
            <w:pPr>
              <w:pStyle w:val="TableParagraph"/>
              <w:ind w:right="36"/>
              <w:jc w:val="center"/>
              <w:rPr>
                <w:b/>
                <w:sz w:val="20"/>
              </w:rPr>
            </w:pPr>
            <w:commentRangeStart w:id="90"/>
            <w:r w:rsidRPr="00DB7015">
              <w:rPr>
                <w:b/>
                <w:spacing w:val="-2"/>
                <w:sz w:val="20"/>
              </w:rPr>
              <w:t>51,95</w:t>
            </w:r>
          </w:p>
        </w:tc>
        <w:tc>
          <w:tcPr>
            <w:tcW w:w="2665" w:type="dxa"/>
            <w:gridSpan w:val="5"/>
            <w:tcBorders>
              <w:left w:val="nil"/>
              <w:right w:val="nil"/>
            </w:tcBorders>
          </w:tcPr>
          <w:p w14:paraId="377C8894" w14:textId="77777777" w:rsidR="0020125D" w:rsidRPr="00DB7015" w:rsidRDefault="0020125D" w:rsidP="00B11E2D">
            <w:pPr>
              <w:pStyle w:val="TableParagraph"/>
            </w:pPr>
          </w:p>
        </w:tc>
        <w:tc>
          <w:tcPr>
            <w:tcW w:w="716" w:type="dxa"/>
            <w:tcBorders>
              <w:left w:val="nil"/>
              <w:right w:val="nil"/>
            </w:tcBorders>
          </w:tcPr>
          <w:p w14:paraId="3F90735A" w14:textId="77777777" w:rsidR="0020125D" w:rsidRPr="00DB7015" w:rsidRDefault="0020125D" w:rsidP="00B11E2D">
            <w:pPr>
              <w:pStyle w:val="TableParagraph"/>
              <w:ind w:left="101" w:right="124"/>
              <w:jc w:val="center"/>
              <w:rPr>
                <w:b/>
                <w:sz w:val="20"/>
              </w:rPr>
            </w:pPr>
            <w:r w:rsidRPr="00DB7015">
              <w:rPr>
                <w:b/>
                <w:spacing w:val="-2"/>
                <w:sz w:val="20"/>
              </w:rPr>
              <w:t>17,09</w:t>
            </w:r>
            <w:commentRangeEnd w:id="90"/>
            <w:r w:rsidR="00ED101A" w:rsidRPr="00DB7015">
              <w:rPr>
                <w:rStyle w:val="CommentReference"/>
              </w:rPr>
              <w:commentReference w:id="90"/>
            </w:r>
          </w:p>
        </w:tc>
      </w:tr>
    </w:tbl>
    <w:p w14:paraId="0DF5C3A5" w14:textId="77777777" w:rsidR="0042060D" w:rsidRPr="00DB7015" w:rsidRDefault="0042060D" w:rsidP="0020125D">
      <w:pPr>
        <w:pStyle w:val="BodyText"/>
        <w:rPr>
          <w:b/>
          <w:sz w:val="20"/>
        </w:rPr>
      </w:pPr>
    </w:p>
    <w:p w14:paraId="6CD2EBE2" w14:textId="362B44D3" w:rsidR="0042060D" w:rsidRPr="00DB7015" w:rsidRDefault="00930D2E" w:rsidP="0020125D">
      <w:pPr>
        <w:pStyle w:val="BodyText"/>
        <w:ind w:left="709" w:right="1544" w:firstLine="567"/>
        <w:jc w:val="both"/>
      </w:pPr>
      <w:r w:rsidRPr="00DB7015">
        <w:t>Table 8 indicates the results of the third part of the speaking anxiety, which is the</w:t>
      </w:r>
      <w:r w:rsidRPr="00DB7015">
        <w:rPr>
          <w:spacing w:val="1"/>
        </w:rPr>
        <w:t xml:space="preserve"> </w:t>
      </w:r>
      <w:r w:rsidRPr="00DB7015">
        <w:t>fear of negative evaluation. Horwitz et al (1986) the definition of fear of negative</w:t>
      </w:r>
      <w:r w:rsidRPr="00DB7015">
        <w:rPr>
          <w:spacing w:val="1"/>
        </w:rPr>
        <w:t xml:space="preserve"> </w:t>
      </w:r>
      <w:r w:rsidRPr="00DB7015">
        <w:t>evaluation is the dread of other people's opinion or expectation of other persons</w:t>
      </w:r>
      <w:r w:rsidRPr="00DB7015">
        <w:rPr>
          <w:spacing w:val="1"/>
        </w:rPr>
        <w:t xml:space="preserve"> </w:t>
      </w:r>
      <w:r w:rsidRPr="00DB7015">
        <w:t>negative</w:t>
      </w:r>
      <w:r w:rsidRPr="00DB7015">
        <w:rPr>
          <w:spacing w:val="-5"/>
        </w:rPr>
        <w:t xml:space="preserve"> </w:t>
      </w:r>
      <w:r w:rsidRPr="00DB7015">
        <w:t>evaluation</w:t>
      </w:r>
      <w:r w:rsidRPr="00DB7015">
        <w:rPr>
          <w:spacing w:val="-2"/>
        </w:rPr>
        <w:t xml:space="preserve"> </w:t>
      </w:r>
      <w:r w:rsidRPr="00DB7015">
        <w:t>of</w:t>
      </w:r>
      <w:r w:rsidRPr="00DB7015">
        <w:rPr>
          <w:spacing w:val="-5"/>
        </w:rPr>
        <w:t xml:space="preserve"> </w:t>
      </w:r>
      <w:r w:rsidRPr="00DB7015">
        <w:t>oneself.</w:t>
      </w:r>
      <w:r w:rsidRPr="00DB7015">
        <w:rPr>
          <w:spacing w:val="-2"/>
        </w:rPr>
        <w:t xml:space="preserve"> </w:t>
      </w:r>
      <w:r w:rsidRPr="00DB7015">
        <w:t>Because</w:t>
      </w:r>
      <w:r w:rsidRPr="00DB7015">
        <w:rPr>
          <w:spacing w:val="-5"/>
        </w:rPr>
        <w:t xml:space="preserve"> </w:t>
      </w:r>
      <w:r w:rsidRPr="00DB7015">
        <w:t>they consistently</w:t>
      </w:r>
      <w:r w:rsidRPr="00DB7015">
        <w:rPr>
          <w:spacing w:val="-3"/>
        </w:rPr>
        <w:t xml:space="preserve"> </w:t>
      </w:r>
      <w:r w:rsidRPr="00DB7015">
        <w:t>believe</w:t>
      </w:r>
      <w:r w:rsidRPr="00DB7015">
        <w:rPr>
          <w:spacing w:val="-4"/>
        </w:rPr>
        <w:t xml:space="preserve"> </w:t>
      </w:r>
      <w:r w:rsidRPr="00DB7015">
        <w:t>that</w:t>
      </w:r>
      <w:r w:rsidRPr="00DB7015">
        <w:rPr>
          <w:spacing w:val="-2"/>
        </w:rPr>
        <w:t xml:space="preserve"> </w:t>
      </w:r>
      <w:r w:rsidRPr="00DB7015">
        <w:t>other</w:t>
      </w:r>
      <w:r w:rsidRPr="00DB7015">
        <w:rPr>
          <w:spacing w:val="-2"/>
        </w:rPr>
        <w:t xml:space="preserve"> </w:t>
      </w:r>
      <w:r w:rsidRPr="00DB7015">
        <w:t>students</w:t>
      </w:r>
      <w:r w:rsidRPr="00DB7015">
        <w:rPr>
          <w:spacing w:val="-58"/>
        </w:rPr>
        <w:t xml:space="preserve"> </w:t>
      </w:r>
      <w:r w:rsidRPr="00DB7015">
        <w:t>speak English more fluently than they do, as shown by item number 12 the study's</w:t>
      </w:r>
      <w:r w:rsidRPr="00DB7015">
        <w:rPr>
          <w:spacing w:val="1"/>
        </w:rPr>
        <w:t xml:space="preserve"> </w:t>
      </w:r>
      <w:r w:rsidRPr="00DB7015">
        <w:t>findings revealed that students experience anxiety when speaking English and are</w:t>
      </w:r>
      <w:r w:rsidRPr="00DB7015">
        <w:rPr>
          <w:spacing w:val="1"/>
        </w:rPr>
        <w:t xml:space="preserve"> </w:t>
      </w:r>
      <w:r w:rsidRPr="00DB7015">
        <w:t>fearful</w:t>
      </w:r>
      <w:r w:rsidRPr="00DB7015">
        <w:rPr>
          <w:spacing w:val="-1"/>
        </w:rPr>
        <w:t xml:space="preserve"> </w:t>
      </w:r>
      <w:r w:rsidRPr="00DB7015">
        <w:t>of</w:t>
      </w:r>
      <w:r w:rsidRPr="00DB7015">
        <w:rPr>
          <w:spacing w:val="-1"/>
        </w:rPr>
        <w:t xml:space="preserve"> </w:t>
      </w:r>
      <w:r w:rsidRPr="00DB7015">
        <w:t>feedback from</w:t>
      </w:r>
      <w:r w:rsidRPr="00DB7015">
        <w:rPr>
          <w:spacing w:val="3"/>
        </w:rPr>
        <w:t xml:space="preserve"> </w:t>
      </w:r>
      <w:r w:rsidRPr="00DB7015">
        <w:t>their</w:t>
      </w:r>
      <w:r w:rsidRPr="00DB7015">
        <w:rPr>
          <w:spacing w:val="-1"/>
        </w:rPr>
        <w:t xml:space="preserve"> </w:t>
      </w:r>
      <w:r w:rsidRPr="00DB7015">
        <w:t>teacher</w:t>
      </w:r>
      <w:r w:rsidRPr="00DB7015">
        <w:rPr>
          <w:spacing w:val="-1"/>
        </w:rPr>
        <w:t xml:space="preserve"> </w:t>
      </w:r>
      <w:r w:rsidRPr="00DB7015">
        <w:t>and other students.</w:t>
      </w:r>
      <w:ins w:id="91" w:author="User" w:date="2024-10-25T15:06:00Z">
        <w:r w:rsidR="00E36AD7">
          <w:t xml:space="preserve"> </w:t>
        </w:r>
        <w:r w:rsidR="00E36AD7">
          <w:t>The data reflects considerable anxiety about speaking English in class, worrying about errors, and feeling less fluent than peers. This could impact students' willingness to participate, suggesting a need for supportive classroom environments that foster confidence and reduce anxiety.</w:t>
        </w:r>
      </w:ins>
    </w:p>
    <w:p w14:paraId="78FF0D63" w14:textId="77777777" w:rsidR="0020125D" w:rsidRPr="00DB7015" w:rsidRDefault="0020125D" w:rsidP="0020125D">
      <w:pPr>
        <w:pStyle w:val="BodyText"/>
        <w:ind w:left="709" w:right="1544" w:firstLine="567"/>
        <w:jc w:val="both"/>
      </w:pPr>
    </w:p>
    <w:p w14:paraId="1C93A416" w14:textId="6632424D" w:rsidR="000E09AD" w:rsidRPr="00DB7015" w:rsidRDefault="000E09AD" w:rsidP="000E09AD">
      <w:pPr>
        <w:pStyle w:val="Heading1"/>
        <w:spacing w:before="35"/>
        <w:ind w:right="1486"/>
        <w:jc w:val="both"/>
        <w:rPr>
          <w:spacing w:val="-57"/>
        </w:rPr>
      </w:pPr>
      <w:r w:rsidRPr="00DB7015">
        <w:t>4.2.1 THE RESULT OF THE FLSAQ</w:t>
      </w:r>
      <w:r w:rsidRPr="00DB7015">
        <w:rPr>
          <w:spacing w:val="-57"/>
        </w:rPr>
        <w:t xml:space="preserve"> </w:t>
      </w:r>
    </w:p>
    <w:p w14:paraId="3126635C" w14:textId="28BE7CAA" w:rsidR="00FB4B87" w:rsidRPr="00DB7015" w:rsidRDefault="00FB4B87" w:rsidP="00FB4B87">
      <w:pPr>
        <w:pStyle w:val="Heading1"/>
        <w:spacing w:before="35"/>
        <w:ind w:right="1486" w:firstLine="458"/>
        <w:jc w:val="both"/>
        <w:rPr>
          <w:b w:val="0"/>
          <w:bCs w:val="0"/>
          <w:spacing w:val="-57"/>
        </w:rPr>
      </w:pPr>
      <w:r w:rsidRPr="00DB7015">
        <w:rPr>
          <w:b w:val="0"/>
          <w:bCs w:val="0"/>
        </w:rPr>
        <w:t>The</w:t>
      </w:r>
      <w:r w:rsidRPr="00DB7015">
        <w:rPr>
          <w:b w:val="0"/>
          <w:bCs w:val="0"/>
          <w:spacing w:val="1"/>
        </w:rPr>
        <w:t xml:space="preserve"> </w:t>
      </w:r>
      <w:r w:rsidRPr="00DB7015">
        <w:rPr>
          <w:b w:val="0"/>
          <w:bCs w:val="0"/>
        </w:rPr>
        <w:t>questionnaires obtained responses from 74 students, making up the total number of</w:t>
      </w:r>
      <w:r w:rsidRPr="00DB7015">
        <w:rPr>
          <w:b w:val="0"/>
          <w:bCs w:val="0"/>
          <w:spacing w:val="1"/>
        </w:rPr>
        <w:t xml:space="preserve"> </w:t>
      </w:r>
      <w:r w:rsidRPr="00DB7015">
        <w:rPr>
          <w:b w:val="0"/>
          <w:bCs w:val="0"/>
        </w:rPr>
        <w:t>respondents.</w:t>
      </w:r>
    </w:p>
    <w:p w14:paraId="72B01E95" w14:textId="52979749" w:rsidR="0042060D" w:rsidRPr="00DB7015" w:rsidRDefault="00930D2E" w:rsidP="000E09AD">
      <w:pPr>
        <w:pStyle w:val="Heading1"/>
        <w:spacing w:before="35"/>
        <w:ind w:right="1486"/>
        <w:jc w:val="both"/>
      </w:pPr>
      <w:r w:rsidRPr="00DB7015">
        <w:t>Table</w:t>
      </w:r>
      <w:r w:rsidRPr="00DB7015">
        <w:rPr>
          <w:spacing w:val="-1"/>
        </w:rPr>
        <w:t xml:space="preserve"> </w:t>
      </w:r>
      <w:r w:rsidRPr="00DB7015">
        <w:t>5</w:t>
      </w:r>
    </w:p>
    <w:p w14:paraId="6992201B" w14:textId="77777777" w:rsidR="0042060D" w:rsidRPr="00DB7015" w:rsidRDefault="00930D2E" w:rsidP="0020125D">
      <w:pPr>
        <w:ind w:left="262"/>
        <w:jc w:val="both"/>
        <w:rPr>
          <w:b/>
          <w:sz w:val="24"/>
        </w:rPr>
      </w:pPr>
      <w:r w:rsidRPr="00DB7015">
        <w:rPr>
          <w:b/>
          <w:sz w:val="24"/>
        </w:rPr>
        <w:t>Distribution</w:t>
      </w:r>
      <w:r w:rsidRPr="00DB7015">
        <w:rPr>
          <w:b/>
          <w:spacing w:val="-1"/>
          <w:sz w:val="24"/>
        </w:rPr>
        <w:t xml:space="preserve"> </w:t>
      </w:r>
      <w:r w:rsidRPr="00DB7015">
        <w:rPr>
          <w:b/>
          <w:sz w:val="24"/>
        </w:rPr>
        <w:t>of</w:t>
      </w:r>
      <w:r w:rsidRPr="00DB7015">
        <w:rPr>
          <w:b/>
          <w:spacing w:val="-2"/>
          <w:sz w:val="24"/>
        </w:rPr>
        <w:t xml:space="preserve"> </w:t>
      </w:r>
      <w:r w:rsidRPr="00DB7015">
        <w:rPr>
          <w:b/>
          <w:sz w:val="24"/>
        </w:rPr>
        <w:t>the</w:t>
      </w:r>
      <w:r w:rsidRPr="00DB7015">
        <w:rPr>
          <w:b/>
          <w:spacing w:val="-2"/>
          <w:sz w:val="24"/>
        </w:rPr>
        <w:t xml:space="preserve"> </w:t>
      </w:r>
      <w:r w:rsidRPr="00DB7015">
        <w:rPr>
          <w:b/>
          <w:sz w:val="24"/>
        </w:rPr>
        <w:t>Students’</w:t>
      </w:r>
      <w:r w:rsidRPr="00DB7015">
        <w:rPr>
          <w:b/>
          <w:spacing w:val="-2"/>
          <w:sz w:val="24"/>
        </w:rPr>
        <w:t xml:space="preserve"> </w:t>
      </w:r>
      <w:r w:rsidRPr="00DB7015">
        <w:rPr>
          <w:b/>
          <w:sz w:val="24"/>
        </w:rPr>
        <w:t>speaking</w:t>
      </w:r>
      <w:r w:rsidRPr="00DB7015">
        <w:rPr>
          <w:b/>
          <w:spacing w:val="-1"/>
          <w:sz w:val="24"/>
        </w:rPr>
        <w:t xml:space="preserve"> </w:t>
      </w:r>
      <w:r w:rsidRPr="00DB7015">
        <w:rPr>
          <w:b/>
          <w:sz w:val="24"/>
        </w:rPr>
        <w:t>Anxiety</w:t>
      </w:r>
      <w:r w:rsidRPr="00DB7015">
        <w:rPr>
          <w:b/>
          <w:spacing w:val="-2"/>
          <w:sz w:val="24"/>
        </w:rPr>
        <w:t xml:space="preserve"> </w:t>
      </w:r>
      <w:r w:rsidRPr="00DB7015">
        <w:rPr>
          <w:b/>
          <w:sz w:val="24"/>
        </w:rPr>
        <w:t>Levels</w:t>
      </w:r>
    </w:p>
    <w:p w14:paraId="25E68DE4" w14:textId="77777777" w:rsidR="0042060D" w:rsidRPr="00DB7015" w:rsidRDefault="0042060D" w:rsidP="0020125D">
      <w:pPr>
        <w:pStyle w:val="BodyText"/>
        <w:rPr>
          <w:b/>
          <w:sz w:val="20"/>
        </w:rPr>
      </w:pPr>
    </w:p>
    <w:p w14:paraId="18DE34C1" w14:textId="77777777" w:rsidR="0042060D" w:rsidRPr="00DB7015" w:rsidRDefault="0042060D" w:rsidP="0020125D">
      <w:pPr>
        <w:pStyle w:val="BodyText"/>
        <w:spacing w:before="4"/>
        <w:rPr>
          <w:b/>
          <w:sz w:val="11"/>
        </w:rPr>
      </w:pPr>
    </w:p>
    <w:tbl>
      <w:tblPr>
        <w:tblW w:w="0" w:type="auto"/>
        <w:tblInd w:w="1157"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549"/>
        <w:gridCol w:w="2552"/>
      </w:tblGrid>
      <w:tr w:rsidR="0042060D" w:rsidRPr="00DB7015" w14:paraId="56B05764" w14:textId="77777777" w:rsidTr="0020125D">
        <w:trPr>
          <w:trHeight w:val="424"/>
        </w:trPr>
        <w:tc>
          <w:tcPr>
            <w:tcW w:w="2552" w:type="dxa"/>
          </w:tcPr>
          <w:p w14:paraId="1F9A8A2F" w14:textId="77777777" w:rsidR="0042060D" w:rsidRPr="00DB7015" w:rsidRDefault="00930D2E" w:rsidP="0020125D">
            <w:pPr>
              <w:pStyle w:val="TableParagraph"/>
              <w:ind w:left="4"/>
              <w:rPr>
                <w:b/>
                <w:sz w:val="24"/>
              </w:rPr>
            </w:pPr>
            <w:r w:rsidRPr="00DB7015">
              <w:rPr>
                <w:b/>
                <w:sz w:val="24"/>
              </w:rPr>
              <w:t>Level</w:t>
            </w:r>
            <w:r w:rsidRPr="00DB7015">
              <w:rPr>
                <w:b/>
                <w:spacing w:val="-1"/>
                <w:sz w:val="24"/>
              </w:rPr>
              <w:t xml:space="preserve"> </w:t>
            </w:r>
            <w:r w:rsidRPr="00DB7015">
              <w:rPr>
                <w:b/>
                <w:sz w:val="24"/>
              </w:rPr>
              <w:t>of</w:t>
            </w:r>
            <w:r w:rsidRPr="00DB7015">
              <w:rPr>
                <w:b/>
                <w:spacing w:val="-2"/>
                <w:sz w:val="24"/>
              </w:rPr>
              <w:t xml:space="preserve"> </w:t>
            </w:r>
            <w:r w:rsidRPr="00DB7015">
              <w:rPr>
                <w:b/>
                <w:sz w:val="24"/>
              </w:rPr>
              <w:t>Anxiety</w:t>
            </w:r>
          </w:p>
        </w:tc>
        <w:tc>
          <w:tcPr>
            <w:tcW w:w="2549" w:type="dxa"/>
          </w:tcPr>
          <w:p w14:paraId="06B3FE27" w14:textId="77777777" w:rsidR="0042060D" w:rsidRPr="00DB7015" w:rsidRDefault="00930D2E" w:rsidP="0020125D">
            <w:pPr>
              <w:pStyle w:val="TableParagraph"/>
              <w:ind w:left="4"/>
              <w:rPr>
                <w:b/>
                <w:sz w:val="24"/>
              </w:rPr>
            </w:pPr>
            <w:r w:rsidRPr="00DB7015">
              <w:rPr>
                <w:b/>
                <w:sz w:val="24"/>
              </w:rPr>
              <w:t>Frequency</w:t>
            </w:r>
          </w:p>
        </w:tc>
        <w:tc>
          <w:tcPr>
            <w:tcW w:w="2552" w:type="dxa"/>
          </w:tcPr>
          <w:p w14:paraId="4229BFD0" w14:textId="77777777" w:rsidR="0042060D" w:rsidRPr="00DB7015" w:rsidRDefault="00930D2E" w:rsidP="0020125D">
            <w:pPr>
              <w:pStyle w:val="TableParagraph"/>
              <w:ind w:left="4"/>
              <w:rPr>
                <w:b/>
                <w:sz w:val="24"/>
              </w:rPr>
            </w:pPr>
            <w:r w:rsidRPr="00DB7015">
              <w:rPr>
                <w:b/>
                <w:sz w:val="24"/>
              </w:rPr>
              <w:t>Percentage</w:t>
            </w:r>
          </w:p>
        </w:tc>
      </w:tr>
      <w:tr w:rsidR="0042060D" w:rsidRPr="00DB7015" w14:paraId="15ACEC9A" w14:textId="77777777" w:rsidTr="0020125D">
        <w:trPr>
          <w:trHeight w:val="635"/>
        </w:trPr>
        <w:tc>
          <w:tcPr>
            <w:tcW w:w="2552" w:type="dxa"/>
          </w:tcPr>
          <w:p w14:paraId="46158672" w14:textId="77777777" w:rsidR="0042060D" w:rsidRPr="00DB7015" w:rsidRDefault="00930D2E" w:rsidP="0020125D">
            <w:pPr>
              <w:pStyle w:val="TableParagraph"/>
              <w:tabs>
                <w:tab w:val="left" w:pos="1221"/>
              </w:tabs>
              <w:spacing w:before="1"/>
              <w:ind w:left="4"/>
              <w:rPr>
                <w:sz w:val="24"/>
              </w:rPr>
            </w:pPr>
            <w:r w:rsidRPr="00DB7015">
              <w:rPr>
                <w:sz w:val="24"/>
              </w:rPr>
              <w:t>Low</w:t>
            </w:r>
            <w:r w:rsidRPr="00DB7015">
              <w:rPr>
                <w:sz w:val="24"/>
              </w:rPr>
              <w:tab/>
              <w:t>speaking</w:t>
            </w:r>
          </w:p>
          <w:p w14:paraId="42D3AB91" w14:textId="77777777" w:rsidR="0042060D" w:rsidRPr="00DB7015" w:rsidRDefault="00930D2E" w:rsidP="0020125D">
            <w:pPr>
              <w:pStyle w:val="TableParagraph"/>
              <w:spacing w:before="41"/>
              <w:ind w:left="4"/>
              <w:rPr>
                <w:sz w:val="24"/>
              </w:rPr>
            </w:pPr>
            <w:r w:rsidRPr="00DB7015">
              <w:rPr>
                <w:sz w:val="24"/>
              </w:rPr>
              <w:t>anxiety</w:t>
            </w:r>
          </w:p>
        </w:tc>
        <w:tc>
          <w:tcPr>
            <w:tcW w:w="2549" w:type="dxa"/>
          </w:tcPr>
          <w:p w14:paraId="4D699F95" w14:textId="77777777" w:rsidR="0042060D" w:rsidRPr="00DB7015" w:rsidRDefault="00930D2E" w:rsidP="0020125D">
            <w:pPr>
              <w:pStyle w:val="TableParagraph"/>
              <w:spacing w:before="1"/>
              <w:ind w:left="4"/>
              <w:rPr>
                <w:sz w:val="24"/>
              </w:rPr>
            </w:pPr>
            <w:r w:rsidRPr="00DB7015">
              <w:rPr>
                <w:sz w:val="24"/>
              </w:rPr>
              <w:t>25</w:t>
            </w:r>
          </w:p>
        </w:tc>
        <w:tc>
          <w:tcPr>
            <w:tcW w:w="2552" w:type="dxa"/>
          </w:tcPr>
          <w:p w14:paraId="681C0306" w14:textId="77777777" w:rsidR="0042060D" w:rsidRPr="00DB7015" w:rsidRDefault="00930D2E" w:rsidP="0020125D">
            <w:pPr>
              <w:pStyle w:val="TableParagraph"/>
              <w:spacing w:before="1"/>
              <w:ind w:left="4"/>
              <w:rPr>
                <w:sz w:val="24"/>
              </w:rPr>
            </w:pPr>
            <w:r w:rsidRPr="00DB7015">
              <w:rPr>
                <w:sz w:val="24"/>
              </w:rPr>
              <w:t>32,9%</w:t>
            </w:r>
          </w:p>
        </w:tc>
      </w:tr>
      <w:tr w:rsidR="0042060D" w:rsidRPr="00DB7015" w14:paraId="39B7F5C4" w14:textId="77777777" w:rsidTr="0020125D">
        <w:trPr>
          <w:trHeight w:val="635"/>
        </w:trPr>
        <w:tc>
          <w:tcPr>
            <w:tcW w:w="2552" w:type="dxa"/>
          </w:tcPr>
          <w:p w14:paraId="25FD873F" w14:textId="77777777" w:rsidR="0042060D" w:rsidRPr="00DB7015" w:rsidRDefault="00930D2E" w:rsidP="0020125D">
            <w:pPr>
              <w:pStyle w:val="TableParagraph"/>
              <w:tabs>
                <w:tab w:val="left" w:pos="1224"/>
              </w:tabs>
              <w:ind w:left="4"/>
              <w:rPr>
                <w:sz w:val="24"/>
              </w:rPr>
            </w:pPr>
            <w:r w:rsidRPr="00DB7015">
              <w:rPr>
                <w:sz w:val="24"/>
              </w:rPr>
              <w:t>Medium</w:t>
            </w:r>
            <w:r w:rsidRPr="00DB7015">
              <w:rPr>
                <w:sz w:val="24"/>
              </w:rPr>
              <w:tab/>
              <w:t>speaking</w:t>
            </w:r>
          </w:p>
          <w:p w14:paraId="0A3A3150" w14:textId="77777777" w:rsidR="0042060D" w:rsidRPr="00DB7015" w:rsidRDefault="00930D2E" w:rsidP="0020125D">
            <w:pPr>
              <w:pStyle w:val="TableParagraph"/>
              <w:spacing w:before="41"/>
              <w:ind w:left="4"/>
              <w:rPr>
                <w:sz w:val="24"/>
              </w:rPr>
            </w:pPr>
            <w:r w:rsidRPr="00DB7015">
              <w:rPr>
                <w:sz w:val="24"/>
              </w:rPr>
              <w:t>anxiety</w:t>
            </w:r>
          </w:p>
        </w:tc>
        <w:tc>
          <w:tcPr>
            <w:tcW w:w="2549" w:type="dxa"/>
          </w:tcPr>
          <w:p w14:paraId="75829117" w14:textId="77777777" w:rsidR="0042060D" w:rsidRPr="00DB7015" w:rsidRDefault="00930D2E" w:rsidP="0020125D">
            <w:pPr>
              <w:pStyle w:val="TableParagraph"/>
              <w:ind w:left="4"/>
              <w:rPr>
                <w:sz w:val="24"/>
              </w:rPr>
            </w:pPr>
            <w:r w:rsidRPr="00DB7015">
              <w:rPr>
                <w:sz w:val="24"/>
              </w:rPr>
              <w:t>43</w:t>
            </w:r>
          </w:p>
        </w:tc>
        <w:tc>
          <w:tcPr>
            <w:tcW w:w="2552" w:type="dxa"/>
          </w:tcPr>
          <w:p w14:paraId="2D05270D" w14:textId="77777777" w:rsidR="0042060D" w:rsidRPr="00DB7015" w:rsidRDefault="00930D2E" w:rsidP="0020125D">
            <w:pPr>
              <w:pStyle w:val="TableParagraph"/>
              <w:ind w:left="4"/>
              <w:rPr>
                <w:sz w:val="24"/>
              </w:rPr>
            </w:pPr>
            <w:r w:rsidRPr="00DB7015">
              <w:rPr>
                <w:sz w:val="24"/>
              </w:rPr>
              <w:t>56,6%</w:t>
            </w:r>
          </w:p>
        </w:tc>
      </w:tr>
      <w:tr w:rsidR="0042060D" w:rsidRPr="00DB7015" w14:paraId="70C39F8F" w14:textId="77777777" w:rsidTr="0020125D">
        <w:trPr>
          <w:trHeight w:val="633"/>
        </w:trPr>
        <w:tc>
          <w:tcPr>
            <w:tcW w:w="2552" w:type="dxa"/>
          </w:tcPr>
          <w:p w14:paraId="615C2416" w14:textId="77777777" w:rsidR="0042060D" w:rsidRPr="00DB7015" w:rsidRDefault="00930D2E" w:rsidP="0020125D">
            <w:pPr>
              <w:pStyle w:val="TableParagraph"/>
              <w:tabs>
                <w:tab w:val="left" w:pos="1221"/>
              </w:tabs>
              <w:ind w:left="4"/>
              <w:rPr>
                <w:sz w:val="24"/>
              </w:rPr>
            </w:pPr>
            <w:r w:rsidRPr="00DB7015">
              <w:rPr>
                <w:sz w:val="24"/>
              </w:rPr>
              <w:t>High</w:t>
            </w:r>
            <w:r w:rsidRPr="00DB7015">
              <w:rPr>
                <w:sz w:val="24"/>
              </w:rPr>
              <w:tab/>
              <w:t>speaking</w:t>
            </w:r>
          </w:p>
          <w:p w14:paraId="26E14F90" w14:textId="77777777" w:rsidR="0042060D" w:rsidRPr="00DB7015" w:rsidRDefault="00930D2E" w:rsidP="0020125D">
            <w:pPr>
              <w:pStyle w:val="TableParagraph"/>
              <w:spacing w:before="41"/>
              <w:ind w:left="4"/>
              <w:rPr>
                <w:sz w:val="24"/>
              </w:rPr>
            </w:pPr>
            <w:r w:rsidRPr="00DB7015">
              <w:rPr>
                <w:sz w:val="24"/>
              </w:rPr>
              <w:t>anxiety</w:t>
            </w:r>
          </w:p>
        </w:tc>
        <w:tc>
          <w:tcPr>
            <w:tcW w:w="2549" w:type="dxa"/>
          </w:tcPr>
          <w:p w14:paraId="2CB60C8C" w14:textId="77777777" w:rsidR="0042060D" w:rsidRPr="00DB7015" w:rsidRDefault="00930D2E" w:rsidP="0020125D">
            <w:pPr>
              <w:pStyle w:val="TableParagraph"/>
              <w:ind w:left="4"/>
              <w:rPr>
                <w:sz w:val="24"/>
              </w:rPr>
            </w:pPr>
            <w:r w:rsidRPr="00DB7015">
              <w:rPr>
                <w:sz w:val="24"/>
              </w:rPr>
              <w:t>8</w:t>
            </w:r>
          </w:p>
        </w:tc>
        <w:tc>
          <w:tcPr>
            <w:tcW w:w="2552" w:type="dxa"/>
          </w:tcPr>
          <w:p w14:paraId="5F0C2A67" w14:textId="77777777" w:rsidR="0042060D" w:rsidRPr="00DB7015" w:rsidRDefault="00930D2E" w:rsidP="0020125D">
            <w:pPr>
              <w:pStyle w:val="TableParagraph"/>
              <w:ind w:left="4"/>
              <w:rPr>
                <w:sz w:val="24"/>
              </w:rPr>
            </w:pPr>
            <w:r w:rsidRPr="00DB7015">
              <w:rPr>
                <w:sz w:val="24"/>
              </w:rPr>
              <w:t>10,5%</w:t>
            </w:r>
          </w:p>
        </w:tc>
      </w:tr>
      <w:tr w:rsidR="0042060D" w:rsidRPr="00DB7015" w14:paraId="08CAF479" w14:textId="77777777" w:rsidTr="0020125D">
        <w:trPr>
          <w:trHeight w:val="431"/>
        </w:trPr>
        <w:tc>
          <w:tcPr>
            <w:tcW w:w="2552" w:type="dxa"/>
          </w:tcPr>
          <w:p w14:paraId="1BCD319B" w14:textId="77777777" w:rsidR="0042060D" w:rsidRPr="00DB7015" w:rsidRDefault="00930D2E" w:rsidP="0020125D">
            <w:pPr>
              <w:pStyle w:val="TableParagraph"/>
              <w:spacing w:before="1"/>
              <w:ind w:left="4"/>
              <w:rPr>
                <w:b/>
                <w:sz w:val="24"/>
              </w:rPr>
            </w:pPr>
            <w:r w:rsidRPr="00DB7015">
              <w:rPr>
                <w:b/>
                <w:sz w:val="24"/>
              </w:rPr>
              <w:t>Total</w:t>
            </w:r>
          </w:p>
        </w:tc>
        <w:tc>
          <w:tcPr>
            <w:tcW w:w="2549" w:type="dxa"/>
          </w:tcPr>
          <w:p w14:paraId="29F4B624" w14:textId="77777777" w:rsidR="0042060D" w:rsidRPr="00DB7015" w:rsidRDefault="00930D2E" w:rsidP="0020125D">
            <w:pPr>
              <w:pStyle w:val="TableParagraph"/>
              <w:spacing w:before="1"/>
              <w:ind w:left="4"/>
              <w:rPr>
                <w:b/>
                <w:sz w:val="24"/>
              </w:rPr>
            </w:pPr>
            <w:r w:rsidRPr="00DB7015">
              <w:rPr>
                <w:b/>
                <w:sz w:val="24"/>
              </w:rPr>
              <w:t>76</w:t>
            </w:r>
          </w:p>
        </w:tc>
        <w:tc>
          <w:tcPr>
            <w:tcW w:w="2552" w:type="dxa"/>
          </w:tcPr>
          <w:p w14:paraId="2BFC4AB6" w14:textId="77777777" w:rsidR="0042060D" w:rsidRPr="00DB7015" w:rsidRDefault="00930D2E" w:rsidP="0020125D">
            <w:pPr>
              <w:pStyle w:val="TableParagraph"/>
              <w:spacing w:before="1"/>
              <w:ind w:left="4"/>
              <w:rPr>
                <w:b/>
                <w:sz w:val="24"/>
              </w:rPr>
            </w:pPr>
            <w:r w:rsidRPr="00DB7015">
              <w:rPr>
                <w:b/>
                <w:sz w:val="24"/>
              </w:rPr>
              <w:t>100.0%</w:t>
            </w:r>
          </w:p>
        </w:tc>
      </w:tr>
    </w:tbl>
    <w:p w14:paraId="6D117CF4" w14:textId="77777777" w:rsidR="0042060D" w:rsidRPr="00DB7015" w:rsidRDefault="0042060D" w:rsidP="0020125D">
      <w:pPr>
        <w:pStyle w:val="BodyText"/>
        <w:rPr>
          <w:b/>
          <w:sz w:val="26"/>
        </w:rPr>
      </w:pPr>
    </w:p>
    <w:p w14:paraId="52F382EB" w14:textId="77777777" w:rsidR="0042060D" w:rsidRPr="00DB7015" w:rsidRDefault="0042060D" w:rsidP="0020125D">
      <w:pPr>
        <w:pStyle w:val="BodyText"/>
        <w:spacing w:before="2"/>
        <w:rPr>
          <w:b/>
          <w:sz w:val="29"/>
        </w:rPr>
      </w:pPr>
    </w:p>
    <w:p w14:paraId="62F248F6" w14:textId="3EBFEF72" w:rsidR="0042060D" w:rsidRPr="00DB7015" w:rsidRDefault="00930D2E" w:rsidP="0020125D">
      <w:pPr>
        <w:pStyle w:val="BodyText"/>
        <w:ind w:left="709" w:right="1544" w:firstLine="567"/>
        <w:jc w:val="both"/>
      </w:pPr>
      <w:r w:rsidRPr="00DB7015">
        <w:t>After collecting the results of the student survey, the researcher</w:t>
      </w:r>
      <w:r w:rsidR="00A100AE" w:rsidRPr="00DB7015">
        <w:t>s</w:t>
      </w:r>
      <w:r w:rsidRPr="00DB7015">
        <w:t xml:space="preserve"> categorized the</w:t>
      </w:r>
      <w:r w:rsidRPr="00DB7015">
        <w:rPr>
          <w:spacing w:val="1"/>
        </w:rPr>
        <w:t xml:space="preserve"> </w:t>
      </w:r>
      <w:r w:rsidRPr="00DB7015">
        <w:t>levels</w:t>
      </w:r>
      <w:r w:rsidRPr="00DB7015">
        <w:rPr>
          <w:spacing w:val="-8"/>
        </w:rPr>
        <w:t xml:space="preserve"> </w:t>
      </w:r>
      <w:r w:rsidRPr="00DB7015">
        <w:t>of</w:t>
      </w:r>
      <w:r w:rsidRPr="00DB7015">
        <w:rPr>
          <w:spacing w:val="-7"/>
        </w:rPr>
        <w:t xml:space="preserve"> </w:t>
      </w:r>
      <w:r w:rsidRPr="00DB7015">
        <w:t>anxiety</w:t>
      </w:r>
      <w:r w:rsidRPr="00DB7015">
        <w:rPr>
          <w:spacing w:val="-8"/>
        </w:rPr>
        <w:t xml:space="preserve"> </w:t>
      </w:r>
      <w:r w:rsidRPr="00DB7015">
        <w:t>according</w:t>
      </w:r>
      <w:r w:rsidRPr="00DB7015">
        <w:rPr>
          <w:spacing w:val="-8"/>
        </w:rPr>
        <w:t xml:space="preserve"> </w:t>
      </w:r>
      <w:r w:rsidRPr="00DB7015">
        <w:t>on</w:t>
      </w:r>
      <w:r w:rsidRPr="00DB7015">
        <w:rPr>
          <w:spacing w:val="-9"/>
        </w:rPr>
        <w:t xml:space="preserve"> </w:t>
      </w:r>
      <w:proofErr w:type="spellStart"/>
      <w:r w:rsidRPr="00DB7015">
        <w:t>oztürk</w:t>
      </w:r>
      <w:proofErr w:type="spellEnd"/>
      <w:r w:rsidRPr="00DB7015">
        <w:rPr>
          <w:spacing w:val="-8"/>
        </w:rPr>
        <w:t xml:space="preserve"> </w:t>
      </w:r>
      <w:r w:rsidRPr="00DB7015">
        <w:t>&amp;</w:t>
      </w:r>
      <w:r w:rsidRPr="00DB7015">
        <w:rPr>
          <w:spacing w:val="-6"/>
        </w:rPr>
        <w:t xml:space="preserve"> </w:t>
      </w:r>
      <w:proofErr w:type="spellStart"/>
      <w:r w:rsidRPr="00DB7015">
        <w:t>Gürbüz's</w:t>
      </w:r>
      <w:proofErr w:type="spellEnd"/>
      <w:r w:rsidRPr="00DB7015">
        <w:rPr>
          <w:spacing w:val="-6"/>
        </w:rPr>
        <w:t xml:space="preserve"> </w:t>
      </w:r>
      <w:r w:rsidRPr="00DB7015">
        <w:t>(2014)</w:t>
      </w:r>
      <w:r w:rsidRPr="00DB7015">
        <w:rPr>
          <w:spacing w:val="-8"/>
        </w:rPr>
        <w:t xml:space="preserve"> </w:t>
      </w:r>
      <w:r w:rsidRPr="00DB7015">
        <w:t>level</w:t>
      </w:r>
      <w:r w:rsidRPr="00DB7015">
        <w:rPr>
          <w:spacing w:val="-8"/>
        </w:rPr>
        <w:t xml:space="preserve"> </w:t>
      </w:r>
      <w:r w:rsidRPr="00DB7015">
        <w:lastRenderedPageBreak/>
        <w:t>of</w:t>
      </w:r>
      <w:r w:rsidRPr="00DB7015">
        <w:rPr>
          <w:spacing w:val="-9"/>
        </w:rPr>
        <w:t xml:space="preserve"> </w:t>
      </w:r>
      <w:r w:rsidRPr="00DB7015">
        <w:t>anxiety.</w:t>
      </w:r>
      <w:r w:rsidRPr="00DB7015">
        <w:rPr>
          <w:spacing w:val="-5"/>
        </w:rPr>
        <w:t xml:space="preserve"> </w:t>
      </w:r>
      <w:r w:rsidRPr="00DB7015">
        <w:t>According</w:t>
      </w:r>
      <w:r w:rsidRPr="00DB7015">
        <w:rPr>
          <w:spacing w:val="-58"/>
        </w:rPr>
        <w:t xml:space="preserve"> </w:t>
      </w:r>
      <w:r w:rsidRPr="00DB7015">
        <w:t>to the questionnaire results, 25 students (32,9%) have low levels of anxiety, 43</w:t>
      </w:r>
      <w:r w:rsidRPr="00DB7015">
        <w:rPr>
          <w:spacing w:val="1"/>
        </w:rPr>
        <w:t xml:space="preserve"> </w:t>
      </w:r>
      <w:r w:rsidRPr="00DB7015">
        <w:t>(56,6%)</w:t>
      </w:r>
      <w:r w:rsidRPr="00DB7015">
        <w:rPr>
          <w:spacing w:val="1"/>
        </w:rPr>
        <w:t xml:space="preserve"> </w:t>
      </w:r>
      <w:r w:rsidRPr="00DB7015">
        <w:t>have</w:t>
      </w:r>
      <w:r w:rsidRPr="00DB7015">
        <w:rPr>
          <w:spacing w:val="1"/>
        </w:rPr>
        <w:t xml:space="preserve"> </w:t>
      </w:r>
      <w:r w:rsidRPr="00DB7015">
        <w:t>medium</w:t>
      </w:r>
      <w:r w:rsidRPr="00DB7015">
        <w:rPr>
          <w:spacing w:val="1"/>
        </w:rPr>
        <w:t xml:space="preserve"> </w:t>
      </w:r>
      <w:r w:rsidRPr="00DB7015">
        <w:t>levels,</w:t>
      </w:r>
      <w:r w:rsidRPr="00DB7015">
        <w:rPr>
          <w:spacing w:val="1"/>
        </w:rPr>
        <w:t xml:space="preserve"> </w:t>
      </w:r>
      <w:r w:rsidRPr="00DB7015">
        <w:t>and</w:t>
      </w:r>
      <w:r w:rsidRPr="00DB7015">
        <w:rPr>
          <w:spacing w:val="1"/>
        </w:rPr>
        <w:t xml:space="preserve"> </w:t>
      </w:r>
      <w:r w:rsidRPr="00DB7015">
        <w:t>the</w:t>
      </w:r>
      <w:r w:rsidRPr="00DB7015">
        <w:rPr>
          <w:spacing w:val="1"/>
        </w:rPr>
        <w:t xml:space="preserve"> </w:t>
      </w:r>
      <w:r w:rsidRPr="00DB7015">
        <w:t>last</w:t>
      </w:r>
      <w:r w:rsidRPr="00DB7015">
        <w:rPr>
          <w:spacing w:val="1"/>
        </w:rPr>
        <w:t xml:space="preserve"> </w:t>
      </w:r>
      <w:r w:rsidRPr="00DB7015">
        <w:t>8</w:t>
      </w:r>
      <w:r w:rsidRPr="00DB7015">
        <w:rPr>
          <w:spacing w:val="1"/>
        </w:rPr>
        <w:t xml:space="preserve"> </w:t>
      </w:r>
      <w:r w:rsidRPr="00DB7015">
        <w:t>(10,5%)</w:t>
      </w:r>
      <w:r w:rsidRPr="00DB7015">
        <w:rPr>
          <w:spacing w:val="1"/>
        </w:rPr>
        <w:t xml:space="preserve"> </w:t>
      </w:r>
      <w:r w:rsidRPr="00DB7015">
        <w:t>have</w:t>
      </w:r>
      <w:r w:rsidRPr="00DB7015">
        <w:rPr>
          <w:spacing w:val="1"/>
        </w:rPr>
        <w:t xml:space="preserve"> </w:t>
      </w:r>
      <w:r w:rsidRPr="00DB7015">
        <w:t>high</w:t>
      </w:r>
      <w:r w:rsidRPr="00DB7015">
        <w:rPr>
          <w:spacing w:val="1"/>
        </w:rPr>
        <w:t xml:space="preserve"> </w:t>
      </w:r>
      <w:r w:rsidRPr="00DB7015">
        <w:t>levels.</w:t>
      </w:r>
      <w:r w:rsidRPr="00DB7015">
        <w:rPr>
          <w:spacing w:val="1"/>
        </w:rPr>
        <w:t xml:space="preserve"> </w:t>
      </w:r>
      <w:r w:rsidRPr="00DB7015">
        <w:t>Low speaking anxiety students indicated that they are unaffected by</w:t>
      </w:r>
      <w:r w:rsidRPr="00DB7015">
        <w:rPr>
          <w:spacing w:val="1"/>
        </w:rPr>
        <w:t xml:space="preserve"> </w:t>
      </w:r>
      <w:r w:rsidRPr="00DB7015">
        <w:t xml:space="preserve">their anxiety level. They performed speaking with less stress, which results in </w:t>
      </w:r>
      <w:r w:rsidR="00FB4B87" w:rsidRPr="00DB7015">
        <w:t xml:space="preserve">good </w:t>
      </w:r>
      <w:bookmarkStart w:id="92" w:name="_GoBack"/>
      <w:r w:rsidR="00FB4B87" w:rsidRPr="00DB7015">
        <w:rPr>
          <w:spacing w:val="-57"/>
        </w:rPr>
        <w:t>English</w:t>
      </w:r>
      <w:bookmarkEnd w:id="92"/>
      <w:r w:rsidRPr="00DB7015">
        <w:t xml:space="preserve"> performances. Then, students who had moderate levels of speaking anxiety</w:t>
      </w:r>
      <w:r w:rsidRPr="00DB7015">
        <w:rPr>
          <w:spacing w:val="-57"/>
        </w:rPr>
        <w:t xml:space="preserve"> </w:t>
      </w:r>
      <w:r w:rsidRPr="00DB7015">
        <w:t>show that they may fluctuate between being uneasy and nervous and being at ease</w:t>
      </w:r>
      <w:r w:rsidRPr="00DB7015">
        <w:rPr>
          <w:spacing w:val="1"/>
        </w:rPr>
        <w:t xml:space="preserve"> </w:t>
      </w:r>
      <w:r w:rsidRPr="00DB7015">
        <w:t>and secure. When many people experience tension or anxiety before performing in</w:t>
      </w:r>
      <w:r w:rsidRPr="00DB7015">
        <w:rPr>
          <w:spacing w:val="1"/>
        </w:rPr>
        <w:t xml:space="preserve"> </w:t>
      </w:r>
      <w:r w:rsidRPr="00DB7015">
        <w:t>front of others, particularly the teacher, it may be considered typical. Last but not</w:t>
      </w:r>
      <w:r w:rsidRPr="00DB7015">
        <w:rPr>
          <w:spacing w:val="1"/>
        </w:rPr>
        <w:t xml:space="preserve"> </w:t>
      </w:r>
      <w:r w:rsidRPr="00DB7015">
        <w:t>least, it is common knowledge among students who were experiencing significant</w:t>
      </w:r>
      <w:r w:rsidRPr="00DB7015">
        <w:rPr>
          <w:spacing w:val="1"/>
        </w:rPr>
        <w:t xml:space="preserve"> </w:t>
      </w:r>
      <w:r w:rsidRPr="00DB7015">
        <w:t>levels of speaking anxiety that they exhibited signs of anxiety such as trembling,</w:t>
      </w:r>
      <w:r w:rsidRPr="00DB7015">
        <w:rPr>
          <w:spacing w:val="1"/>
        </w:rPr>
        <w:t xml:space="preserve"> </w:t>
      </w:r>
      <w:r w:rsidRPr="00DB7015">
        <w:t>lack</w:t>
      </w:r>
      <w:r w:rsidRPr="00DB7015">
        <w:rPr>
          <w:spacing w:val="-1"/>
        </w:rPr>
        <w:t xml:space="preserve"> </w:t>
      </w:r>
      <w:r w:rsidRPr="00DB7015">
        <w:t>of eye</w:t>
      </w:r>
      <w:r w:rsidRPr="00DB7015">
        <w:rPr>
          <w:spacing w:val="-1"/>
        </w:rPr>
        <w:t xml:space="preserve"> </w:t>
      </w:r>
      <w:r w:rsidRPr="00DB7015">
        <w:t>contact, agitation,</w:t>
      </w:r>
      <w:r w:rsidRPr="00DB7015">
        <w:rPr>
          <w:spacing w:val="1"/>
        </w:rPr>
        <w:t xml:space="preserve"> </w:t>
      </w:r>
      <w:r w:rsidRPr="00DB7015">
        <w:t>and confusion.</w:t>
      </w:r>
    </w:p>
    <w:p w14:paraId="26A20F8E" w14:textId="1FCD45F8" w:rsidR="0042060D" w:rsidRPr="00DB7015" w:rsidRDefault="000E09AD" w:rsidP="0020125D">
      <w:pPr>
        <w:pStyle w:val="Heading1"/>
        <w:spacing w:before="174"/>
      </w:pPr>
      <w:r w:rsidRPr="00DB7015">
        <w:t>DISCUSSION</w:t>
      </w:r>
    </w:p>
    <w:p w14:paraId="323B7D93" w14:textId="77777777" w:rsidR="0042060D" w:rsidRPr="00DB7015" w:rsidRDefault="0042060D" w:rsidP="0020125D">
      <w:pPr>
        <w:pStyle w:val="BodyText"/>
        <w:spacing w:before="3"/>
        <w:rPr>
          <w:b/>
          <w:sz w:val="31"/>
        </w:rPr>
      </w:pPr>
    </w:p>
    <w:p w14:paraId="6137BBE2" w14:textId="1CEC5409" w:rsidR="0042060D" w:rsidRPr="00DB7015" w:rsidRDefault="00930D2E" w:rsidP="000E09AD">
      <w:pPr>
        <w:pStyle w:val="BodyText"/>
        <w:ind w:left="709" w:right="1552" w:firstLine="567"/>
        <w:jc w:val="both"/>
      </w:pPr>
      <w:r w:rsidRPr="00DB7015">
        <w:t>This study aimed to find out the categories and to determine the level of anxiety in</w:t>
      </w:r>
      <w:r w:rsidRPr="00DB7015">
        <w:rPr>
          <w:spacing w:val="1"/>
        </w:rPr>
        <w:t xml:space="preserve"> </w:t>
      </w:r>
      <w:r w:rsidRPr="00DB7015">
        <w:t>speaking</w:t>
      </w:r>
      <w:r w:rsidRPr="00DB7015">
        <w:rPr>
          <w:spacing w:val="-1"/>
        </w:rPr>
        <w:t xml:space="preserve"> </w:t>
      </w:r>
      <w:r w:rsidRPr="00DB7015">
        <w:t>in English at</w:t>
      </w:r>
      <w:r w:rsidRPr="00DB7015">
        <w:rPr>
          <w:spacing w:val="1"/>
        </w:rPr>
        <w:t xml:space="preserve"> </w:t>
      </w:r>
      <w:r w:rsidRPr="00DB7015">
        <w:t>eleventh grade</w:t>
      </w:r>
      <w:r w:rsidRPr="00DB7015">
        <w:rPr>
          <w:spacing w:val="-1"/>
        </w:rPr>
        <w:t xml:space="preserve"> </w:t>
      </w:r>
      <w:r w:rsidRPr="00DB7015">
        <w:t>of</w:t>
      </w:r>
      <w:r w:rsidRPr="00DB7015">
        <w:rPr>
          <w:spacing w:val="-2"/>
        </w:rPr>
        <w:t xml:space="preserve"> </w:t>
      </w:r>
      <w:r w:rsidRPr="00DB7015">
        <w:t>SMAN</w:t>
      </w:r>
      <w:r w:rsidRPr="00DB7015">
        <w:rPr>
          <w:spacing w:val="-1"/>
        </w:rPr>
        <w:t xml:space="preserve"> </w:t>
      </w:r>
      <w:r w:rsidRPr="00DB7015">
        <w:t>19 Palembang.</w:t>
      </w:r>
      <w:r w:rsidR="000E09AD" w:rsidRPr="00DB7015">
        <w:t xml:space="preserve"> </w:t>
      </w:r>
      <w:r w:rsidRPr="00DB7015">
        <w:t>Through</w:t>
      </w:r>
      <w:r w:rsidRPr="00DB7015">
        <w:rPr>
          <w:spacing w:val="1"/>
        </w:rPr>
        <w:t xml:space="preserve"> </w:t>
      </w:r>
      <w:r w:rsidRPr="00DB7015">
        <w:t>the</w:t>
      </w:r>
      <w:r w:rsidRPr="00DB7015">
        <w:rPr>
          <w:spacing w:val="1"/>
        </w:rPr>
        <w:t xml:space="preserve"> </w:t>
      </w:r>
      <w:r w:rsidRPr="00DB7015">
        <w:t>analysis</w:t>
      </w:r>
      <w:r w:rsidRPr="00DB7015">
        <w:rPr>
          <w:spacing w:val="1"/>
        </w:rPr>
        <w:t xml:space="preserve"> </w:t>
      </w:r>
      <w:r w:rsidRPr="00DB7015">
        <w:t>of</w:t>
      </w:r>
      <w:r w:rsidRPr="00DB7015">
        <w:rPr>
          <w:spacing w:val="1"/>
        </w:rPr>
        <w:t xml:space="preserve"> </w:t>
      </w:r>
      <w:r w:rsidRPr="00DB7015">
        <w:t>the</w:t>
      </w:r>
      <w:r w:rsidRPr="00DB7015">
        <w:rPr>
          <w:spacing w:val="1"/>
        </w:rPr>
        <w:t xml:space="preserve"> </w:t>
      </w:r>
      <w:r w:rsidRPr="00DB7015">
        <w:t>data</w:t>
      </w:r>
      <w:r w:rsidRPr="00DB7015">
        <w:rPr>
          <w:spacing w:val="1"/>
        </w:rPr>
        <w:t xml:space="preserve"> </w:t>
      </w:r>
      <w:r w:rsidRPr="00DB7015">
        <w:t>for</w:t>
      </w:r>
      <w:r w:rsidRPr="00DB7015">
        <w:rPr>
          <w:spacing w:val="1"/>
        </w:rPr>
        <w:t xml:space="preserve"> </w:t>
      </w:r>
      <w:r w:rsidRPr="00DB7015">
        <w:t>three</w:t>
      </w:r>
      <w:r w:rsidRPr="00DB7015">
        <w:rPr>
          <w:spacing w:val="1"/>
        </w:rPr>
        <w:t xml:space="preserve"> </w:t>
      </w:r>
      <w:r w:rsidRPr="00DB7015">
        <w:t>types,</w:t>
      </w:r>
      <w:r w:rsidRPr="00DB7015">
        <w:rPr>
          <w:spacing w:val="1"/>
        </w:rPr>
        <w:t xml:space="preserve"> </w:t>
      </w:r>
      <w:r w:rsidRPr="00DB7015">
        <w:t>which</w:t>
      </w:r>
      <w:r w:rsidRPr="00DB7015">
        <w:rPr>
          <w:spacing w:val="1"/>
        </w:rPr>
        <w:t xml:space="preserve"> </w:t>
      </w:r>
      <w:r w:rsidRPr="00DB7015">
        <w:t>are</w:t>
      </w:r>
      <w:r w:rsidRPr="00DB7015">
        <w:rPr>
          <w:spacing w:val="1"/>
        </w:rPr>
        <w:t xml:space="preserve"> </w:t>
      </w:r>
      <w:r w:rsidRPr="00DB7015">
        <w:t>test</w:t>
      </w:r>
      <w:r w:rsidRPr="00DB7015">
        <w:rPr>
          <w:spacing w:val="1"/>
        </w:rPr>
        <w:t xml:space="preserve"> </w:t>
      </w:r>
      <w:r w:rsidRPr="00DB7015">
        <w:t>anxiety,</w:t>
      </w:r>
      <w:r w:rsidRPr="00DB7015">
        <w:rPr>
          <w:spacing w:val="1"/>
        </w:rPr>
        <w:t xml:space="preserve"> </w:t>
      </w:r>
      <w:r w:rsidRPr="00DB7015">
        <w:t>communication apprehension, and fear of negative evaluation. Test anxiety was</w:t>
      </w:r>
      <w:r w:rsidRPr="00DB7015">
        <w:rPr>
          <w:spacing w:val="1"/>
        </w:rPr>
        <w:t xml:space="preserve"> </w:t>
      </w:r>
      <w:r w:rsidRPr="00DB7015">
        <w:t>shown</w:t>
      </w:r>
      <w:r w:rsidRPr="00DB7015">
        <w:rPr>
          <w:spacing w:val="-5"/>
        </w:rPr>
        <w:t xml:space="preserve"> </w:t>
      </w:r>
      <w:r w:rsidRPr="00DB7015">
        <w:t>to</w:t>
      </w:r>
      <w:r w:rsidRPr="00DB7015">
        <w:rPr>
          <w:spacing w:val="-3"/>
        </w:rPr>
        <w:t xml:space="preserve"> </w:t>
      </w:r>
      <w:r w:rsidRPr="00DB7015">
        <w:t>be</w:t>
      </w:r>
      <w:r w:rsidRPr="00DB7015">
        <w:rPr>
          <w:spacing w:val="-5"/>
        </w:rPr>
        <w:t xml:space="preserve"> </w:t>
      </w:r>
      <w:r w:rsidRPr="00DB7015">
        <w:t>the</w:t>
      </w:r>
      <w:r w:rsidRPr="00DB7015">
        <w:rPr>
          <w:spacing w:val="-4"/>
        </w:rPr>
        <w:t xml:space="preserve"> </w:t>
      </w:r>
      <w:r w:rsidRPr="00DB7015">
        <w:t>most</w:t>
      </w:r>
      <w:r w:rsidRPr="00DB7015">
        <w:rPr>
          <w:spacing w:val="-3"/>
        </w:rPr>
        <w:t xml:space="preserve"> </w:t>
      </w:r>
      <w:r w:rsidRPr="00DB7015">
        <w:t>common</w:t>
      </w:r>
      <w:r w:rsidRPr="00DB7015">
        <w:rPr>
          <w:spacing w:val="-4"/>
        </w:rPr>
        <w:t xml:space="preserve"> </w:t>
      </w:r>
      <w:r w:rsidRPr="00DB7015">
        <w:t>type</w:t>
      </w:r>
      <w:r w:rsidRPr="00DB7015">
        <w:rPr>
          <w:spacing w:val="-4"/>
        </w:rPr>
        <w:t xml:space="preserve"> </w:t>
      </w:r>
      <w:r w:rsidRPr="00DB7015">
        <w:t>experienced</w:t>
      </w:r>
      <w:r w:rsidRPr="00DB7015">
        <w:rPr>
          <w:spacing w:val="-1"/>
        </w:rPr>
        <w:t xml:space="preserve"> </w:t>
      </w:r>
      <w:r w:rsidRPr="00DB7015">
        <w:t>by</w:t>
      </w:r>
      <w:r w:rsidRPr="00DB7015">
        <w:rPr>
          <w:spacing w:val="-5"/>
        </w:rPr>
        <w:t xml:space="preserve"> </w:t>
      </w:r>
      <w:r w:rsidRPr="00DB7015">
        <w:t>students</w:t>
      </w:r>
      <w:r w:rsidRPr="00DB7015">
        <w:rPr>
          <w:spacing w:val="-3"/>
        </w:rPr>
        <w:t xml:space="preserve"> </w:t>
      </w:r>
      <w:r w:rsidRPr="00DB7015">
        <w:t>in</w:t>
      </w:r>
      <w:r w:rsidRPr="00DB7015">
        <w:rPr>
          <w:spacing w:val="-3"/>
        </w:rPr>
        <w:t xml:space="preserve"> </w:t>
      </w:r>
      <w:r w:rsidRPr="00DB7015">
        <w:t>the</w:t>
      </w:r>
      <w:r w:rsidRPr="00DB7015">
        <w:rPr>
          <w:spacing w:val="-4"/>
        </w:rPr>
        <w:t xml:space="preserve"> </w:t>
      </w:r>
      <w:r w:rsidRPr="00DB7015">
        <w:t>eleventh</w:t>
      </w:r>
      <w:r w:rsidRPr="00DB7015">
        <w:rPr>
          <w:spacing w:val="-3"/>
        </w:rPr>
        <w:t xml:space="preserve"> </w:t>
      </w:r>
      <w:r w:rsidRPr="00DB7015">
        <w:t>grade</w:t>
      </w:r>
      <w:r w:rsidRPr="00DB7015">
        <w:rPr>
          <w:spacing w:val="-5"/>
        </w:rPr>
        <w:t xml:space="preserve"> </w:t>
      </w:r>
      <w:r w:rsidRPr="00DB7015">
        <w:t>at</w:t>
      </w:r>
      <w:r w:rsidRPr="00DB7015">
        <w:rPr>
          <w:spacing w:val="-58"/>
        </w:rPr>
        <w:t xml:space="preserve"> </w:t>
      </w:r>
      <w:r w:rsidRPr="00DB7015">
        <w:t>SMAN</w:t>
      </w:r>
      <w:r w:rsidRPr="00DB7015">
        <w:rPr>
          <w:spacing w:val="-7"/>
        </w:rPr>
        <w:t xml:space="preserve"> </w:t>
      </w:r>
      <w:r w:rsidRPr="00DB7015">
        <w:t>19</w:t>
      </w:r>
      <w:r w:rsidRPr="00DB7015">
        <w:rPr>
          <w:spacing w:val="-6"/>
        </w:rPr>
        <w:t xml:space="preserve"> </w:t>
      </w:r>
      <w:r w:rsidRPr="00DB7015">
        <w:t>Palembang,</w:t>
      </w:r>
      <w:r w:rsidRPr="00DB7015">
        <w:rPr>
          <w:spacing w:val="-3"/>
        </w:rPr>
        <w:t xml:space="preserve"> </w:t>
      </w:r>
      <w:r w:rsidRPr="00DB7015">
        <w:t>with</w:t>
      </w:r>
      <w:r w:rsidRPr="00DB7015">
        <w:rPr>
          <w:spacing w:val="-5"/>
        </w:rPr>
        <w:t xml:space="preserve"> </w:t>
      </w:r>
      <w:r w:rsidRPr="00DB7015">
        <w:t>a</w:t>
      </w:r>
      <w:r w:rsidRPr="00DB7015">
        <w:rPr>
          <w:spacing w:val="-7"/>
        </w:rPr>
        <w:t xml:space="preserve"> </w:t>
      </w:r>
      <w:r w:rsidRPr="00DB7015">
        <w:t>percentage</w:t>
      </w:r>
      <w:r w:rsidRPr="00DB7015">
        <w:rPr>
          <w:spacing w:val="-7"/>
        </w:rPr>
        <w:t xml:space="preserve"> </w:t>
      </w:r>
      <w:r w:rsidRPr="00DB7015">
        <w:t>of</w:t>
      </w:r>
      <w:r w:rsidRPr="00DB7015">
        <w:rPr>
          <w:spacing w:val="-5"/>
        </w:rPr>
        <w:t xml:space="preserve"> </w:t>
      </w:r>
      <w:r w:rsidRPr="00DB7015">
        <w:t>53,05%.</w:t>
      </w:r>
      <w:r w:rsidRPr="00DB7015">
        <w:rPr>
          <w:spacing w:val="-3"/>
        </w:rPr>
        <w:t xml:space="preserve"> </w:t>
      </w:r>
      <w:r w:rsidRPr="00DB7015">
        <w:t>The</w:t>
      </w:r>
      <w:r w:rsidRPr="00DB7015">
        <w:rPr>
          <w:spacing w:val="-5"/>
        </w:rPr>
        <w:t xml:space="preserve"> </w:t>
      </w:r>
      <w:r w:rsidRPr="00DB7015">
        <w:t>result</w:t>
      </w:r>
      <w:r w:rsidRPr="00DB7015">
        <w:rPr>
          <w:spacing w:val="-5"/>
        </w:rPr>
        <w:t xml:space="preserve"> </w:t>
      </w:r>
      <w:r w:rsidRPr="00DB7015">
        <w:t>of</w:t>
      </w:r>
      <w:r w:rsidRPr="00DB7015">
        <w:rPr>
          <w:spacing w:val="-5"/>
        </w:rPr>
        <w:t xml:space="preserve"> </w:t>
      </w:r>
      <w:r w:rsidRPr="00DB7015">
        <w:t>previous</w:t>
      </w:r>
      <w:r w:rsidRPr="00DB7015">
        <w:rPr>
          <w:spacing w:val="-3"/>
        </w:rPr>
        <w:t xml:space="preserve"> </w:t>
      </w:r>
      <w:r w:rsidRPr="00DB7015">
        <w:t>research</w:t>
      </w:r>
      <w:r w:rsidRPr="00DB7015">
        <w:rPr>
          <w:spacing w:val="-57"/>
        </w:rPr>
        <w:t xml:space="preserve"> </w:t>
      </w:r>
      <w:r w:rsidRPr="00DB7015">
        <w:t xml:space="preserve">by </w:t>
      </w:r>
      <w:proofErr w:type="spellStart"/>
      <w:r w:rsidRPr="00DB7015">
        <w:t>Gusnovita</w:t>
      </w:r>
      <w:proofErr w:type="spellEnd"/>
      <w:r w:rsidRPr="00DB7015">
        <w:t xml:space="preserve"> et al. (2018), the findings are anxiety of fifth semester students of</w:t>
      </w:r>
      <w:r w:rsidRPr="00DB7015">
        <w:rPr>
          <w:spacing w:val="1"/>
        </w:rPr>
        <w:t xml:space="preserve"> </w:t>
      </w:r>
      <w:r w:rsidRPr="00DB7015">
        <w:t>Japanese Language Education Study Program Japanese, with the highest score of</w:t>
      </w:r>
      <w:r w:rsidRPr="00DB7015">
        <w:rPr>
          <w:spacing w:val="1"/>
        </w:rPr>
        <w:t xml:space="preserve"> </w:t>
      </w:r>
      <w:r w:rsidRPr="00DB7015">
        <w:t>1506, there is one type of anxiety that predominates which is test anxiety. Putri and</w:t>
      </w:r>
      <w:r w:rsidRPr="00DB7015">
        <w:rPr>
          <w:spacing w:val="-57"/>
        </w:rPr>
        <w:t xml:space="preserve"> </w:t>
      </w:r>
      <w:r w:rsidRPr="00DB7015">
        <w:t>Marlina</w:t>
      </w:r>
      <w:r w:rsidRPr="00DB7015">
        <w:rPr>
          <w:spacing w:val="-9"/>
        </w:rPr>
        <w:t xml:space="preserve"> </w:t>
      </w:r>
      <w:r w:rsidRPr="00DB7015">
        <w:t>(2019),</w:t>
      </w:r>
      <w:r w:rsidRPr="00DB7015">
        <w:rPr>
          <w:spacing w:val="-9"/>
        </w:rPr>
        <w:t xml:space="preserve"> </w:t>
      </w:r>
      <w:r w:rsidRPr="00DB7015">
        <w:t>Based</w:t>
      </w:r>
      <w:r w:rsidRPr="00DB7015">
        <w:rPr>
          <w:spacing w:val="-8"/>
        </w:rPr>
        <w:t xml:space="preserve"> </w:t>
      </w:r>
      <w:r w:rsidRPr="00DB7015">
        <w:t>on</w:t>
      </w:r>
      <w:r w:rsidRPr="00DB7015">
        <w:rPr>
          <w:spacing w:val="-9"/>
        </w:rPr>
        <w:t xml:space="preserve"> </w:t>
      </w:r>
      <w:r w:rsidRPr="00DB7015">
        <w:t>the</w:t>
      </w:r>
      <w:r w:rsidRPr="00DB7015">
        <w:rPr>
          <w:spacing w:val="-8"/>
        </w:rPr>
        <w:t xml:space="preserve"> </w:t>
      </w:r>
      <w:r w:rsidRPr="00DB7015">
        <w:t>data</w:t>
      </w:r>
      <w:r w:rsidRPr="00DB7015">
        <w:rPr>
          <w:spacing w:val="-9"/>
        </w:rPr>
        <w:t xml:space="preserve"> </w:t>
      </w:r>
      <w:r w:rsidRPr="00DB7015">
        <w:t>analysis</w:t>
      </w:r>
      <w:r w:rsidRPr="00DB7015">
        <w:rPr>
          <w:spacing w:val="-7"/>
        </w:rPr>
        <w:t xml:space="preserve"> </w:t>
      </w:r>
      <w:r w:rsidRPr="00DB7015">
        <w:t>of</w:t>
      </w:r>
      <w:r w:rsidRPr="00DB7015">
        <w:rPr>
          <w:spacing w:val="-9"/>
        </w:rPr>
        <w:t xml:space="preserve"> </w:t>
      </w:r>
      <w:r w:rsidRPr="00DB7015">
        <w:t>students</w:t>
      </w:r>
      <w:r w:rsidRPr="00DB7015">
        <w:rPr>
          <w:spacing w:val="-7"/>
        </w:rPr>
        <w:t xml:space="preserve"> </w:t>
      </w:r>
      <w:r w:rsidRPr="00DB7015">
        <w:t>speaking</w:t>
      </w:r>
      <w:r w:rsidRPr="00DB7015">
        <w:rPr>
          <w:spacing w:val="-6"/>
        </w:rPr>
        <w:t xml:space="preserve"> </w:t>
      </w:r>
      <w:r w:rsidRPr="00DB7015">
        <w:t>anxiety</w:t>
      </w:r>
      <w:r w:rsidRPr="00DB7015">
        <w:rPr>
          <w:spacing w:val="-8"/>
        </w:rPr>
        <w:t xml:space="preserve"> </w:t>
      </w:r>
      <w:r w:rsidRPr="00DB7015">
        <w:t>faced</w:t>
      </w:r>
      <w:r w:rsidRPr="00DB7015">
        <w:rPr>
          <w:spacing w:val="-8"/>
        </w:rPr>
        <w:t xml:space="preserve"> </w:t>
      </w:r>
      <w:r w:rsidRPr="00DB7015">
        <w:t>by</w:t>
      </w:r>
      <w:r w:rsidRPr="00DB7015">
        <w:rPr>
          <w:spacing w:val="-9"/>
        </w:rPr>
        <w:t xml:space="preserve"> </w:t>
      </w:r>
      <w:r w:rsidRPr="00DB7015">
        <w:t>the</w:t>
      </w:r>
      <w:r w:rsidRPr="00DB7015">
        <w:rPr>
          <w:spacing w:val="-57"/>
        </w:rPr>
        <w:t xml:space="preserve"> </w:t>
      </w:r>
      <w:r w:rsidRPr="00DB7015">
        <w:t>fourth semester students in English Education Program of English Department of</w:t>
      </w:r>
      <w:r w:rsidRPr="00DB7015">
        <w:rPr>
          <w:spacing w:val="1"/>
        </w:rPr>
        <w:t xml:space="preserve"> </w:t>
      </w:r>
      <w:r w:rsidRPr="00DB7015">
        <w:t xml:space="preserve">Universitas Negeri Padang by delivering the questionnaire, </w:t>
      </w:r>
      <w:proofErr w:type="gramStart"/>
      <w:r w:rsidRPr="00DB7015">
        <w:t>It</w:t>
      </w:r>
      <w:proofErr w:type="gramEnd"/>
      <w:r w:rsidRPr="00DB7015">
        <w:t xml:space="preserve"> was shown that test</w:t>
      </w:r>
      <w:r w:rsidRPr="00DB7015">
        <w:rPr>
          <w:spacing w:val="1"/>
        </w:rPr>
        <w:t xml:space="preserve"> </w:t>
      </w:r>
      <w:r w:rsidRPr="00DB7015">
        <w:t>anxiety was the most common form of difficulty students faced with a percentage</w:t>
      </w:r>
      <w:r w:rsidRPr="00DB7015">
        <w:rPr>
          <w:spacing w:val="1"/>
        </w:rPr>
        <w:t xml:space="preserve"> </w:t>
      </w:r>
      <w:r w:rsidRPr="00DB7015">
        <w:t>44%.</w:t>
      </w:r>
      <w:r w:rsidRPr="00DB7015">
        <w:rPr>
          <w:spacing w:val="-11"/>
        </w:rPr>
        <w:t xml:space="preserve"> </w:t>
      </w:r>
      <w:r w:rsidRPr="00DB7015">
        <w:t>They</w:t>
      </w:r>
      <w:r w:rsidRPr="00DB7015">
        <w:rPr>
          <w:spacing w:val="-9"/>
        </w:rPr>
        <w:t xml:space="preserve"> </w:t>
      </w:r>
      <w:r w:rsidRPr="00DB7015">
        <w:t>were</w:t>
      </w:r>
      <w:r w:rsidRPr="00DB7015">
        <w:rPr>
          <w:spacing w:val="-12"/>
        </w:rPr>
        <w:t xml:space="preserve"> </w:t>
      </w:r>
      <w:r w:rsidRPr="00DB7015">
        <w:t>so</w:t>
      </w:r>
      <w:r w:rsidRPr="00DB7015">
        <w:rPr>
          <w:spacing w:val="-9"/>
        </w:rPr>
        <w:t xml:space="preserve"> </w:t>
      </w:r>
      <w:r w:rsidRPr="00DB7015">
        <w:t>afraid</w:t>
      </w:r>
      <w:r w:rsidRPr="00DB7015">
        <w:rPr>
          <w:spacing w:val="-8"/>
        </w:rPr>
        <w:t xml:space="preserve"> </w:t>
      </w:r>
      <w:r w:rsidRPr="00DB7015">
        <w:t>of</w:t>
      </w:r>
      <w:r w:rsidRPr="00DB7015">
        <w:rPr>
          <w:spacing w:val="-11"/>
        </w:rPr>
        <w:t xml:space="preserve"> </w:t>
      </w:r>
      <w:r w:rsidRPr="00DB7015">
        <w:t>failing</w:t>
      </w:r>
      <w:r w:rsidRPr="00DB7015">
        <w:rPr>
          <w:spacing w:val="-11"/>
        </w:rPr>
        <w:t xml:space="preserve"> </w:t>
      </w:r>
      <w:r w:rsidRPr="00DB7015">
        <w:t>the</w:t>
      </w:r>
      <w:r w:rsidRPr="00DB7015">
        <w:rPr>
          <w:spacing w:val="-11"/>
        </w:rPr>
        <w:t xml:space="preserve"> </w:t>
      </w:r>
      <w:r w:rsidRPr="00DB7015">
        <w:t>speaking</w:t>
      </w:r>
      <w:r w:rsidRPr="00DB7015">
        <w:rPr>
          <w:spacing w:val="-8"/>
        </w:rPr>
        <w:t xml:space="preserve"> </w:t>
      </w:r>
      <w:r w:rsidRPr="00DB7015">
        <w:t>class's</w:t>
      </w:r>
      <w:r w:rsidRPr="00DB7015">
        <w:rPr>
          <w:spacing w:val="-11"/>
        </w:rPr>
        <w:t xml:space="preserve"> </w:t>
      </w:r>
      <w:r w:rsidRPr="00DB7015">
        <w:t>consequences</w:t>
      </w:r>
      <w:r w:rsidRPr="00DB7015">
        <w:rPr>
          <w:spacing w:val="-8"/>
        </w:rPr>
        <w:t xml:space="preserve"> </w:t>
      </w:r>
      <w:r w:rsidRPr="00DB7015">
        <w:t>that</w:t>
      </w:r>
      <w:r w:rsidRPr="00DB7015">
        <w:rPr>
          <w:spacing w:val="-11"/>
        </w:rPr>
        <w:t xml:space="preserve"> </w:t>
      </w:r>
      <w:r w:rsidRPr="00DB7015">
        <w:t>they</w:t>
      </w:r>
      <w:r w:rsidRPr="00DB7015">
        <w:rPr>
          <w:spacing w:val="-11"/>
        </w:rPr>
        <w:t xml:space="preserve"> </w:t>
      </w:r>
      <w:r w:rsidRPr="00DB7015">
        <w:t>were</w:t>
      </w:r>
      <w:r w:rsidRPr="00DB7015">
        <w:rPr>
          <w:spacing w:val="-57"/>
        </w:rPr>
        <w:t xml:space="preserve"> </w:t>
      </w:r>
      <w:r w:rsidRPr="00DB7015">
        <w:t>also</w:t>
      </w:r>
      <w:r w:rsidRPr="00DB7015">
        <w:rPr>
          <w:spacing w:val="-3"/>
        </w:rPr>
        <w:t xml:space="preserve"> </w:t>
      </w:r>
      <w:r w:rsidRPr="00DB7015">
        <w:t>afraid</w:t>
      </w:r>
      <w:r w:rsidRPr="00DB7015">
        <w:rPr>
          <w:spacing w:val="-2"/>
        </w:rPr>
        <w:t xml:space="preserve"> </w:t>
      </w:r>
      <w:r w:rsidRPr="00DB7015">
        <w:t>of</w:t>
      </w:r>
      <w:r w:rsidRPr="00DB7015">
        <w:rPr>
          <w:spacing w:val="-2"/>
        </w:rPr>
        <w:t xml:space="preserve"> </w:t>
      </w:r>
      <w:r w:rsidRPr="00DB7015">
        <w:t>other</w:t>
      </w:r>
      <w:r w:rsidRPr="00DB7015">
        <w:rPr>
          <w:spacing w:val="-3"/>
        </w:rPr>
        <w:t xml:space="preserve"> </w:t>
      </w:r>
      <w:r w:rsidRPr="00DB7015">
        <w:t>aspects</w:t>
      </w:r>
      <w:r w:rsidRPr="00DB7015">
        <w:rPr>
          <w:spacing w:val="-2"/>
        </w:rPr>
        <w:t xml:space="preserve"> </w:t>
      </w:r>
      <w:r w:rsidRPr="00DB7015">
        <w:t>of</w:t>
      </w:r>
      <w:r w:rsidRPr="00DB7015">
        <w:rPr>
          <w:spacing w:val="-4"/>
        </w:rPr>
        <w:t xml:space="preserve"> </w:t>
      </w:r>
      <w:r w:rsidRPr="00DB7015">
        <w:t>speaking</w:t>
      </w:r>
      <w:r w:rsidRPr="00DB7015">
        <w:rPr>
          <w:spacing w:val="-1"/>
        </w:rPr>
        <w:t xml:space="preserve"> </w:t>
      </w:r>
      <w:r w:rsidRPr="00DB7015">
        <w:t>anxiety.</w:t>
      </w:r>
      <w:r w:rsidRPr="00DB7015">
        <w:rPr>
          <w:spacing w:val="-4"/>
        </w:rPr>
        <w:t xml:space="preserve"> </w:t>
      </w:r>
      <w:r w:rsidRPr="00DB7015">
        <w:t>Communicative</w:t>
      </w:r>
      <w:r w:rsidRPr="00DB7015">
        <w:rPr>
          <w:spacing w:val="-4"/>
        </w:rPr>
        <w:t xml:space="preserve"> </w:t>
      </w:r>
      <w:r w:rsidRPr="00DB7015">
        <w:t>apprehension,</w:t>
      </w:r>
      <w:r w:rsidRPr="00DB7015">
        <w:rPr>
          <w:spacing w:val="-3"/>
        </w:rPr>
        <w:t xml:space="preserve"> </w:t>
      </w:r>
      <w:r w:rsidRPr="00DB7015">
        <w:t>with</w:t>
      </w:r>
      <w:r w:rsidRPr="00DB7015">
        <w:rPr>
          <w:spacing w:val="-57"/>
        </w:rPr>
        <w:t xml:space="preserve"> </w:t>
      </w:r>
      <w:r w:rsidRPr="00DB7015">
        <w:t>a proportion of 52,08%, came in second position for speaking anxiety. Mitha et al</w:t>
      </w:r>
      <w:r w:rsidRPr="00DB7015">
        <w:rPr>
          <w:spacing w:val="1"/>
        </w:rPr>
        <w:t xml:space="preserve"> </w:t>
      </w:r>
      <w:r w:rsidRPr="00DB7015">
        <w:t>(2018) also examined types of speaking anxiety of fourth students in the English</w:t>
      </w:r>
      <w:r w:rsidRPr="00DB7015">
        <w:rPr>
          <w:spacing w:val="1"/>
        </w:rPr>
        <w:t xml:space="preserve"> </w:t>
      </w:r>
      <w:r w:rsidRPr="00DB7015">
        <w:t>Education</w:t>
      </w:r>
      <w:r w:rsidRPr="00DB7015">
        <w:rPr>
          <w:spacing w:val="1"/>
        </w:rPr>
        <w:t xml:space="preserve"> </w:t>
      </w:r>
      <w:r w:rsidRPr="00DB7015">
        <w:t>Study</w:t>
      </w:r>
      <w:r w:rsidRPr="00DB7015">
        <w:rPr>
          <w:spacing w:val="1"/>
        </w:rPr>
        <w:t xml:space="preserve"> </w:t>
      </w:r>
      <w:r w:rsidRPr="00DB7015">
        <w:t>Program,</w:t>
      </w:r>
      <w:r w:rsidRPr="00DB7015">
        <w:rPr>
          <w:spacing w:val="1"/>
        </w:rPr>
        <w:t xml:space="preserve"> </w:t>
      </w:r>
      <w:r w:rsidRPr="00DB7015">
        <w:t>Department</w:t>
      </w:r>
      <w:r w:rsidRPr="00DB7015">
        <w:rPr>
          <w:spacing w:val="1"/>
        </w:rPr>
        <w:t xml:space="preserve"> </w:t>
      </w:r>
      <w:r w:rsidRPr="00DB7015">
        <w:t>of</w:t>
      </w:r>
      <w:r w:rsidRPr="00DB7015">
        <w:rPr>
          <w:spacing w:val="1"/>
        </w:rPr>
        <w:t xml:space="preserve"> </w:t>
      </w:r>
      <w:r w:rsidRPr="00DB7015">
        <w:t>English,</w:t>
      </w:r>
      <w:r w:rsidRPr="00DB7015">
        <w:rPr>
          <w:spacing w:val="1"/>
        </w:rPr>
        <w:t xml:space="preserve"> </w:t>
      </w:r>
      <w:r w:rsidRPr="00DB7015">
        <w:t>State</w:t>
      </w:r>
      <w:r w:rsidRPr="00DB7015">
        <w:rPr>
          <w:spacing w:val="1"/>
        </w:rPr>
        <w:t xml:space="preserve"> </w:t>
      </w:r>
      <w:r w:rsidRPr="00DB7015">
        <w:t>University</w:t>
      </w:r>
      <w:r w:rsidRPr="00DB7015">
        <w:rPr>
          <w:spacing w:val="1"/>
        </w:rPr>
        <w:t xml:space="preserve"> </w:t>
      </w:r>
      <w:r w:rsidRPr="00DB7015">
        <w:t>of</w:t>
      </w:r>
      <w:r w:rsidRPr="00DB7015">
        <w:rPr>
          <w:spacing w:val="1"/>
        </w:rPr>
        <w:t xml:space="preserve"> </w:t>
      </w:r>
      <w:r w:rsidRPr="00DB7015">
        <w:t>Padang</w:t>
      </w:r>
      <w:r w:rsidRPr="00DB7015">
        <w:rPr>
          <w:spacing w:val="-57"/>
        </w:rPr>
        <w:t xml:space="preserve"> </w:t>
      </w:r>
      <w:r w:rsidRPr="00DB7015">
        <w:t>showed speaking anxiety type also</w:t>
      </w:r>
      <w:r w:rsidRPr="00DB7015">
        <w:rPr>
          <w:spacing w:val="1"/>
        </w:rPr>
        <w:t xml:space="preserve"> </w:t>
      </w:r>
      <w:r w:rsidRPr="00DB7015">
        <w:t>in the second position</w:t>
      </w:r>
      <w:r w:rsidRPr="00DB7015">
        <w:rPr>
          <w:spacing w:val="1"/>
        </w:rPr>
        <w:t xml:space="preserve"> </w:t>
      </w:r>
      <w:r w:rsidRPr="00DB7015">
        <w:t>was communicative</w:t>
      </w:r>
      <w:r w:rsidRPr="00DB7015">
        <w:rPr>
          <w:spacing w:val="1"/>
        </w:rPr>
        <w:t xml:space="preserve"> </w:t>
      </w:r>
      <w:r w:rsidRPr="00DB7015">
        <w:t>apprehension with being percentage was 34%. Last, at a proportion of 51,95%, was</w:t>
      </w:r>
      <w:r w:rsidRPr="00DB7015">
        <w:rPr>
          <w:spacing w:val="-57"/>
        </w:rPr>
        <w:t xml:space="preserve"> </w:t>
      </w:r>
      <w:r w:rsidRPr="00DB7015">
        <w:t xml:space="preserve">fear of negative evaluation. </w:t>
      </w:r>
      <w:proofErr w:type="spellStart"/>
      <w:r w:rsidRPr="00DB7015">
        <w:t>Plantika</w:t>
      </w:r>
      <w:proofErr w:type="spellEnd"/>
      <w:r w:rsidRPr="00DB7015">
        <w:t xml:space="preserve"> and Adnan (2021) indicates the most dominant</w:t>
      </w:r>
      <w:r w:rsidRPr="00DB7015">
        <w:rPr>
          <w:spacing w:val="-57"/>
        </w:rPr>
        <w:t xml:space="preserve"> </w:t>
      </w:r>
      <w:r w:rsidRPr="00DB7015">
        <w:t>type</w:t>
      </w:r>
      <w:r w:rsidRPr="00DB7015">
        <w:rPr>
          <w:spacing w:val="-7"/>
        </w:rPr>
        <w:t xml:space="preserve"> </w:t>
      </w:r>
      <w:r w:rsidRPr="00DB7015">
        <w:t>faced</w:t>
      </w:r>
      <w:r w:rsidRPr="00DB7015">
        <w:rPr>
          <w:spacing w:val="-6"/>
        </w:rPr>
        <w:t xml:space="preserve"> </w:t>
      </w:r>
      <w:r w:rsidRPr="00DB7015">
        <w:t>by</w:t>
      </w:r>
      <w:r w:rsidRPr="00DB7015">
        <w:rPr>
          <w:spacing w:val="-4"/>
        </w:rPr>
        <w:t xml:space="preserve"> </w:t>
      </w:r>
      <w:r w:rsidRPr="00DB7015">
        <w:t>speaking</w:t>
      </w:r>
      <w:r w:rsidRPr="00DB7015">
        <w:rPr>
          <w:spacing w:val="-4"/>
        </w:rPr>
        <w:t xml:space="preserve"> </w:t>
      </w:r>
      <w:r w:rsidRPr="00DB7015">
        <w:t>class</w:t>
      </w:r>
      <w:r w:rsidRPr="00DB7015">
        <w:rPr>
          <w:spacing w:val="-6"/>
        </w:rPr>
        <w:t xml:space="preserve"> </w:t>
      </w:r>
      <w:r w:rsidRPr="00DB7015">
        <w:t>at</w:t>
      </w:r>
      <w:r w:rsidRPr="00DB7015">
        <w:rPr>
          <w:spacing w:val="-6"/>
        </w:rPr>
        <w:t xml:space="preserve"> </w:t>
      </w:r>
      <w:r w:rsidRPr="00DB7015">
        <w:t>Universitas</w:t>
      </w:r>
      <w:r w:rsidRPr="00DB7015">
        <w:rPr>
          <w:spacing w:val="-6"/>
        </w:rPr>
        <w:t xml:space="preserve"> </w:t>
      </w:r>
      <w:r w:rsidRPr="00DB7015">
        <w:t>Negeri</w:t>
      </w:r>
      <w:r w:rsidRPr="00DB7015">
        <w:rPr>
          <w:spacing w:val="-4"/>
        </w:rPr>
        <w:t xml:space="preserve"> </w:t>
      </w:r>
      <w:r w:rsidRPr="00DB7015">
        <w:t>Padang</w:t>
      </w:r>
      <w:r w:rsidRPr="00DB7015">
        <w:rPr>
          <w:spacing w:val="-6"/>
        </w:rPr>
        <w:t xml:space="preserve"> </w:t>
      </w:r>
      <w:r w:rsidRPr="00DB7015">
        <w:t>is</w:t>
      </w:r>
      <w:r w:rsidRPr="00DB7015">
        <w:rPr>
          <w:spacing w:val="-6"/>
        </w:rPr>
        <w:t xml:space="preserve"> </w:t>
      </w:r>
      <w:r w:rsidRPr="00DB7015">
        <w:t>in</w:t>
      </w:r>
      <w:r w:rsidRPr="00DB7015">
        <w:rPr>
          <w:spacing w:val="-6"/>
        </w:rPr>
        <w:t xml:space="preserve"> </w:t>
      </w:r>
      <w:r w:rsidRPr="00DB7015">
        <w:t>the</w:t>
      </w:r>
      <w:r w:rsidRPr="00DB7015">
        <w:rPr>
          <w:spacing w:val="-5"/>
        </w:rPr>
        <w:t xml:space="preserve"> </w:t>
      </w:r>
      <w:r w:rsidRPr="00DB7015">
        <w:t>Fear</w:t>
      </w:r>
      <w:r w:rsidRPr="00DB7015">
        <w:rPr>
          <w:spacing w:val="-5"/>
        </w:rPr>
        <w:t xml:space="preserve"> </w:t>
      </w:r>
      <w:r w:rsidRPr="00DB7015">
        <w:t>of</w:t>
      </w:r>
      <w:r w:rsidRPr="00DB7015">
        <w:rPr>
          <w:spacing w:val="-4"/>
        </w:rPr>
        <w:t xml:space="preserve"> </w:t>
      </w:r>
      <w:r w:rsidRPr="00DB7015">
        <w:t>Negative</w:t>
      </w:r>
      <w:r w:rsidRPr="00DB7015">
        <w:rPr>
          <w:spacing w:val="-58"/>
        </w:rPr>
        <w:t xml:space="preserve"> </w:t>
      </w:r>
      <w:r w:rsidRPr="00DB7015">
        <w:t xml:space="preserve">Evaluation the Mean score (M=171.95). In comparison with the findings of </w:t>
      </w:r>
      <w:proofErr w:type="spellStart"/>
      <w:r w:rsidRPr="00DB7015">
        <w:t>Soim</w:t>
      </w:r>
      <w:proofErr w:type="spellEnd"/>
      <w:r w:rsidRPr="00DB7015">
        <w:rPr>
          <w:spacing w:val="1"/>
        </w:rPr>
        <w:t xml:space="preserve"> </w:t>
      </w:r>
      <w:r w:rsidRPr="00DB7015">
        <w:t>(2014)</w:t>
      </w:r>
      <w:r w:rsidRPr="00DB7015">
        <w:rPr>
          <w:spacing w:val="-14"/>
        </w:rPr>
        <w:t xml:space="preserve"> </w:t>
      </w:r>
      <w:r w:rsidRPr="00DB7015">
        <w:t>study,</w:t>
      </w:r>
      <w:r w:rsidRPr="00DB7015">
        <w:rPr>
          <w:spacing w:val="-12"/>
        </w:rPr>
        <w:t xml:space="preserve"> </w:t>
      </w:r>
      <w:r w:rsidRPr="00DB7015">
        <w:t>which</w:t>
      </w:r>
      <w:r w:rsidRPr="00DB7015">
        <w:rPr>
          <w:spacing w:val="-12"/>
        </w:rPr>
        <w:t xml:space="preserve"> </w:t>
      </w:r>
      <w:r w:rsidRPr="00DB7015">
        <w:t>investigate</w:t>
      </w:r>
      <w:r w:rsidRPr="00DB7015">
        <w:rPr>
          <w:spacing w:val="-14"/>
        </w:rPr>
        <w:t xml:space="preserve"> </w:t>
      </w:r>
      <w:r w:rsidRPr="00DB7015">
        <w:t>the</w:t>
      </w:r>
      <w:r w:rsidRPr="00DB7015">
        <w:rPr>
          <w:spacing w:val="-13"/>
        </w:rPr>
        <w:t xml:space="preserve"> </w:t>
      </w:r>
      <w:r w:rsidRPr="00DB7015">
        <w:t>anxiety</w:t>
      </w:r>
      <w:r w:rsidRPr="00DB7015">
        <w:rPr>
          <w:spacing w:val="-12"/>
        </w:rPr>
        <w:t xml:space="preserve"> </w:t>
      </w:r>
      <w:r w:rsidRPr="00DB7015">
        <w:t>experienced</w:t>
      </w:r>
      <w:r w:rsidRPr="00DB7015">
        <w:rPr>
          <w:spacing w:val="-10"/>
        </w:rPr>
        <w:t xml:space="preserve"> </w:t>
      </w:r>
      <w:r w:rsidRPr="00DB7015">
        <w:t>by</w:t>
      </w:r>
      <w:r w:rsidRPr="00DB7015">
        <w:rPr>
          <w:spacing w:val="-13"/>
        </w:rPr>
        <w:t xml:space="preserve"> </w:t>
      </w:r>
      <w:r w:rsidRPr="00DB7015">
        <w:t>male</w:t>
      </w:r>
      <w:r w:rsidRPr="00DB7015">
        <w:rPr>
          <w:spacing w:val="-11"/>
        </w:rPr>
        <w:t xml:space="preserve"> </w:t>
      </w:r>
      <w:r w:rsidRPr="00DB7015">
        <w:t>and</w:t>
      </w:r>
      <w:r w:rsidRPr="00DB7015">
        <w:rPr>
          <w:spacing w:val="-10"/>
        </w:rPr>
        <w:t xml:space="preserve"> </w:t>
      </w:r>
      <w:r w:rsidRPr="00DB7015">
        <w:t>female</w:t>
      </w:r>
      <w:r w:rsidRPr="00DB7015">
        <w:rPr>
          <w:spacing w:val="-13"/>
        </w:rPr>
        <w:t xml:space="preserve"> </w:t>
      </w:r>
      <w:r w:rsidRPr="00DB7015">
        <w:t>students</w:t>
      </w:r>
      <w:r w:rsidRPr="00DB7015">
        <w:rPr>
          <w:spacing w:val="-58"/>
        </w:rPr>
        <w:t xml:space="preserve"> </w:t>
      </w:r>
      <w:r w:rsidRPr="00DB7015">
        <w:t>learning English when learning a foreign language. According to the findings of his</w:t>
      </w:r>
      <w:r w:rsidRPr="00DB7015">
        <w:rPr>
          <w:spacing w:val="-57"/>
        </w:rPr>
        <w:t xml:space="preserve"> </w:t>
      </w:r>
      <w:r w:rsidRPr="00DB7015">
        <w:t>study, test anxiety and fear of negative evaluation predominated among both male</w:t>
      </w:r>
      <w:r w:rsidRPr="00DB7015">
        <w:rPr>
          <w:spacing w:val="1"/>
        </w:rPr>
        <w:t xml:space="preserve"> </w:t>
      </w:r>
      <w:r w:rsidRPr="00DB7015">
        <w:t>and female students after the speaking test in front of the class and completing the</w:t>
      </w:r>
      <w:r w:rsidRPr="00DB7015">
        <w:rPr>
          <w:spacing w:val="1"/>
        </w:rPr>
        <w:t xml:space="preserve"> </w:t>
      </w:r>
      <w:r w:rsidRPr="00DB7015">
        <w:t>anxiety</w:t>
      </w:r>
      <w:r w:rsidRPr="00DB7015">
        <w:rPr>
          <w:spacing w:val="-1"/>
        </w:rPr>
        <w:t xml:space="preserve"> </w:t>
      </w:r>
      <w:r w:rsidRPr="00DB7015">
        <w:t>questionnaire.</w:t>
      </w:r>
      <w:r w:rsidRPr="00DB7015">
        <w:rPr>
          <w:spacing w:val="-1"/>
        </w:rPr>
        <w:t xml:space="preserve"> </w:t>
      </w:r>
      <w:r w:rsidRPr="00DB7015">
        <w:t>Test anxiety</w:t>
      </w:r>
      <w:r w:rsidRPr="00DB7015">
        <w:rPr>
          <w:spacing w:val="-1"/>
        </w:rPr>
        <w:t xml:space="preserve"> </w:t>
      </w:r>
      <w:r w:rsidRPr="00DB7015">
        <w:t>creates a</w:t>
      </w:r>
      <w:r w:rsidRPr="00DB7015">
        <w:rPr>
          <w:spacing w:val="-3"/>
        </w:rPr>
        <w:t xml:space="preserve"> </w:t>
      </w:r>
      <w:r w:rsidRPr="00DB7015">
        <w:t>fear of</w:t>
      </w:r>
      <w:r w:rsidRPr="00DB7015">
        <w:rPr>
          <w:spacing w:val="1"/>
        </w:rPr>
        <w:t xml:space="preserve"> </w:t>
      </w:r>
      <w:r w:rsidRPr="00DB7015">
        <w:t>being evaluated</w:t>
      </w:r>
      <w:r w:rsidRPr="00DB7015">
        <w:rPr>
          <w:spacing w:val="-1"/>
        </w:rPr>
        <w:t xml:space="preserve"> </w:t>
      </w:r>
      <w:r w:rsidRPr="00DB7015">
        <w:t>negatively.</w:t>
      </w:r>
    </w:p>
    <w:p w14:paraId="10F64CA4" w14:textId="0BC41B11" w:rsidR="0042060D" w:rsidRPr="00DB7015" w:rsidRDefault="00930D2E" w:rsidP="000E09AD">
      <w:pPr>
        <w:pStyle w:val="BodyText"/>
        <w:ind w:left="709" w:right="1543" w:firstLine="567"/>
        <w:jc w:val="both"/>
      </w:pPr>
      <w:r w:rsidRPr="00DB7015">
        <w:t>As</w:t>
      </w:r>
      <w:r w:rsidRPr="00DB7015">
        <w:rPr>
          <w:spacing w:val="-14"/>
        </w:rPr>
        <w:t xml:space="preserve"> </w:t>
      </w:r>
      <w:r w:rsidRPr="00DB7015">
        <w:t>seen</w:t>
      </w:r>
      <w:r w:rsidRPr="00DB7015">
        <w:rPr>
          <w:spacing w:val="-12"/>
        </w:rPr>
        <w:t xml:space="preserve"> </w:t>
      </w:r>
      <w:r w:rsidRPr="00DB7015">
        <w:t>by</w:t>
      </w:r>
      <w:r w:rsidRPr="00DB7015">
        <w:rPr>
          <w:spacing w:val="-11"/>
        </w:rPr>
        <w:t xml:space="preserve"> </w:t>
      </w:r>
      <w:r w:rsidRPr="00DB7015">
        <w:t>the</w:t>
      </w:r>
      <w:r w:rsidRPr="00DB7015">
        <w:rPr>
          <w:spacing w:val="-11"/>
        </w:rPr>
        <w:t xml:space="preserve"> </w:t>
      </w:r>
      <w:r w:rsidRPr="00DB7015">
        <w:t>FLSAQ</w:t>
      </w:r>
      <w:r w:rsidRPr="00DB7015">
        <w:rPr>
          <w:spacing w:val="-12"/>
        </w:rPr>
        <w:t xml:space="preserve"> </w:t>
      </w:r>
      <w:r w:rsidRPr="00DB7015">
        <w:t>results,</w:t>
      </w:r>
      <w:r w:rsidRPr="00DB7015">
        <w:rPr>
          <w:spacing w:val="-12"/>
        </w:rPr>
        <w:t xml:space="preserve"> </w:t>
      </w:r>
      <w:r w:rsidRPr="00DB7015">
        <w:t>56.6%</w:t>
      </w:r>
      <w:r w:rsidRPr="00DB7015">
        <w:rPr>
          <w:spacing w:val="-13"/>
        </w:rPr>
        <w:t xml:space="preserve"> </w:t>
      </w:r>
      <w:r w:rsidRPr="00DB7015">
        <w:t>of</w:t>
      </w:r>
      <w:r w:rsidRPr="00DB7015">
        <w:rPr>
          <w:spacing w:val="-14"/>
        </w:rPr>
        <w:t xml:space="preserve"> </w:t>
      </w:r>
      <w:r w:rsidRPr="00DB7015">
        <w:t>students</w:t>
      </w:r>
      <w:r w:rsidRPr="00DB7015">
        <w:rPr>
          <w:spacing w:val="-10"/>
        </w:rPr>
        <w:t xml:space="preserve"> </w:t>
      </w:r>
      <w:r w:rsidRPr="00DB7015">
        <w:t>were</w:t>
      </w:r>
      <w:r w:rsidRPr="00DB7015">
        <w:rPr>
          <w:spacing w:val="-13"/>
        </w:rPr>
        <w:t xml:space="preserve"> </w:t>
      </w:r>
      <w:r w:rsidRPr="00DB7015">
        <w:t>found</w:t>
      </w:r>
      <w:r w:rsidRPr="00DB7015">
        <w:rPr>
          <w:spacing w:val="-13"/>
        </w:rPr>
        <w:t xml:space="preserve"> </w:t>
      </w:r>
      <w:r w:rsidRPr="00DB7015">
        <w:t>to</w:t>
      </w:r>
      <w:r w:rsidRPr="00DB7015">
        <w:rPr>
          <w:spacing w:val="-12"/>
        </w:rPr>
        <w:t xml:space="preserve"> </w:t>
      </w:r>
      <w:r w:rsidRPr="00DB7015">
        <w:t>have</w:t>
      </w:r>
      <w:r w:rsidRPr="00DB7015">
        <w:rPr>
          <w:spacing w:val="-12"/>
        </w:rPr>
        <w:t xml:space="preserve"> </w:t>
      </w:r>
      <w:r w:rsidRPr="00DB7015">
        <w:t>a</w:t>
      </w:r>
      <w:r w:rsidRPr="00DB7015">
        <w:rPr>
          <w:spacing w:val="-13"/>
        </w:rPr>
        <w:t xml:space="preserve"> </w:t>
      </w:r>
      <w:r w:rsidRPr="00DB7015">
        <w:t>medium</w:t>
      </w:r>
      <w:r w:rsidRPr="00DB7015">
        <w:rPr>
          <w:spacing w:val="-13"/>
        </w:rPr>
        <w:t xml:space="preserve"> </w:t>
      </w:r>
      <w:r w:rsidRPr="00DB7015">
        <w:t>level</w:t>
      </w:r>
      <w:r w:rsidRPr="00DB7015">
        <w:rPr>
          <w:spacing w:val="-57"/>
        </w:rPr>
        <w:t xml:space="preserve"> </w:t>
      </w:r>
      <w:r w:rsidRPr="00DB7015">
        <w:t>of anxiousness. Students who reported having a medium level of anxiety can be</w:t>
      </w:r>
      <w:r w:rsidRPr="00DB7015">
        <w:rPr>
          <w:spacing w:val="1"/>
        </w:rPr>
        <w:t xml:space="preserve"> </w:t>
      </w:r>
      <w:r w:rsidRPr="00DB7015">
        <w:t>described as typical, meaning neither too high nor too low. This could say that they</w:t>
      </w:r>
      <w:r w:rsidRPr="00DB7015">
        <w:rPr>
          <w:spacing w:val="-57"/>
        </w:rPr>
        <w:t xml:space="preserve"> </w:t>
      </w:r>
      <w:r w:rsidRPr="00DB7015">
        <w:t>can speak normally. Students that have this level of anxiety don't consider their</w:t>
      </w:r>
      <w:r w:rsidRPr="00DB7015">
        <w:rPr>
          <w:spacing w:val="1"/>
        </w:rPr>
        <w:t xml:space="preserve"> </w:t>
      </w:r>
      <w:r w:rsidRPr="00DB7015">
        <w:t xml:space="preserve">speaking fear to be terrifying. This result is in line with a study by </w:t>
      </w:r>
      <w:proofErr w:type="spellStart"/>
      <w:r w:rsidRPr="00DB7015">
        <w:t>Sugiyati</w:t>
      </w:r>
      <w:proofErr w:type="spellEnd"/>
      <w:r w:rsidRPr="00DB7015">
        <w:t xml:space="preserve"> and</w:t>
      </w:r>
      <w:r w:rsidRPr="00DB7015">
        <w:rPr>
          <w:spacing w:val="1"/>
        </w:rPr>
        <w:t xml:space="preserve"> </w:t>
      </w:r>
      <w:proofErr w:type="spellStart"/>
      <w:r w:rsidRPr="00DB7015">
        <w:t>Indriyani</w:t>
      </w:r>
      <w:proofErr w:type="spellEnd"/>
      <w:r w:rsidRPr="00DB7015">
        <w:rPr>
          <w:spacing w:val="-9"/>
        </w:rPr>
        <w:t xml:space="preserve"> </w:t>
      </w:r>
      <w:r w:rsidRPr="00DB7015">
        <w:t>(2021)</w:t>
      </w:r>
      <w:r w:rsidRPr="00DB7015">
        <w:rPr>
          <w:spacing w:val="-9"/>
        </w:rPr>
        <w:t xml:space="preserve"> </w:t>
      </w:r>
      <w:r w:rsidRPr="00DB7015">
        <w:t>which</w:t>
      </w:r>
      <w:r w:rsidRPr="00DB7015">
        <w:rPr>
          <w:spacing w:val="-10"/>
        </w:rPr>
        <w:t xml:space="preserve"> </w:t>
      </w:r>
      <w:r w:rsidRPr="00DB7015">
        <w:t>related</w:t>
      </w:r>
      <w:r w:rsidRPr="00DB7015">
        <w:rPr>
          <w:spacing w:val="-9"/>
        </w:rPr>
        <w:t xml:space="preserve"> </w:t>
      </w:r>
      <w:r w:rsidRPr="00DB7015">
        <w:t>that</w:t>
      </w:r>
      <w:r w:rsidRPr="00DB7015">
        <w:rPr>
          <w:spacing w:val="-10"/>
        </w:rPr>
        <w:t xml:space="preserve"> </w:t>
      </w:r>
      <w:r w:rsidRPr="00DB7015">
        <w:t>they</w:t>
      </w:r>
      <w:r w:rsidRPr="00DB7015">
        <w:rPr>
          <w:spacing w:val="-9"/>
        </w:rPr>
        <w:t xml:space="preserve"> </w:t>
      </w:r>
      <w:r w:rsidRPr="00DB7015">
        <w:t>also</w:t>
      </w:r>
      <w:r w:rsidRPr="00DB7015">
        <w:rPr>
          <w:spacing w:val="-8"/>
        </w:rPr>
        <w:t xml:space="preserve"> </w:t>
      </w:r>
      <w:r w:rsidRPr="00DB7015">
        <w:t>reported</w:t>
      </w:r>
      <w:r w:rsidRPr="00DB7015">
        <w:rPr>
          <w:spacing w:val="-8"/>
        </w:rPr>
        <w:t xml:space="preserve"> </w:t>
      </w:r>
      <w:r w:rsidRPr="00DB7015">
        <w:t>that</w:t>
      </w:r>
      <w:r w:rsidRPr="00DB7015">
        <w:rPr>
          <w:spacing w:val="-10"/>
        </w:rPr>
        <w:t xml:space="preserve"> </w:t>
      </w:r>
      <w:r w:rsidRPr="00DB7015">
        <w:t>most</w:t>
      </w:r>
      <w:r w:rsidRPr="00DB7015">
        <w:rPr>
          <w:spacing w:val="-7"/>
        </w:rPr>
        <w:t xml:space="preserve"> </w:t>
      </w:r>
      <w:r w:rsidRPr="00DB7015">
        <w:t>EFL</w:t>
      </w:r>
      <w:r w:rsidRPr="00DB7015">
        <w:rPr>
          <w:spacing w:val="-10"/>
        </w:rPr>
        <w:t xml:space="preserve"> </w:t>
      </w:r>
      <w:r w:rsidRPr="00DB7015">
        <w:t>students</w:t>
      </w:r>
      <w:r w:rsidRPr="00DB7015">
        <w:rPr>
          <w:spacing w:val="-8"/>
        </w:rPr>
        <w:t xml:space="preserve"> </w:t>
      </w:r>
      <w:r w:rsidRPr="00DB7015">
        <w:t>among</w:t>
      </w:r>
      <w:r w:rsidRPr="00DB7015">
        <w:rPr>
          <w:spacing w:val="-58"/>
        </w:rPr>
        <w:t xml:space="preserve"> </w:t>
      </w:r>
      <w:r w:rsidRPr="00DB7015">
        <w:t xml:space="preserve">English departments experience medium level </w:t>
      </w:r>
      <w:r w:rsidRPr="00DB7015">
        <w:lastRenderedPageBreak/>
        <w:t>of anxiety with a score 58,8%. Also</w:t>
      </w:r>
      <w:r w:rsidRPr="00DB7015">
        <w:rPr>
          <w:spacing w:val="1"/>
        </w:rPr>
        <w:t xml:space="preserve"> </w:t>
      </w:r>
      <w:r w:rsidRPr="00DB7015">
        <w:t xml:space="preserve">supported by </w:t>
      </w:r>
      <w:proofErr w:type="spellStart"/>
      <w:r w:rsidRPr="00DB7015">
        <w:t>Meyriza</w:t>
      </w:r>
      <w:proofErr w:type="spellEnd"/>
      <w:r w:rsidRPr="00DB7015">
        <w:t xml:space="preserve"> (2023) reported that the highest level is medium level with a</w:t>
      </w:r>
      <w:r w:rsidRPr="00DB7015">
        <w:rPr>
          <w:spacing w:val="1"/>
        </w:rPr>
        <w:t xml:space="preserve"> </w:t>
      </w:r>
      <w:r w:rsidRPr="00DB7015">
        <w:t>score</w:t>
      </w:r>
      <w:r w:rsidRPr="00DB7015">
        <w:rPr>
          <w:spacing w:val="21"/>
        </w:rPr>
        <w:t xml:space="preserve"> </w:t>
      </w:r>
      <w:r w:rsidRPr="00DB7015">
        <w:t>65%.</w:t>
      </w:r>
      <w:r w:rsidRPr="00DB7015">
        <w:rPr>
          <w:spacing w:val="22"/>
        </w:rPr>
        <w:t xml:space="preserve"> </w:t>
      </w:r>
      <w:r w:rsidRPr="00DB7015">
        <w:t>Students</w:t>
      </w:r>
      <w:r w:rsidRPr="00DB7015">
        <w:rPr>
          <w:spacing w:val="24"/>
        </w:rPr>
        <w:t xml:space="preserve"> </w:t>
      </w:r>
      <w:r w:rsidRPr="00DB7015">
        <w:t>with</w:t>
      </w:r>
      <w:r w:rsidRPr="00DB7015">
        <w:rPr>
          <w:spacing w:val="23"/>
        </w:rPr>
        <w:t xml:space="preserve"> </w:t>
      </w:r>
      <w:r w:rsidRPr="00DB7015">
        <w:t>a</w:t>
      </w:r>
      <w:r w:rsidRPr="00DB7015">
        <w:rPr>
          <w:spacing w:val="22"/>
        </w:rPr>
        <w:t xml:space="preserve"> </w:t>
      </w:r>
      <w:r w:rsidRPr="00DB7015">
        <w:t>medium</w:t>
      </w:r>
      <w:r w:rsidRPr="00DB7015">
        <w:rPr>
          <w:spacing w:val="23"/>
        </w:rPr>
        <w:t xml:space="preserve"> </w:t>
      </w:r>
      <w:r w:rsidRPr="00DB7015">
        <w:t>level</w:t>
      </w:r>
      <w:r w:rsidRPr="00DB7015">
        <w:rPr>
          <w:spacing w:val="24"/>
        </w:rPr>
        <w:t xml:space="preserve"> </w:t>
      </w:r>
      <w:r w:rsidRPr="00DB7015">
        <w:t>of</w:t>
      </w:r>
      <w:r w:rsidRPr="00DB7015">
        <w:rPr>
          <w:spacing w:val="22"/>
        </w:rPr>
        <w:t xml:space="preserve"> </w:t>
      </w:r>
      <w:r w:rsidRPr="00DB7015">
        <w:t>speaking</w:t>
      </w:r>
      <w:r w:rsidRPr="00DB7015">
        <w:rPr>
          <w:spacing w:val="24"/>
        </w:rPr>
        <w:t xml:space="preserve"> </w:t>
      </w:r>
      <w:r w:rsidRPr="00DB7015">
        <w:t>anxiety</w:t>
      </w:r>
      <w:r w:rsidRPr="00DB7015">
        <w:rPr>
          <w:spacing w:val="22"/>
        </w:rPr>
        <w:t xml:space="preserve"> </w:t>
      </w:r>
      <w:r w:rsidRPr="00DB7015">
        <w:t>indicated</w:t>
      </w:r>
      <w:r w:rsidRPr="00DB7015">
        <w:rPr>
          <w:spacing w:val="28"/>
        </w:rPr>
        <w:t xml:space="preserve"> </w:t>
      </w:r>
      <w:r w:rsidRPr="00DB7015">
        <w:t>that</w:t>
      </w:r>
      <w:r w:rsidRPr="00DB7015">
        <w:rPr>
          <w:spacing w:val="23"/>
        </w:rPr>
        <w:t xml:space="preserve"> </w:t>
      </w:r>
      <w:r w:rsidRPr="00DB7015">
        <w:t>they</w:t>
      </w:r>
      <w:r w:rsidR="000E09AD" w:rsidRPr="00DB7015">
        <w:t xml:space="preserve"> </w:t>
      </w:r>
      <w:r w:rsidRPr="00DB7015">
        <w:t>occasionally</w:t>
      </w:r>
      <w:r w:rsidRPr="00DB7015">
        <w:rPr>
          <w:spacing w:val="1"/>
        </w:rPr>
        <w:t xml:space="preserve"> </w:t>
      </w:r>
      <w:r w:rsidRPr="00DB7015">
        <w:t>feel</w:t>
      </w:r>
      <w:r w:rsidRPr="00DB7015">
        <w:rPr>
          <w:spacing w:val="1"/>
        </w:rPr>
        <w:t xml:space="preserve"> </w:t>
      </w:r>
      <w:r w:rsidRPr="00DB7015">
        <w:t>at</w:t>
      </w:r>
      <w:r w:rsidRPr="00DB7015">
        <w:rPr>
          <w:spacing w:val="1"/>
        </w:rPr>
        <w:t xml:space="preserve"> </w:t>
      </w:r>
      <w:r w:rsidRPr="00DB7015">
        <w:t>relaxed</w:t>
      </w:r>
      <w:r w:rsidRPr="00DB7015">
        <w:rPr>
          <w:spacing w:val="1"/>
        </w:rPr>
        <w:t xml:space="preserve"> </w:t>
      </w:r>
      <w:r w:rsidRPr="00DB7015">
        <w:t>and</w:t>
      </w:r>
      <w:r w:rsidRPr="00DB7015">
        <w:rPr>
          <w:spacing w:val="1"/>
        </w:rPr>
        <w:t xml:space="preserve"> </w:t>
      </w:r>
      <w:r w:rsidRPr="00DB7015">
        <w:t>confident</w:t>
      </w:r>
      <w:r w:rsidRPr="00DB7015">
        <w:rPr>
          <w:spacing w:val="1"/>
        </w:rPr>
        <w:t xml:space="preserve"> </w:t>
      </w:r>
      <w:r w:rsidRPr="00DB7015">
        <w:t>while</w:t>
      </w:r>
      <w:r w:rsidRPr="00DB7015">
        <w:rPr>
          <w:spacing w:val="1"/>
        </w:rPr>
        <w:t xml:space="preserve"> </w:t>
      </w:r>
      <w:r w:rsidRPr="00DB7015">
        <w:t>speaking</w:t>
      </w:r>
      <w:r w:rsidRPr="00DB7015">
        <w:rPr>
          <w:spacing w:val="1"/>
        </w:rPr>
        <w:t xml:space="preserve"> </w:t>
      </w:r>
      <w:r w:rsidRPr="00DB7015">
        <w:t>in</w:t>
      </w:r>
      <w:r w:rsidRPr="00DB7015">
        <w:rPr>
          <w:spacing w:val="1"/>
        </w:rPr>
        <w:t xml:space="preserve"> </w:t>
      </w:r>
      <w:r w:rsidRPr="00DB7015">
        <w:t>English,</w:t>
      </w:r>
      <w:r w:rsidRPr="00DB7015">
        <w:rPr>
          <w:spacing w:val="1"/>
        </w:rPr>
        <w:t xml:space="preserve"> </w:t>
      </w:r>
      <w:r w:rsidRPr="00DB7015">
        <w:t>but</w:t>
      </w:r>
      <w:r w:rsidRPr="00DB7015">
        <w:rPr>
          <w:spacing w:val="1"/>
        </w:rPr>
        <w:t xml:space="preserve"> </w:t>
      </w:r>
      <w:r w:rsidRPr="00DB7015">
        <w:t>occasionally they also feel pressure and insecure. Second, students with low levels</w:t>
      </w:r>
      <w:r w:rsidRPr="00DB7015">
        <w:rPr>
          <w:spacing w:val="1"/>
        </w:rPr>
        <w:t xml:space="preserve"> </w:t>
      </w:r>
      <w:r w:rsidRPr="00DB7015">
        <w:t>of anxiety were found to be 32.9%. They experience less tension and occasionally</w:t>
      </w:r>
      <w:r w:rsidRPr="00DB7015">
        <w:rPr>
          <w:spacing w:val="1"/>
        </w:rPr>
        <w:t xml:space="preserve"> </w:t>
      </w:r>
      <w:r w:rsidRPr="00DB7015">
        <w:t>speak English without any difficulty when their speaking anxiety is low. Students</w:t>
      </w:r>
      <w:r w:rsidRPr="00DB7015">
        <w:rPr>
          <w:spacing w:val="1"/>
        </w:rPr>
        <w:t xml:space="preserve"> </w:t>
      </w:r>
      <w:r w:rsidRPr="00DB7015">
        <w:t>who</w:t>
      </w:r>
      <w:r w:rsidRPr="00DB7015">
        <w:rPr>
          <w:spacing w:val="-10"/>
        </w:rPr>
        <w:t xml:space="preserve"> </w:t>
      </w:r>
      <w:r w:rsidRPr="00DB7015">
        <w:t>were</w:t>
      </w:r>
      <w:r w:rsidRPr="00DB7015">
        <w:rPr>
          <w:spacing w:val="-10"/>
        </w:rPr>
        <w:t xml:space="preserve"> </w:t>
      </w:r>
      <w:r w:rsidRPr="00DB7015">
        <w:t>at</w:t>
      </w:r>
      <w:r w:rsidRPr="00DB7015">
        <w:rPr>
          <w:spacing w:val="-8"/>
        </w:rPr>
        <w:t xml:space="preserve"> </w:t>
      </w:r>
      <w:r w:rsidRPr="00DB7015">
        <w:t>a</w:t>
      </w:r>
      <w:r w:rsidRPr="00DB7015">
        <w:rPr>
          <w:spacing w:val="-10"/>
        </w:rPr>
        <w:t xml:space="preserve"> </w:t>
      </w:r>
      <w:r w:rsidRPr="00DB7015">
        <w:t>low</w:t>
      </w:r>
      <w:r w:rsidRPr="00DB7015">
        <w:rPr>
          <w:spacing w:val="-9"/>
        </w:rPr>
        <w:t xml:space="preserve"> </w:t>
      </w:r>
      <w:r w:rsidRPr="00DB7015">
        <w:t>level</w:t>
      </w:r>
      <w:r w:rsidRPr="00DB7015">
        <w:rPr>
          <w:spacing w:val="-9"/>
        </w:rPr>
        <w:t xml:space="preserve"> </w:t>
      </w:r>
      <w:r w:rsidRPr="00DB7015">
        <w:t>of</w:t>
      </w:r>
      <w:r w:rsidRPr="00DB7015">
        <w:rPr>
          <w:spacing w:val="-9"/>
        </w:rPr>
        <w:t xml:space="preserve"> </w:t>
      </w:r>
      <w:r w:rsidRPr="00DB7015">
        <w:t>speaking</w:t>
      </w:r>
      <w:r w:rsidRPr="00DB7015">
        <w:rPr>
          <w:spacing w:val="-8"/>
        </w:rPr>
        <w:t xml:space="preserve"> </w:t>
      </w:r>
      <w:r w:rsidRPr="00DB7015">
        <w:t>anxiety</w:t>
      </w:r>
      <w:r w:rsidRPr="00DB7015">
        <w:rPr>
          <w:spacing w:val="-9"/>
        </w:rPr>
        <w:t xml:space="preserve"> </w:t>
      </w:r>
      <w:r w:rsidRPr="00DB7015">
        <w:t>show</w:t>
      </w:r>
      <w:r w:rsidRPr="00DB7015">
        <w:rPr>
          <w:spacing w:val="-8"/>
        </w:rPr>
        <w:t xml:space="preserve"> </w:t>
      </w:r>
      <w:r w:rsidRPr="00DB7015">
        <w:t>that</w:t>
      </w:r>
      <w:r w:rsidRPr="00DB7015">
        <w:rPr>
          <w:spacing w:val="-10"/>
        </w:rPr>
        <w:t xml:space="preserve"> </w:t>
      </w:r>
      <w:r w:rsidRPr="00DB7015">
        <w:t>they</w:t>
      </w:r>
      <w:r w:rsidRPr="00DB7015">
        <w:rPr>
          <w:spacing w:val="-9"/>
        </w:rPr>
        <w:t xml:space="preserve"> </w:t>
      </w:r>
      <w:r w:rsidRPr="00DB7015">
        <w:t>had</w:t>
      </w:r>
      <w:r w:rsidRPr="00DB7015">
        <w:rPr>
          <w:spacing w:val="-9"/>
        </w:rPr>
        <w:t xml:space="preserve"> </w:t>
      </w:r>
      <w:r w:rsidRPr="00DB7015">
        <w:t>high</w:t>
      </w:r>
      <w:r w:rsidRPr="00DB7015">
        <w:rPr>
          <w:spacing w:val="-8"/>
        </w:rPr>
        <w:t xml:space="preserve"> </w:t>
      </w:r>
      <w:r w:rsidR="000E09AD" w:rsidRPr="00DB7015">
        <w:t>self</w:t>
      </w:r>
      <w:r w:rsidR="000E09AD" w:rsidRPr="00DB7015">
        <w:rPr>
          <w:spacing w:val="-9"/>
        </w:rPr>
        <w:t>-</w:t>
      </w:r>
      <w:r w:rsidR="000E09AD" w:rsidRPr="00DB7015">
        <w:t>confidence</w:t>
      </w:r>
      <w:r w:rsidRPr="00DB7015">
        <w:t>.</w:t>
      </w:r>
      <w:r w:rsidRPr="00DB7015">
        <w:rPr>
          <w:spacing w:val="-58"/>
        </w:rPr>
        <w:t xml:space="preserve"> </w:t>
      </w:r>
      <w:r w:rsidRPr="00DB7015">
        <w:t>The</w:t>
      </w:r>
      <w:r w:rsidRPr="00DB7015">
        <w:rPr>
          <w:spacing w:val="-12"/>
        </w:rPr>
        <w:t xml:space="preserve"> </w:t>
      </w:r>
      <w:r w:rsidRPr="00DB7015">
        <w:t>unexpected</w:t>
      </w:r>
      <w:r w:rsidRPr="00DB7015">
        <w:rPr>
          <w:spacing w:val="-11"/>
        </w:rPr>
        <w:t xml:space="preserve"> </w:t>
      </w:r>
      <w:r w:rsidRPr="00DB7015">
        <w:t>finding</w:t>
      </w:r>
      <w:r w:rsidRPr="00DB7015">
        <w:rPr>
          <w:spacing w:val="-9"/>
        </w:rPr>
        <w:t xml:space="preserve"> </w:t>
      </w:r>
      <w:r w:rsidRPr="00DB7015">
        <w:t>in</w:t>
      </w:r>
      <w:r w:rsidRPr="00DB7015">
        <w:rPr>
          <w:spacing w:val="-11"/>
        </w:rPr>
        <w:t xml:space="preserve"> </w:t>
      </w:r>
      <w:r w:rsidRPr="00DB7015">
        <w:t>this</w:t>
      </w:r>
      <w:r w:rsidRPr="00DB7015">
        <w:rPr>
          <w:spacing w:val="-10"/>
        </w:rPr>
        <w:t xml:space="preserve"> </w:t>
      </w:r>
      <w:r w:rsidRPr="00DB7015">
        <w:t>study</w:t>
      </w:r>
      <w:r w:rsidRPr="00DB7015">
        <w:rPr>
          <w:spacing w:val="-11"/>
        </w:rPr>
        <w:t xml:space="preserve"> </w:t>
      </w:r>
      <w:r w:rsidRPr="00DB7015">
        <w:t>was</w:t>
      </w:r>
      <w:r w:rsidRPr="00DB7015">
        <w:rPr>
          <w:spacing w:val="-10"/>
        </w:rPr>
        <w:t xml:space="preserve"> </w:t>
      </w:r>
      <w:r w:rsidRPr="00DB7015">
        <w:t>that</w:t>
      </w:r>
      <w:r w:rsidRPr="00DB7015">
        <w:rPr>
          <w:spacing w:val="-11"/>
        </w:rPr>
        <w:t xml:space="preserve"> </w:t>
      </w:r>
      <w:r w:rsidRPr="00DB7015">
        <w:t>students</w:t>
      </w:r>
      <w:r w:rsidRPr="00DB7015">
        <w:rPr>
          <w:spacing w:val="-10"/>
        </w:rPr>
        <w:t xml:space="preserve"> </w:t>
      </w:r>
      <w:r w:rsidRPr="00DB7015">
        <w:t>with</w:t>
      </w:r>
      <w:r w:rsidRPr="00DB7015">
        <w:rPr>
          <w:spacing w:val="-10"/>
        </w:rPr>
        <w:t xml:space="preserve"> </w:t>
      </w:r>
      <w:r w:rsidRPr="00DB7015">
        <w:t>low</w:t>
      </w:r>
      <w:r w:rsidRPr="00DB7015">
        <w:rPr>
          <w:spacing w:val="-11"/>
        </w:rPr>
        <w:t xml:space="preserve"> </w:t>
      </w:r>
      <w:r w:rsidRPr="00DB7015">
        <w:t>levels</w:t>
      </w:r>
      <w:r w:rsidRPr="00DB7015">
        <w:rPr>
          <w:spacing w:val="-9"/>
        </w:rPr>
        <w:t xml:space="preserve"> </w:t>
      </w:r>
      <w:r w:rsidRPr="00DB7015">
        <w:t>of</w:t>
      </w:r>
      <w:r w:rsidRPr="00DB7015">
        <w:rPr>
          <w:spacing w:val="-12"/>
        </w:rPr>
        <w:t xml:space="preserve"> </w:t>
      </w:r>
      <w:r w:rsidRPr="00DB7015">
        <w:t>anxiety</w:t>
      </w:r>
      <w:r w:rsidRPr="00DB7015">
        <w:rPr>
          <w:spacing w:val="-11"/>
        </w:rPr>
        <w:t xml:space="preserve"> </w:t>
      </w:r>
      <w:r w:rsidRPr="00DB7015">
        <w:t>had</w:t>
      </w:r>
      <w:r w:rsidRPr="00DB7015">
        <w:rPr>
          <w:spacing w:val="-57"/>
        </w:rPr>
        <w:t xml:space="preserve"> </w:t>
      </w:r>
      <w:r w:rsidRPr="00DB7015">
        <w:t>an average score of 32.9%. The result of previous research by Öztürk and Gürbüz</w:t>
      </w:r>
      <w:r w:rsidRPr="00DB7015">
        <w:rPr>
          <w:spacing w:val="1"/>
        </w:rPr>
        <w:t xml:space="preserve"> </w:t>
      </w:r>
      <w:r w:rsidRPr="00DB7015">
        <w:t>(2014), showed that students who experienced low levels of anxiety slightly higher,</w:t>
      </w:r>
      <w:r w:rsidRPr="00DB7015">
        <w:rPr>
          <w:spacing w:val="-57"/>
        </w:rPr>
        <w:t xml:space="preserve"> </w:t>
      </w:r>
      <w:r w:rsidRPr="00DB7015">
        <w:t>which is 58%. The knowledge that speaking English is a definite advantage in most</w:t>
      </w:r>
      <w:r w:rsidRPr="00DB7015">
        <w:rPr>
          <w:spacing w:val="-57"/>
        </w:rPr>
        <w:t xml:space="preserve"> </w:t>
      </w:r>
      <w:r w:rsidRPr="00DB7015">
        <w:t>situations in Turkey may be the cause of this low level of speaking anxiety. As</w:t>
      </w:r>
      <w:r w:rsidRPr="00DB7015">
        <w:rPr>
          <w:spacing w:val="1"/>
        </w:rPr>
        <w:t xml:space="preserve"> </w:t>
      </w:r>
      <w:r w:rsidRPr="00DB7015">
        <w:t>expected,</w:t>
      </w:r>
      <w:r w:rsidRPr="00DB7015">
        <w:rPr>
          <w:spacing w:val="1"/>
        </w:rPr>
        <w:t xml:space="preserve"> </w:t>
      </w:r>
      <w:r w:rsidRPr="00DB7015">
        <w:t>students</w:t>
      </w:r>
      <w:r w:rsidRPr="00DB7015">
        <w:rPr>
          <w:spacing w:val="1"/>
        </w:rPr>
        <w:t xml:space="preserve"> </w:t>
      </w:r>
      <w:r w:rsidRPr="00DB7015">
        <w:t>enthusiastically</w:t>
      </w:r>
      <w:r w:rsidRPr="00DB7015">
        <w:rPr>
          <w:spacing w:val="1"/>
        </w:rPr>
        <w:t xml:space="preserve"> </w:t>
      </w:r>
      <w:r w:rsidRPr="00DB7015">
        <w:t>try</w:t>
      </w:r>
      <w:r w:rsidRPr="00DB7015">
        <w:rPr>
          <w:spacing w:val="1"/>
        </w:rPr>
        <w:t xml:space="preserve"> </w:t>
      </w:r>
      <w:r w:rsidRPr="00DB7015">
        <w:t>to</w:t>
      </w:r>
      <w:r w:rsidRPr="00DB7015">
        <w:rPr>
          <w:spacing w:val="1"/>
        </w:rPr>
        <w:t xml:space="preserve"> </w:t>
      </w:r>
      <w:r w:rsidRPr="00DB7015">
        <w:t>enhance their</w:t>
      </w:r>
      <w:r w:rsidRPr="00DB7015">
        <w:rPr>
          <w:spacing w:val="1"/>
        </w:rPr>
        <w:t xml:space="preserve"> </w:t>
      </w:r>
      <w:r w:rsidRPr="00DB7015">
        <w:t>speaking</w:t>
      </w:r>
      <w:r w:rsidRPr="00DB7015">
        <w:rPr>
          <w:spacing w:val="1"/>
        </w:rPr>
        <w:t xml:space="preserve"> </w:t>
      </w:r>
      <w:r w:rsidRPr="00DB7015">
        <w:t>skills</w:t>
      </w:r>
      <w:r w:rsidRPr="00DB7015">
        <w:rPr>
          <w:spacing w:val="1"/>
        </w:rPr>
        <w:t xml:space="preserve"> </w:t>
      </w:r>
      <w:r w:rsidRPr="00DB7015">
        <w:t>in</w:t>
      </w:r>
      <w:r w:rsidRPr="00DB7015">
        <w:rPr>
          <w:spacing w:val="1"/>
        </w:rPr>
        <w:t xml:space="preserve"> </w:t>
      </w:r>
      <w:r w:rsidRPr="00DB7015">
        <w:t>their</w:t>
      </w:r>
      <w:r w:rsidRPr="00DB7015">
        <w:rPr>
          <w:spacing w:val="-57"/>
        </w:rPr>
        <w:t xml:space="preserve"> </w:t>
      </w:r>
      <w:r w:rsidRPr="00DB7015">
        <w:t>language classes and consequently suffer low anxiety. In contrast to the findings of</w:t>
      </w:r>
      <w:r w:rsidRPr="00DB7015">
        <w:rPr>
          <w:spacing w:val="1"/>
        </w:rPr>
        <w:t xml:space="preserve"> </w:t>
      </w:r>
      <w:r w:rsidRPr="00DB7015">
        <w:t>the earlier study by Mitha et al. (2018), only 9% of students reported having low</w:t>
      </w:r>
      <w:r w:rsidRPr="00DB7015">
        <w:rPr>
          <w:spacing w:val="1"/>
        </w:rPr>
        <w:t xml:space="preserve"> </w:t>
      </w:r>
      <w:r w:rsidRPr="00DB7015">
        <w:t>levels</w:t>
      </w:r>
      <w:r w:rsidRPr="00DB7015">
        <w:rPr>
          <w:spacing w:val="-3"/>
        </w:rPr>
        <w:t xml:space="preserve"> </w:t>
      </w:r>
      <w:r w:rsidRPr="00DB7015">
        <w:t>of</w:t>
      </w:r>
      <w:r w:rsidRPr="00DB7015">
        <w:rPr>
          <w:spacing w:val="-5"/>
        </w:rPr>
        <w:t xml:space="preserve"> </w:t>
      </w:r>
      <w:r w:rsidRPr="00DB7015">
        <w:t>anxiety.</w:t>
      </w:r>
      <w:r w:rsidRPr="00DB7015">
        <w:rPr>
          <w:spacing w:val="-4"/>
        </w:rPr>
        <w:t xml:space="preserve"> </w:t>
      </w:r>
      <w:r w:rsidRPr="00DB7015">
        <w:t>Last,</w:t>
      </w:r>
      <w:r w:rsidRPr="00DB7015">
        <w:rPr>
          <w:spacing w:val="-3"/>
        </w:rPr>
        <w:t xml:space="preserve"> </w:t>
      </w:r>
      <w:r w:rsidRPr="00DB7015">
        <w:t>it</w:t>
      </w:r>
      <w:r w:rsidRPr="00DB7015">
        <w:rPr>
          <w:spacing w:val="-2"/>
        </w:rPr>
        <w:t xml:space="preserve"> </w:t>
      </w:r>
      <w:r w:rsidRPr="00DB7015">
        <w:t>was</w:t>
      </w:r>
      <w:r w:rsidRPr="00DB7015">
        <w:rPr>
          <w:spacing w:val="-4"/>
        </w:rPr>
        <w:t xml:space="preserve"> </w:t>
      </w:r>
      <w:r w:rsidRPr="00DB7015">
        <w:t>found</w:t>
      </w:r>
      <w:r w:rsidRPr="00DB7015">
        <w:rPr>
          <w:spacing w:val="-5"/>
        </w:rPr>
        <w:t xml:space="preserve"> </w:t>
      </w:r>
      <w:r w:rsidRPr="00DB7015">
        <w:t>that</w:t>
      </w:r>
      <w:r w:rsidRPr="00DB7015">
        <w:rPr>
          <w:spacing w:val="-3"/>
        </w:rPr>
        <w:t xml:space="preserve"> </w:t>
      </w:r>
      <w:r w:rsidRPr="00DB7015">
        <w:t>10,5%</w:t>
      </w:r>
      <w:r w:rsidRPr="00DB7015">
        <w:rPr>
          <w:spacing w:val="-5"/>
        </w:rPr>
        <w:t xml:space="preserve"> </w:t>
      </w:r>
      <w:r w:rsidRPr="00DB7015">
        <w:t>of students</w:t>
      </w:r>
      <w:r w:rsidRPr="00DB7015">
        <w:rPr>
          <w:spacing w:val="-3"/>
        </w:rPr>
        <w:t xml:space="preserve"> </w:t>
      </w:r>
      <w:r w:rsidRPr="00DB7015">
        <w:t>had</w:t>
      </w:r>
      <w:r w:rsidRPr="00DB7015">
        <w:rPr>
          <w:spacing w:val="-4"/>
        </w:rPr>
        <w:t xml:space="preserve"> </w:t>
      </w:r>
      <w:r w:rsidRPr="00DB7015">
        <w:t>high</w:t>
      </w:r>
      <w:r w:rsidRPr="00DB7015">
        <w:rPr>
          <w:spacing w:val="-3"/>
        </w:rPr>
        <w:t xml:space="preserve"> </w:t>
      </w:r>
      <w:r w:rsidRPr="00DB7015">
        <w:t>level</w:t>
      </w:r>
      <w:r w:rsidRPr="00DB7015">
        <w:rPr>
          <w:spacing w:val="-3"/>
        </w:rPr>
        <w:t xml:space="preserve"> </w:t>
      </w:r>
      <w:r w:rsidRPr="00DB7015">
        <w:t>of</w:t>
      </w:r>
      <w:r w:rsidRPr="00DB7015">
        <w:rPr>
          <w:spacing w:val="-4"/>
        </w:rPr>
        <w:t xml:space="preserve"> </w:t>
      </w:r>
      <w:r w:rsidRPr="00DB7015">
        <w:t>anxiety</w:t>
      </w:r>
      <w:r w:rsidRPr="00DB7015">
        <w:rPr>
          <w:spacing w:val="-1"/>
        </w:rPr>
        <w:t>,</w:t>
      </w:r>
      <w:r w:rsidRPr="00DB7015">
        <w:rPr>
          <w:spacing w:val="-13"/>
        </w:rPr>
        <w:t xml:space="preserve"> </w:t>
      </w:r>
      <w:r w:rsidRPr="00DB7015">
        <w:rPr>
          <w:spacing w:val="-1"/>
        </w:rPr>
        <w:t>which</w:t>
      </w:r>
      <w:r w:rsidRPr="00DB7015">
        <w:rPr>
          <w:spacing w:val="-13"/>
        </w:rPr>
        <w:t xml:space="preserve"> </w:t>
      </w:r>
      <w:r w:rsidRPr="00DB7015">
        <w:t>were</w:t>
      </w:r>
      <w:r w:rsidRPr="00DB7015">
        <w:rPr>
          <w:spacing w:val="-15"/>
        </w:rPr>
        <w:t xml:space="preserve"> </w:t>
      </w:r>
      <w:r w:rsidRPr="00DB7015">
        <w:t>characterized</w:t>
      </w:r>
      <w:r w:rsidRPr="00DB7015">
        <w:rPr>
          <w:spacing w:val="-13"/>
        </w:rPr>
        <w:t xml:space="preserve"> </w:t>
      </w:r>
      <w:r w:rsidRPr="00DB7015">
        <w:t>by</w:t>
      </w:r>
      <w:r w:rsidRPr="00DB7015">
        <w:rPr>
          <w:spacing w:val="-13"/>
        </w:rPr>
        <w:t xml:space="preserve"> </w:t>
      </w:r>
      <w:r w:rsidRPr="00DB7015">
        <w:t>excessive</w:t>
      </w:r>
      <w:r w:rsidRPr="00DB7015">
        <w:rPr>
          <w:spacing w:val="-13"/>
        </w:rPr>
        <w:t xml:space="preserve"> </w:t>
      </w:r>
      <w:r w:rsidRPr="00DB7015">
        <w:t>worry</w:t>
      </w:r>
      <w:r w:rsidRPr="00DB7015">
        <w:rPr>
          <w:spacing w:val="-14"/>
        </w:rPr>
        <w:t xml:space="preserve"> </w:t>
      </w:r>
      <w:r w:rsidRPr="00DB7015">
        <w:t>and</w:t>
      </w:r>
      <w:r w:rsidRPr="00DB7015">
        <w:rPr>
          <w:spacing w:val="-8"/>
        </w:rPr>
        <w:t xml:space="preserve"> </w:t>
      </w:r>
      <w:r w:rsidRPr="00DB7015">
        <w:t>a</w:t>
      </w:r>
      <w:r w:rsidRPr="00DB7015">
        <w:rPr>
          <w:spacing w:val="-14"/>
        </w:rPr>
        <w:t xml:space="preserve"> </w:t>
      </w:r>
      <w:r w:rsidRPr="00DB7015">
        <w:t>lack</w:t>
      </w:r>
      <w:r w:rsidRPr="00DB7015">
        <w:rPr>
          <w:spacing w:val="-13"/>
        </w:rPr>
        <w:t xml:space="preserve"> </w:t>
      </w:r>
      <w:r w:rsidRPr="00DB7015">
        <w:t>of</w:t>
      </w:r>
      <w:r w:rsidRPr="00DB7015">
        <w:rPr>
          <w:spacing w:val="-14"/>
        </w:rPr>
        <w:t xml:space="preserve"> </w:t>
      </w:r>
      <w:r w:rsidRPr="00DB7015">
        <w:t>confidence.</w:t>
      </w:r>
      <w:r w:rsidRPr="00DB7015">
        <w:rPr>
          <w:spacing w:val="-13"/>
        </w:rPr>
        <w:t xml:space="preserve"> </w:t>
      </w:r>
      <w:r w:rsidRPr="00DB7015">
        <w:t>They</w:t>
      </w:r>
      <w:r w:rsidRPr="00DB7015">
        <w:rPr>
          <w:spacing w:val="-12"/>
        </w:rPr>
        <w:t xml:space="preserve"> </w:t>
      </w:r>
      <w:r w:rsidRPr="00DB7015">
        <w:t>tended</w:t>
      </w:r>
      <w:r w:rsidRPr="00DB7015">
        <w:rPr>
          <w:spacing w:val="-58"/>
        </w:rPr>
        <w:t xml:space="preserve"> </w:t>
      </w:r>
      <w:r w:rsidRPr="00DB7015">
        <w:t>to have trouble managing and controlling the anxiety they experienced, such as</w:t>
      </w:r>
      <w:r w:rsidRPr="00DB7015">
        <w:rPr>
          <w:spacing w:val="1"/>
        </w:rPr>
        <w:t xml:space="preserve"> </w:t>
      </w:r>
      <w:r w:rsidRPr="00DB7015">
        <w:t>worried about getting corrected by the teacher for their mistakes in front of their</w:t>
      </w:r>
      <w:r w:rsidRPr="00DB7015">
        <w:rPr>
          <w:spacing w:val="1"/>
        </w:rPr>
        <w:t xml:space="preserve"> </w:t>
      </w:r>
      <w:r w:rsidRPr="00DB7015">
        <w:t>friends,</w:t>
      </w:r>
      <w:r w:rsidRPr="00DB7015">
        <w:rPr>
          <w:spacing w:val="1"/>
        </w:rPr>
        <w:t xml:space="preserve"> </w:t>
      </w:r>
      <w:r w:rsidRPr="00DB7015">
        <w:t>not</w:t>
      </w:r>
      <w:r w:rsidRPr="00DB7015">
        <w:rPr>
          <w:spacing w:val="1"/>
        </w:rPr>
        <w:t xml:space="preserve"> </w:t>
      </w:r>
      <w:r w:rsidRPr="00DB7015">
        <w:t>feeling</w:t>
      </w:r>
      <w:r w:rsidRPr="00DB7015">
        <w:rPr>
          <w:spacing w:val="1"/>
        </w:rPr>
        <w:t xml:space="preserve"> </w:t>
      </w:r>
      <w:r w:rsidRPr="00DB7015">
        <w:t>confident</w:t>
      </w:r>
      <w:r w:rsidRPr="00DB7015">
        <w:rPr>
          <w:spacing w:val="1"/>
        </w:rPr>
        <w:t xml:space="preserve"> </w:t>
      </w:r>
      <w:r w:rsidRPr="00DB7015">
        <w:t>in</w:t>
      </w:r>
      <w:r w:rsidRPr="00DB7015">
        <w:rPr>
          <w:spacing w:val="1"/>
        </w:rPr>
        <w:t xml:space="preserve"> </w:t>
      </w:r>
      <w:r w:rsidRPr="00DB7015">
        <w:t>speaking</w:t>
      </w:r>
      <w:r w:rsidRPr="00DB7015">
        <w:rPr>
          <w:spacing w:val="1"/>
        </w:rPr>
        <w:t xml:space="preserve"> </w:t>
      </w:r>
      <w:r w:rsidRPr="00DB7015">
        <w:t>English,</w:t>
      </w:r>
      <w:r w:rsidRPr="00DB7015">
        <w:rPr>
          <w:spacing w:val="1"/>
        </w:rPr>
        <w:t xml:space="preserve"> </w:t>
      </w:r>
      <w:r w:rsidRPr="00DB7015">
        <w:t>and</w:t>
      </w:r>
      <w:r w:rsidRPr="00DB7015">
        <w:rPr>
          <w:spacing w:val="1"/>
        </w:rPr>
        <w:t xml:space="preserve"> </w:t>
      </w:r>
      <w:r w:rsidRPr="00DB7015">
        <w:t>a</w:t>
      </w:r>
      <w:r w:rsidRPr="00DB7015">
        <w:rPr>
          <w:spacing w:val="1"/>
        </w:rPr>
        <w:t xml:space="preserve"> </w:t>
      </w:r>
      <w:r w:rsidRPr="00DB7015">
        <w:t>sense</w:t>
      </w:r>
      <w:r w:rsidRPr="00DB7015">
        <w:rPr>
          <w:spacing w:val="1"/>
        </w:rPr>
        <w:t xml:space="preserve"> </w:t>
      </w:r>
      <w:r w:rsidRPr="00DB7015">
        <w:t>anxious</w:t>
      </w:r>
      <w:r w:rsidRPr="00DB7015">
        <w:rPr>
          <w:spacing w:val="1"/>
        </w:rPr>
        <w:t xml:space="preserve"> </w:t>
      </w:r>
      <w:r w:rsidRPr="00DB7015">
        <w:t>when</w:t>
      </w:r>
      <w:r w:rsidRPr="00DB7015">
        <w:rPr>
          <w:spacing w:val="-57"/>
        </w:rPr>
        <w:t xml:space="preserve"> </w:t>
      </w:r>
      <w:r w:rsidRPr="00DB7015">
        <w:t>speaking English in front of other students. When compared to the results of earlier</w:t>
      </w:r>
      <w:r w:rsidRPr="00DB7015">
        <w:rPr>
          <w:spacing w:val="-57"/>
        </w:rPr>
        <w:t xml:space="preserve"> </w:t>
      </w:r>
      <w:r w:rsidRPr="00DB7015">
        <w:t>research by Pratiwi. (2023), which showed that most of students are in high level of</w:t>
      </w:r>
      <w:r w:rsidRPr="00DB7015">
        <w:rPr>
          <w:spacing w:val="-57"/>
        </w:rPr>
        <w:t xml:space="preserve"> </w:t>
      </w:r>
      <w:r w:rsidRPr="00DB7015">
        <w:t>anxiety with a</w:t>
      </w:r>
      <w:r w:rsidRPr="00DB7015">
        <w:rPr>
          <w:spacing w:val="-1"/>
        </w:rPr>
        <w:t xml:space="preserve"> </w:t>
      </w:r>
      <w:r w:rsidRPr="00DB7015">
        <w:t>score</w:t>
      </w:r>
      <w:r w:rsidRPr="00DB7015">
        <w:rPr>
          <w:spacing w:val="-1"/>
        </w:rPr>
        <w:t xml:space="preserve"> </w:t>
      </w:r>
      <w:r w:rsidRPr="00DB7015">
        <w:t>59,7%</w:t>
      </w:r>
    </w:p>
    <w:p w14:paraId="53E6E8E6" w14:textId="77777777" w:rsidR="0042060D" w:rsidRPr="00DB7015" w:rsidRDefault="0042060D" w:rsidP="0020125D">
      <w:pPr>
        <w:pStyle w:val="BodyText"/>
        <w:spacing w:before="7"/>
        <w:rPr>
          <w:sz w:val="27"/>
        </w:rPr>
      </w:pPr>
    </w:p>
    <w:p w14:paraId="5C8197AB" w14:textId="79042B9A" w:rsidR="0042060D" w:rsidRPr="00DB7015" w:rsidRDefault="000E09AD" w:rsidP="0020125D">
      <w:pPr>
        <w:pStyle w:val="Heading1"/>
        <w:spacing w:before="1"/>
      </w:pPr>
      <w:r w:rsidRPr="00DB7015">
        <w:t>CONCLUSION</w:t>
      </w:r>
    </w:p>
    <w:p w14:paraId="72A46C56" w14:textId="4D7052CA" w:rsidR="0042060D" w:rsidRPr="00DB7015" w:rsidRDefault="00930D2E" w:rsidP="0020125D">
      <w:pPr>
        <w:pStyle w:val="BodyText"/>
        <w:spacing w:before="168"/>
        <w:ind w:left="523" w:right="1538" w:firstLine="719"/>
        <w:jc w:val="both"/>
      </w:pPr>
      <w:r w:rsidRPr="00DB7015">
        <w:t>Through the distribution of questionnaires, the quantitative descriptive</w:t>
      </w:r>
      <w:r w:rsidRPr="00DB7015">
        <w:rPr>
          <w:spacing w:val="1"/>
        </w:rPr>
        <w:t xml:space="preserve"> </w:t>
      </w:r>
      <w:r w:rsidRPr="00DB7015">
        <w:t>approach was used to recruit</w:t>
      </w:r>
      <w:r w:rsidRPr="00DB7015">
        <w:rPr>
          <w:spacing w:val="1"/>
        </w:rPr>
        <w:t xml:space="preserve"> </w:t>
      </w:r>
      <w:r w:rsidRPr="00DB7015">
        <w:t>people in order to identify the categories and</w:t>
      </w:r>
      <w:r w:rsidRPr="00DB7015">
        <w:rPr>
          <w:spacing w:val="1"/>
        </w:rPr>
        <w:t xml:space="preserve"> </w:t>
      </w:r>
      <w:r w:rsidRPr="00DB7015">
        <w:t>measure each participant's level of speaking anxiety. Based on the finding of the</w:t>
      </w:r>
      <w:r w:rsidRPr="00DB7015">
        <w:rPr>
          <w:spacing w:val="1"/>
        </w:rPr>
        <w:t xml:space="preserve"> </w:t>
      </w:r>
      <w:r w:rsidRPr="00DB7015">
        <w:t>research,</w:t>
      </w:r>
      <w:r w:rsidRPr="00DB7015">
        <w:rPr>
          <w:spacing w:val="-4"/>
        </w:rPr>
        <w:t xml:space="preserve"> </w:t>
      </w:r>
      <w:r w:rsidRPr="00DB7015">
        <w:t>the</w:t>
      </w:r>
      <w:r w:rsidRPr="00DB7015">
        <w:rPr>
          <w:spacing w:val="-4"/>
        </w:rPr>
        <w:t xml:space="preserve"> </w:t>
      </w:r>
      <w:r w:rsidRPr="00DB7015">
        <w:t>researcher</w:t>
      </w:r>
      <w:r w:rsidR="00A100AE" w:rsidRPr="00DB7015">
        <w:t>s</w:t>
      </w:r>
      <w:r w:rsidRPr="00DB7015">
        <w:rPr>
          <w:spacing w:val="-5"/>
        </w:rPr>
        <w:t xml:space="preserve"> </w:t>
      </w:r>
      <w:r w:rsidRPr="00DB7015">
        <w:t>found</w:t>
      </w:r>
      <w:r w:rsidRPr="00DB7015">
        <w:rPr>
          <w:spacing w:val="-4"/>
        </w:rPr>
        <w:t xml:space="preserve"> </w:t>
      </w:r>
      <w:r w:rsidRPr="00DB7015">
        <w:t>the</w:t>
      </w:r>
      <w:r w:rsidRPr="00DB7015">
        <w:rPr>
          <w:spacing w:val="-4"/>
        </w:rPr>
        <w:t xml:space="preserve"> </w:t>
      </w:r>
      <w:r w:rsidRPr="00DB7015">
        <w:t>result</w:t>
      </w:r>
      <w:r w:rsidRPr="00DB7015">
        <w:rPr>
          <w:spacing w:val="-2"/>
        </w:rPr>
        <w:t xml:space="preserve"> </w:t>
      </w:r>
      <w:r w:rsidRPr="00DB7015">
        <w:t>of</w:t>
      </w:r>
      <w:r w:rsidRPr="00DB7015">
        <w:rPr>
          <w:spacing w:val="-2"/>
        </w:rPr>
        <w:t xml:space="preserve"> </w:t>
      </w:r>
      <w:r w:rsidRPr="00DB7015">
        <w:t>aspects</w:t>
      </w:r>
      <w:r w:rsidRPr="00DB7015">
        <w:rPr>
          <w:spacing w:val="-1"/>
        </w:rPr>
        <w:t xml:space="preserve"> </w:t>
      </w:r>
      <w:r w:rsidRPr="00DB7015">
        <w:t>of</w:t>
      </w:r>
      <w:r w:rsidRPr="00DB7015">
        <w:rPr>
          <w:spacing w:val="-5"/>
        </w:rPr>
        <w:t xml:space="preserve"> </w:t>
      </w:r>
      <w:r w:rsidRPr="00DB7015">
        <w:t>speaking</w:t>
      </w:r>
      <w:r w:rsidRPr="00DB7015">
        <w:rPr>
          <w:spacing w:val="-3"/>
        </w:rPr>
        <w:t xml:space="preserve"> </w:t>
      </w:r>
      <w:r w:rsidRPr="00DB7015">
        <w:t>anxiety.</w:t>
      </w:r>
      <w:r w:rsidRPr="00DB7015">
        <w:rPr>
          <w:spacing w:val="-4"/>
        </w:rPr>
        <w:t xml:space="preserve"> </w:t>
      </w:r>
      <w:commentRangeStart w:id="93"/>
      <w:r w:rsidRPr="00DB7015">
        <w:t>There</w:t>
      </w:r>
      <w:r w:rsidRPr="00DB7015">
        <w:rPr>
          <w:spacing w:val="-5"/>
        </w:rPr>
        <w:t xml:space="preserve"> </w:t>
      </w:r>
      <w:r w:rsidRPr="00DB7015">
        <w:t>are</w:t>
      </w:r>
      <w:r w:rsidRPr="00DB7015">
        <w:rPr>
          <w:spacing w:val="-58"/>
        </w:rPr>
        <w:t xml:space="preserve"> </w:t>
      </w:r>
      <w:del w:id="94" w:author="User" w:date="2024-10-24T12:12:00Z">
        <w:r w:rsidRPr="00DB7015" w:rsidDel="00AA4FAE">
          <w:delText>67,09%</w:delText>
        </w:r>
        <w:r w:rsidRPr="00DB7015" w:rsidDel="00AA4FAE">
          <w:rPr>
            <w:spacing w:val="1"/>
          </w:rPr>
          <w:delText xml:space="preserve"> </w:delText>
        </w:r>
      </w:del>
      <w:r w:rsidRPr="00DB7015">
        <w:t>students</w:t>
      </w:r>
      <w:r w:rsidRPr="00DB7015">
        <w:rPr>
          <w:spacing w:val="1"/>
        </w:rPr>
        <w:t xml:space="preserve"> </w:t>
      </w:r>
      <w:r w:rsidRPr="00DB7015">
        <w:t>were</w:t>
      </w:r>
      <w:r w:rsidRPr="00DB7015">
        <w:rPr>
          <w:spacing w:val="1"/>
        </w:rPr>
        <w:t xml:space="preserve"> </w:t>
      </w:r>
      <w:r w:rsidRPr="00DB7015">
        <w:t>anxious</w:t>
      </w:r>
      <w:r w:rsidRPr="00DB7015">
        <w:rPr>
          <w:spacing w:val="1"/>
        </w:rPr>
        <w:t xml:space="preserve"> </w:t>
      </w:r>
      <w:r w:rsidRPr="00DB7015">
        <w:t>about</w:t>
      </w:r>
      <w:r w:rsidRPr="00DB7015">
        <w:rPr>
          <w:spacing w:val="1"/>
        </w:rPr>
        <w:t xml:space="preserve"> </w:t>
      </w:r>
      <w:r w:rsidRPr="00DB7015">
        <w:t>speaking</w:t>
      </w:r>
      <w:r w:rsidRPr="00DB7015">
        <w:rPr>
          <w:spacing w:val="1"/>
        </w:rPr>
        <w:t xml:space="preserve"> </w:t>
      </w:r>
      <w:r w:rsidRPr="00DB7015">
        <w:t>English</w:t>
      </w:r>
      <w:r w:rsidRPr="00DB7015">
        <w:rPr>
          <w:spacing w:val="1"/>
        </w:rPr>
        <w:t xml:space="preserve"> </w:t>
      </w:r>
      <w:r w:rsidRPr="00DB7015">
        <w:t>without</w:t>
      </w:r>
      <w:r w:rsidRPr="00DB7015">
        <w:rPr>
          <w:spacing w:val="1"/>
        </w:rPr>
        <w:t xml:space="preserve"> </w:t>
      </w:r>
      <w:r w:rsidRPr="00DB7015">
        <w:t>preparation,</w:t>
      </w:r>
      <w:r w:rsidRPr="00DB7015">
        <w:rPr>
          <w:spacing w:val="1"/>
        </w:rPr>
        <w:t xml:space="preserve"> </w:t>
      </w:r>
      <w:del w:id="95" w:author="User" w:date="2024-10-24T12:12:00Z">
        <w:r w:rsidRPr="00DB7015" w:rsidDel="00AA4FAE">
          <w:delText>67,09%</w:delText>
        </w:r>
      </w:del>
      <w:proofErr w:type="spellStart"/>
      <w:ins w:id="96" w:author="User" w:date="2024-10-24T12:13:00Z">
        <w:r w:rsidR="00AA4FAE">
          <w:t>students</w:t>
        </w:r>
      </w:ins>
      <w:del w:id="97" w:author="User" w:date="2024-10-24T12:12:00Z">
        <w:r w:rsidRPr="00DB7015" w:rsidDel="00AA4FAE">
          <w:delText xml:space="preserve"> </w:delText>
        </w:r>
      </w:del>
      <w:r w:rsidRPr="00DB7015">
        <w:t>experience</w:t>
      </w:r>
      <w:proofErr w:type="spellEnd"/>
      <w:r w:rsidRPr="00DB7015">
        <w:t xml:space="preserve"> extreme nervousness while speaking English with</w:t>
      </w:r>
      <w:r w:rsidRPr="00DB7015">
        <w:rPr>
          <w:spacing w:val="1"/>
        </w:rPr>
        <w:t xml:space="preserve"> </w:t>
      </w:r>
      <w:r w:rsidRPr="00DB7015">
        <w:t>native</w:t>
      </w:r>
      <w:r w:rsidRPr="00DB7015">
        <w:rPr>
          <w:spacing w:val="1"/>
        </w:rPr>
        <w:t xml:space="preserve"> </w:t>
      </w:r>
      <w:r w:rsidRPr="00DB7015">
        <w:t>speakers,</w:t>
      </w:r>
      <w:r w:rsidRPr="00DB7015">
        <w:rPr>
          <w:spacing w:val="1"/>
        </w:rPr>
        <w:t xml:space="preserve"> </w:t>
      </w:r>
      <w:r w:rsidRPr="00DB7015">
        <w:t>and</w:t>
      </w:r>
      <w:r w:rsidRPr="00DB7015">
        <w:rPr>
          <w:spacing w:val="1"/>
        </w:rPr>
        <w:t xml:space="preserve"> </w:t>
      </w:r>
      <w:del w:id="98" w:author="User" w:date="2024-10-24T12:13:00Z">
        <w:r w:rsidRPr="00DB7015" w:rsidDel="00AA4FAE">
          <w:delText>61,81%</w:delText>
        </w:r>
        <w:commentRangeEnd w:id="93"/>
        <w:r w:rsidR="00302068" w:rsidRPr="00DB7015" w:rsidDel="00AA4FAE">
          <w:rPr>
            <w:rStyle w:val="CommentReference"/>
          </w:rPr>
          <w:commentReference w:id="93"/>
        </w:r>
        <w:r w:rsidRPr="00DB7015" w:rsidDel="00AA4FAE">
          <w:delText xml:space="preserve"> </w:delText>
        </w:r>
      </w:del>
      <w:r w:rsidRPr="00DB7015">
        <w:t>students</w:t>
      </w:r>
      <w:r w:rsidRPr="00DB7015">
        <w:rPr>
          <w:spacing w:val="1"/>
        </w:rPr>
        <w:t xml:space="preserve"> </w:t>
      </w:r>
      <w:r w:rsidRPr="00DB7015">
        <w:t>feel</w:t>
      </w:r>
      <w:r w:rsidRPr="00DB7015">
        <w:rPr>
          <w:spacing w:val="1"/>
        </w:rPr>
        <w:t xml:space="preserve"> </w:t>
      </w:r>
      <w:r w:rsidRPr="00DB7015">
        <w:t>insecure</w:t>
      </w:r>
      <w:r w:rsidRPr="00DB7015">
        <w:rPr>
          <w:spacing w:val="1"/>
        </w:rPr>
        <w:t xml:space="preserve"> </w:t>
      </w:r>
      <w:r w:rsidRPr="00DB7015">
        <w:t>and</w:t>
      </w:r>
      <w:r w:rsidRPr="00DB7015">
        <w:rPr>
          <w:spacing w:val="1"/>
        </w:rPr>
        <w:t xml:space="preserve"> </w:t>
      </w:r>
      <w:r w:rsidRPr="00DB7015">
        <w:t>frequently</w:t>
      </w:r>
      <w:r w:rsidRPr="00DB7015">
        <w:rPr>
          <w:spacing w:val="1"/>
        </w:rPr>
        <w:t xml:space="preserve"> </w:t>
      </w:r>
      <w:r w:rsidRPr="00DB7015">
        <w:t>think</w:t>
      </w:r>
      <w:r w:rsidRPr="00DB7015">
        <w:rPr>
          <w:spacing w:val="1"/>
        </w:rPr>
        <w:t xml:space="preserve"> </w:t>
      </w:r>
      <w:r w:rsidRPr="00DB7015">
        <w:t>that</w:t>
      </w:r>
      <w:r w:rsidRPr="00DB7015">
        <w:rPr>
          <w:spacing w:val="1"/>
        </w:rPr>
        <w:t xml:space="preserve"> </w:t>
      </w:r>
      <w:r w:rsidRPr="00DB7015">
        <w:t>other</w:t>
      </w:r>
      <w:r w:rsidRPr="00DB7015">
        <w:rPr>
          <w:spacing w:val="-57"/>
        </w:rPr>
        <w:t xml:space="preserve"> </w:t>
      </w:r>
      <w:r w:rsidRPr="00DB7015">
        <w:t>students speak English more fluently than they do. Among the three types of</w:t>
      </w:r>
      <w:r w:rsidRPr="00DB7015">
        <w:rPr>
          <w:spacing w:val="1"/>
        </w:rPr>
        <w:t xml:space="preserve"> </w:t>
      </w:r>
      <w:r w:rsidRPr="00DB7015">
        <w:t>speaking anxiety such as communication apprehension, test anxiety, and fear of</w:t>
      </w:r>
      <w:r w:rsidRPr="00DB7015">
        <w:rPr>
          <w:spacing w:val="1"/>
        </w:rPr>
        <w:t xml:space="preserve"> </w:t>
      </w:r>
      <w:r w:rsidRPr="00DB7015">
        <w:t>negative</w:t>
      </w:r>
      <w:r w:rsidRPr="00DB7015">
        <w:rPr>
          <w:spacing w:val="1"/>
        </w:rPr>
        <w:t xml:space="preserve"> </w:t>
      </w:r>
      <w:r w:rsidRPr="00DB7015">
        <w:t>evaluation,</w:t>
      </w:r>
      <w:r w:rsidRPr="00DB7015">
        <w:rPr>
          <w:spacing w:val="1"/>
        </w:rPr>
        <w:t xml:space="preserve"> </w:t>
      </w:r>
      <w:r w:rsidRPr="00DB7015">
        <w:t>test</w:t>
      </w:r>
      <w:r w:rsidRPr="00DB7015">
        <w:rPr>
          <w:spacing w:val="1"/>
        </w:rPr>
        <w:t xml:space="preserve"> </w:t>
      </w:r>
      <w:r w:rsidRPr="00DB7015">
        <w:t>anxiety</w:t>
      </w:r>
      <w:r w:rsidRPr="00DB7015">
        <w:rPr>
          <w:spacing w:val="1"/>
        </w:rPr>
        <w:t xml:space="preserve"> </w:t>
      </w:r>
      <w:r w:rsidRPr="00DB7015">
        <w:t>was</w:t>
      </w:r>
      <w:r w:rsidRPr="00DB7015">
        <w:rPr>
          <w:spacing w:val="1"/>
        </w:rPr>
        <w:t xml:space="preserve"> </w:t>
      </w:r>
      <w:r w:rsidRPr="00DB7015">
        <w:t>shown</w:t>
      </w:r>
      <w:r w:rsidRPr="00DB7015">
        <w:rPr>
          <w:spacing w:val="1"/>
        </w:rPr>
        <w:t xml:space="preserve"> </w:t>
      </w:r>
      <w:r w:rsidRPr="00DB7015">
        <w:t>to</w:t>
      </w:r>
      <w:r w:rsidRPr="00DB7015">
        <w:rPr>
          <w:spacing w:val="1"/>
        </w:rPr>
        <w:t xml:space="preserve"> </w:t>
      </w:r>
      <w:r w:rsidRPr="00DB7015">
        <w:t>be</w:t>
      </w:r>
      <w:r w:rsidRPr="00DB7015">
        <w:rPr>
          <w:spacing w:val="1"/>
        </w:rPr>
        <w:t xml:space="preserve"> </w:t>
      </w:r>
      <w:r w:rsidRPr="00DB7015">
        <w:t>the</w:t>
      </w:r>
      <w:r w:rsidRPr="00DB7015">
        <w:rPr>
          <w:spacing w:val="1"/>
        </w:rPr>
        <w:t xml:space="preserve"> </w:t>
      </w:r>
      <w:r w:rsidRPr="00DB7015">
        <w:t>most</w:t>
      </w:r>
      <w:r w:rsidRPr="00DB7015">
        <w:rPr>
          <w:spacing w:val="1"/>
        </w:rPr>
        <w:t xml:space="preserve"> </w:t>
      </w:r>
      <w:r w:rsidRPr="00DB7015">
        <w:t>common</w:t>
      </w:r>
      <w:r w:rsidRPr="00DB7015">
        <w:rPr>
          <w:spacing w:val="1"/>
        </w:rPr>
        <w:t xml:space="preserve"> </w:t>
      </w:r>
      <w:r w:rsidRPr="00DB7015">
        <w:t>types</w:t>
      </w:r>
      <w:r w:rsidRPr="00DB7015">
        <w:rPr>
          <w:spacing w:val="-57"/>
        </w:rPr>
        <w:t xml:space="preserve"> </w:t>
      </w:r>
      <w:r w:rsidRPr="00DB7015">
        <w:t>experienced</w:t>
      </w:r>
      <w:r w:rsidRPr="00DB7015">
        <w:rPr>
          <w:spacing w:val="1"/>
        </w:rPr>
        <w:t xml:space="preserve"> </w:t>
      </w:r>
      <w:r w:rsidRPr="00DB7015">
        <w:t>by</w:t>
      </w:r>
      <w:r w:rsidRPr="00DB7015">
        <w:rPr>
          <w:spacing w:val="-5"/>
        </w:rPr>
        <w:t xml:space="preserve"> </w:t>
      </w:r>
      <w:r w:rsidRPr="00DB7015">
        <w:t>students.</w:t>
      </w:r>
    </w:p>
    <w:p w14:paraId="28DD0AB1" w14:textId="799AA37C" w:rsidR="0042060D" w:rsidRPr="00DB7015" w:rsidRDefault="00930D2E" w:rsidP="0020125D">
      <w:pPr>
        <w:pStyle w:val="BodyText"/>
        <w:spacing w:before="167"/>
        <w:ind w:left="523" w:right="1527" w:firstLine="719"/>
        <w:jc w:val="both"/>
      </w:pPr>
      <w:r w:rsidRPr="00DB7015">
        <w:t>Based</w:t>
      </w:r>
      <w:r w:rsidRPr="00DB7015">
        <w:rPr>
          <w:spacing w:val="-6"/>
        </w:rPr>
        <w:t xml:space="preserve"> </w:t>
      </w:r>
      <w:r w:rsidRPr="00DB7015">
        <w:t>on</w:t>
      </w:r>
      <w:r w:rsidRPr="00DB7015">
        <w:rPr>
          <w:spacing w:val="-6"/>
        </w:rPr>
        <w:t xml:space="preserve"> </w:t>
      </w:r>
      <w:r w:rsidRPr="00DB7015">
        <w:t>findings</w:t>
      </w:r>
      <w:r w:rsidRPr="00DB7015">
        <w:rPr>
          <w:spacing w:val="-6"/>
        </w:rPr>
        <w:t xml:space="preserve"> </w:t>
      </w:r>
      <w:r w:rsidRPr="00DB7015">
        <w:t>of</w:t>
      </w:r>
      <w:r w:rsidRPr="00DB7015">
        <w:rPr>
          <w:spacing w:val="-7"/>
        </w:rPr>
        <w:t xml:space="preserve"> </w:t>
      </w:r>
      <w:r w:rsidRPr="00DB7015">
        <w:t>this</w:t>
      </w:r>
      <w:r w:rsidRPr="00DB7015">
        <w:rPr>
          <w:spacing w:val="-8"/>
        </w:rPr>
        <w:t xml:space="preserve"> </w:t>
      </w:r>
      <w:r w:rsidRPr="00DB7015">
        <w:t>research,</w:t>
      </w:r>
      <w:r w:rsidRPr="00DB7015">
        <w:rPr>
          <w:spacing w:val="-6"/>
        </w:rPr>
        <w:t xml:space="preserve"> </w:t>
      </w:r>
      <w:r w:rsidRPr="00DB7015">
        <w:t>the</w:t>
      </w:r>
      <w:r w:rsidRPr="00DB7015">
        <w:rPr>
          <w:spacing w:val="-7"/>
        </w:rPr>
        <w:t xml:space="preserve"> </w:t>
      </w:r>
      <w:r w:rsidRPr="00DB7015">
        <w:t>researcher</w:t>
      </w:r>
      <w:r w:rsidR="00A100AE" w:rsidRPr="00DB7015">
        <w:t>s</w:t>
      </w:r>
      <w:r w:rsidRPr="00DB7015">
        <w:rPr>
          <w:spacing w:val="-5"/>
        </w:rPr>
        <w:t xml:space="preserve"> </w:t>
      </w:r>
      <w:r w:rsidRPr="00DB7015">
        <w:t>found</w:t>
      </w:r>
      <w:r w:rsidRPr="00DB7015">
        <w:rPr>
          <w:spacing w:val="-6"/>
        </w:rPr>
        <w:t xml:space="preserve"> </w:t>
      </w:r>
      <w:r w:rsidRPr="00DB7015">
        <w:t>that</w:t>
      </w:r>
      <w:r w:rsidRPr="00DB7015">
        <w:rPr>
          <w:spacing w:val="-6"/>
        </w:rPr>
        <w:t xml:space="preserve"> </w:t>
      </w:r>
      <w:r w:rsidRPr="00DB7015">
        <w:t>the</w:t>
      </w:r>
      <w:r w:rsidRPr="00DB7015">
        <w:rPr>
          <w:spacing w:val="-7"/>
        </w:rPr>
        <w:t xml:space="preserve"> </w:t>
      </w:r>
      <w:r w:rsidRPr="00DB7015">
        <w:t>anxiety</w:t>
      </w:r>
      <w:r w:rsidRPr="00DB7015">
        <w:rPr>
          <w:spacing w:val="-6"/>
        </w:rPr>
        <w:t xml:space="preserve"> </w:t>
      </w:r>
      <w:r w:rsidRPr="00DB7015">
        <w:t>of</w:t>
      </w:r>
      <w:r w:rsidRPr="00DB7015">
        <w:rPr>
          <w:spacing w:val="-58"/>
        </w:rPr>
        <w:t xml:space="preserve"> </w:t>
      </w:r>
      <w:r w:rsidRPr="00DB7015">
        <w:t xml:space="preserve">speaking English of the </w:t>
      </w:r>
      <w:r w:rsidR="000E09AD" w:rsidRPr="00DB7015">
        <w:t>eleventh-grade</w:t>
      </w:r>
      <w:r w:rsidRPr="00DB7015">
        <w:t xml:space="preserve"> students’ at SMAN 19 Palembang was</w:t>
      </w:r>
      <w:r w:rsidRPr="00DB7015">
        <w:rPr>
          <w:spacing w:val="1"/>
        </w:rPr>
        <w:t xml:space="preserve"> </w:t>
      </w:r>
      <w:r w:rsidRPr="00DB7015">
        <w:t>classified medium level of anxiety. From a sample of 76 students, 43 students</w:t>
      </w:r>
      <w:r w:rsidRPr="00DB7015">
        <w:rPr>
          <w:spacing w:val="1"/>
        </w:rPr>
        <w:t xml:space="preserve"> </w:t>
      </w:r>
      <w:r w:rsidRPr="00DB7015">
        <w:t>were at medium anxiety level, 25 students were at low anxiety level, and 8</w:t>
      </w:r>
      <w:r w:rsidRPr="00DB7015">
        <w:rPr>
          <w:spacing w:val="1"/>
        </w:rPr>
        <w:t xml:space="preserve"> </w:t>
      </w:r>
      <w:r w:rsidRPr="00DB7015">
        <w:t>students were at high anxiety level. Students who claimed to have a high level of</w:t>
      </w:r>
      <w:r w:rsidRPr="00DB7015">
        <w:rPr>
          <w:spacing w:val="-57"/>
        </w:rPr>
        <w:t xml:space="preserve"> </w:t>
      </w:r>
      <w:r w:rsidRPr="00DB7015">
        <w:t>speaking</w:t>
      </w:r>
      <w:r w:rsidRPr="00DB7015">
        <w:rPr>
          <w:spacing w:val="-11"/>
        </w:rPr>
        <w:t xml:space="preserve"> </w:t>
      </w:r>
      <w:r w:rsidRPr="00DB7015">
        <w:t>anxiety</w:t>
      </w:r>
      <w:r w:rsidRPr="00DB7015">
        <w:rPr>
          <w:spacing w:val="-9"/>
        </w:rPr>
        <w:t xml:space="preserve"> </w:t>
      </w:r>
      <w:r w:rsidRPr="00DB7015">
        <w:t>described</w:t>
      </w:r>
      <w:r w:rsidRPr="00DB7015">
        <w:rPr>
          <w:spacing w:val="-11"/>
        </w:rPr>
        <w:t xml:space="preserve"> </w:t>
      </w:r>
      <w:r w:rsidRPr="00DB7015">
        <w:t>feeling</w:t>
      </w:r>
      <w:r w:rsidRPr="00DB7015">
        <w:rPr>
          <w:spacing w:val="-11"/>
        </w:rPr>
        <w:t xml:space="preserve"> </w:t>
      </w:r>
      <w:r w:rsidRPr="00DB7015">
        <w:t>uneasy,</w:t>
      </w:r>
      <w:r w:rsidRPr="00DB7015">
        <w:rPr>
          <w:spacing w:val="-8"/>
        </w:rPr>
        <w:t xml:space="preserve"> </w:t>
      </w:r>
      <w:r w:rsidRPr="00DB7015">
        <w:t>insecure,</w:t>
      </w:r>
      <w:r w:rsidRPr="00DB7015">
        <w:rPr>
          <w:spacing w:val="-11"/>
        </w:rPr>
        <w:t xml:space="preserve"> </w:t>
      </w:r>
      <w:r w:rsidRPr="00DB7015">
        <w:t>and</w:t>
      </w:r>
      <w:r w:rsidRPr="00DB7015">
        <w:rPr>
          <w:spacing w:val="-5"/>
        </w:rPr>
        <w:t xml:space="preserve"> </w:t>
      </w:r>
      <w:r w:rsidRPr="00DB7015">
        <w:t>fearful</w:t>
      </w:r>
      <w:r w:rsidRPr="00DB7015">
        <w:rPr>
          <w:spacing w:val="-11"/>
        </w:rPr>
        <w:t xml:space="preserve"> </w:t>
      </w:r>
      <w:r w:rsidRPr="00DB7015">
        <w:t>when</w:t>
      </w:r>
      <w:r w:rsidRPr="00DB7015">
        <w:rPr>
          <w:spacing w:val="-11"/>
        </w:rPr>
        <w:t xml:space="preserve"> </w:t>
      </w:r>
      <w:r w:rsidRPr="00DB7015">
        <w:t>speaking</w:t>
      </w:r>
      <w:r w:rsidRPr="00DB7015">
        <w:rPr>
          <w:spacing w:val="-10"/>
        </w:rPr>
        <w:t xml:space="preserve"> </w:t>
      </w:r>
      <w:r w:rsidRPr="00DB7015">
        <w:t>in</w:t>
      </w:r>
    </w:p>
    <w:p w14:paraId="42EFEE0F" w14:textId="77777777" w:rsidR="0042060D" w:rsidRPr="00DB7015" w:rsidRDefault="0042060D" w:rsidP="0020125D">
      <w:pPr>
        <w:jc w:val="both"/>
        <w:sectPr w:rsidR="0042060D" w:rsidRPr="00DB7015">
          <w:headerReference w:type="default" r:id="rId10"/>
          <w:pgSz w:w="11910" w:h="16850"/>
          <w:pgMar w:top="1760" w:right="620" w:bottom="280" w:left="1440" w:header="1135" w:footer="0" w:gutter="0"/>
          <w:cols w:space="720"/>
        </w:sectPr>
      </w:pPr>
    </w:p>
    <w:p w14:paraId="098C936A" w14:textId="65F31611" w:rsidR="0042060D" w:rsidRPr="00DB7015" w:rsidRDefault="00930D2E" w:rsidP="0020125D">
      <w:pPr>
        <w:pStyle w:val="BodyText"/>
        <w:spacing w:before="174"/>
        <w:ind w:left="523" w:right="1526"/>
        <w:jc w:val="both"/>
      </w:pPr>
      <w:r w:rsidRPr="00DB7015">
        <w:lastRenderedPageBreak/>
        <w:t>English. Then, students with a medium level of speaking anxiety indicate that</w:t>
      </w:r>
      <w:r w:rsidRPr="00DB7015">
        <w:rPr>
          <w:spacing w:val="1"/>
        </w:rPr>
        <w:t xml:space="preserve"> </w:t>
      </w:r>
      <w:r w:rsidRPr="00DB7015">
        <w:t>sometimes</w:t>
      </w:r>
      <w:r w:rsidRPr="00DB7015">
        <w:rPr>
          <w:spacing w:val="-11"/>
        </w:rPr>
        <w:t xml:space="preserve"> </w:t>
      </w:r>
      <w:r w:rsidRPr="00DB7015">
        <w:t>they</w:t>
      </w:r>
      <w:r w:rsidRPr="00DB7015">
        <w:rPr>
          <w:spacing w:val="-11"/>
        </w:rPr>
        <w:t xml:space="preserve"> </w:t>
      </w:r>
      <w:r w:rsidRPr="00DB7015">
        <w:t>feel</w:t>
      </w:r>
      <w:r w:rsidRPr="00DB7015">
        <w:rPr>
          <w:spacing w:val="-11"/>
        </w:rPr>
        <w:t xml:space="preserve"> </w:t>
      </w:r>
      <w:r w:rsidRPr="00DB7015">
        <w:t>at</w:t>
      </w:r>
      <w:r w:rsidRPr="00DB7015">
        <w:rPr>
          <w:spacing w:val="-10"/>
        </w:rPr>
        <w:t xml:space="preserve"> </w:t>
      </w:r>
      <w:r w:rsidRPr="00DB7015">
        <w:t>ease</w:t>
      </w:r>
      <w:r w:rsidRPr="00DB7015">
        <w:rPr>
          <w:spacing w:val="-12"/>
        </w:rPr>
        <w:t xml:space="preserve"> </w:t>
      </w:r>
      <w:r w:rsidRPr="00DB7015">
        <w:t>and</w:t>
      </w:r>
      <w:r w:rsidRPr="00DB7015">
        <w:rPr>
          <w:spacing w:val="-10"/>
        </w:rPr>
        <w:t xml:space="preserve"> </w:t>
      </w:r>
      <w:r w:rsidRPr="00DB7015">
        <w:t>confident</w:t>
      </w:r>
      <w:r w:rsidRPr="00DB7015">
        <w:rPr>
          <w:spacing w:val="-11"/>
        </w:rPr>
        <w:t xml:space="preserve"> </w:t>
      </w:r>
      <w:r w:rsidRPr="00DB7015">
        <w:t>while</w:t>
      </w:r>
      <w:r w:rsidRPr="00DB7015">
        <w:rPr>
          <w:spacing w:val="-11"/>
        </w:rPr>
        <w:t xml:space="preserve"> </w:t>
      </w:r>
      <w:r w:rsidRPr="00DB7015">
        <w:t>speaking</w:t>
      </w:r>
      <w:r w:rsidRPr="00DB7015">
        <w:rPr>
          <w:spacing w:val="-11"/>
        </w:rPr>
        <w:t xml:space="preserve"> </w:t>
      </w:r>
      <w:r w:rsidRPr="00DB7015">
        <w:t>English,</w:t>
      </w:r>
      <w:r w:rsidRPr="00DB7015">
        <w:rPr>
          <w:spacing w:val="42"/>
        </w:rPr>
        <w:t xml:space="preserve"> </w:t>
      </w:r>
      <w:r w:rsidRPr="00DB7015">
        <w:t>but</w:t>
      </w:r>
      <w:r w:rsidRPr="00DB7015">
        <w:rPr>
          <w:spacing w:val="-10"/>
        </w:rPr>
        <w:t xml:space="preserve"> </w:t>
      </w:r>
      <w:r w:rsidRPr="00DB7015">
        <w:t>other</w:t>
      </w:r>
      <w:r w:rsidRPr="00DB7015">
        <w:rPr>
          <w:spacing w:val="-11"/>
        </w:rPr>
        <w:t xml:space="preserve"> </w:t>
      </w:r>
      <w:r w:rsidRPr="00DB7015">
        <w:t>times</w:t>
      </w:r>
      <w:r w:rsidRPr="00DB7015">
        <w:rPr>
          <w:spacing w:val="-58"/>
        </w:rPr>
        <w:t xml:space="preserve"> </w:t>
      </w:r>
      <w:r w:rsidRPr="00DB7015">
        <w:t xml:space="preserve">they feel uneasy and insecure. Last, students who were at a </w:t>
      </w:r>
      <w:r w:rsidR="000E09AD" w:rsidRPr="00DB7015">
        <w:t>low-level</w:t>
      </w:r>
      <w:r w:rsidRPr="00DB7015">
        <w:t xml:space="preserve"> speaking of</w:t>
      </w:r>
      <w:r w:rsidRPr="00DB7015">
        <w:rPr>
          <w:spacing w:val="-57"/>
        </w:rPr>
        <w:t xml:space="preserve"> </w:t>
      </w:r>
      <w:r w:rsidRPr="00DB7015">
        <w:t>anxiety</w:t>
      </w:r>
      <w:r w:rsidRPr="00DB7015">
        <w:rPr>
          <w:spacing w:val="-9"/>
        </w:rPr>
        <w:t xml:space="preserve"> </w:t>
      </w:r>
      <w:r w:rsidRPr="00DB7015">
        <w:t>indicated</w:t>
      </w:r>
      <w:r w:rsidRPr="00DB7015">
        <w:rPr>
          <w:spacing w:val="-4"/>
        </w:rPr>
        <w:t xml:space="preserve"> </w:t>
      </w:r>
      <w:r w:rsidRPr="00DB7015">
        <w:t>they</w:t>
      </w:r>
      <w:r w:rsidRPr="00DB7015">
        <w:rPr>
          <w:spacing w:val="-4"/>
        </w:rPr>
        <w:t xml:space="preserve"> </w:t>
      </w:r>
      <w:r w:rsidRPr="00DB7015">
        <w:t>feel</w:t>
      </w:r>
      <w:r w:rsidRPr="00DB7015">
        <w:rPr>
          <w:spacing w:val="-5"/>
        </w:rPr>
        <w:t xml:space="preserve"> </w:t>
      </w:r>
      <w:r w:rsidRPr="00DB7015">
        <w:t>relaxed,</w:t>
      </w:r>
      <w:r w:rsidRPr="00DB7015">
        <w:rPr>
          <w:spacing w:val="1"/>
        </w:rPr>
        <w:t xml:space="preserve"> </w:t>
      </w:r>
      <w:r w:rsidRPr="00DB7015">
        <w:t>confident,</w:t>
      </w:r>
      <w:r w:rsidRPr="00DB7015">
        <w:rPr>
          <w:spacing w:val="7"/>
        </w:rPr>
        <w:t xml:space="preserve"> </w:t>
      </w:r>
      <w:r w:rsidRPr="00DB7015">
        <w:t>and</w:t>
      </w:r>
      <w:r w:rsidRPr="00DB7015">
        <w:rPr>
          <w:spacing w:val="-4"/>
        </w:rPr>
        <w:t xml:space="preserve"> </w:t>
      </w:r>
      <w:r w:rsidRPr="00DB7015">
        <w:t>calm</w:t>
      </w:r>
      <w:r w:rsidRPr="00DB7015">
        <w:rPr>
          <w:spacing w:val="-7"/>
        </w:rPr>
        <w:t xml:space="preserve"> </w:t>
      </w:r>
      <w:r w:rsidRPr="00DB7015">
        <w:t>when</w:t>
      </w:r>
      <w:r w:rsidRPr="00DB7015">
        <w:rPr>
          <w:spacing w:val="-4"/>
        </w:rPr>
        <w:t xml:space="preserve"> </w:t>
      </w:r>
      <w:r w:rsidRPr="00DB7015">
        <w:t>speaking</w:t>
      </w:r>
      <w:r w:rsidRPr="00DB7015">
        <w:rPr>
          <w:spacing w:val="2"/>
        </w:rPr>
        <w:t xml:space="preserve"> </w:t>
      </w:r>
      <w:r w:rsidRPr="00DB7015">
        <w:t>English.</w:t>
      </w:r>
    </w:p>
    <w:p w14:paraId="70FFF470" w14:textId="77777777" w:rsidR="0042060D" w:rsidRPr="00DB7015" w:rsidRDefault="0042060D" w:rsidP="0020125D">
      <w:pPr>
        <w:pStyle w:val="BodyText"/>
        <w:rPr>
          <w:sz w:val="26"/>
        </w:rPr>
      </w:pPr>
    </w:p>
    <w:p w14:paraId="26516FF7" w14:textId="77777777" w:rsidR="0042060D" w:rsidRPr="00DB7015" w:rsidRDefault="0042060D" w:rsidP="0020125D">
      <w:pPr>
        <w:pStyle w:val="BodyText"/>
        <w:rPr>
          <w:sz w:val="22"/>
        </w:rPr>
      </w:pPr>
    </w:p>
    <w:p w14:paraId="1D411333" w14:textId="77777777" w:rsidR="0042060D" w:rsidRPr="00DB7015" w:rsidRDefault="00930D2E" w:rsidP="000E09AD">
      <w:pPr>
        <w:pStyle w:val="Heading1"/>
        <w:ind w:left="426"/>
      </w:pPr>
      <w:r w:rsidRPr="00DB7015">
        <w:t>REFERENCE</w:t>
      </w:r>
    </w:p>
    <w:p w14:paraId="648A5568" w14:textId="77777777" w:rsidR="0042060D" w:rsidRPr="00DB7015" w:rsidRDefault="00930D2E" w:rsidP="0020125D">
      <w:pPr>
        <w:pStyle w:val="BodyText"/>
        <w:ind w:left="970" w:right="1548" w:hanging="480"/>
        <w:jc w:val="both"/>
      </w:pPr>
      <w:proofErr w:type="spellStart"/>
      <w:r w:rsidRPr="00DB7015">
        <w:t>Akkakoson</w:t>
      </w:r>
      <w:proofErr w:type="spellEnd"/>
      <w:r w:rsidRPr="00DB7015">
        <w:rPr>
          <w:spacing w:val="1"/>
        </w:rPr>
        <w:t xml:space="preserve"> </w:t>
      </w:r>
      <w:r w:rsidRPr="00DB7015">
        <w:t>&amp;</w:t>
      </w:r>
      <w:r w:rsidRPr="00DB7015">
        <w:rPr>
          <w:spacing w:val="1"/>
        </w:rPr>
        <w:t xml:space="preserve"> </w:t>
      </w:r>
      <w:proofErr w:type="spellStart"/>
      <w:r w:rsidRPr="00DB7015">
        <w:t>Songyut</w:t>
      </w:r>
      <w:proofErr w:type="spellEnd"/>
      <w:r w:rsidRPr="00DB7015">
        <w:t>.</w:t>
      </w:r>
      <w:r w:rsidRPr="00DB7015">
        <w:rPr>
          <w:spacing w:val="1"/>
        </w:rPr>
        <w:t xml:space="preserve"> </w:t>
      </w:r>
      <w:r w:rsidRPr="00DB7015">
        <w:t>(2016).</w:t>
      </w:r>
      <w:r w:rsidRPr="00DB7015">
        <w:rPr>
          <w:spacing w:val="1"/>
        </w:rPr>
        <w:t xml:space="preserve"> </w:t>
      </w:r>
      <w:r w:rsidRPr="00DB7015">
        <w:t>Speaking</w:t>
      </w:r>
      <w:r w:rsidRPr="00DB7015">
        <w:rPr>
          <w:spacing w:val="1"/>
        </w:rPr>
        <w:t xml:space="preserve"> </w:t>
      </w:r>
      <w:r w:rsidRPr="00DB7015">
        <w:t>Anxiety</w:t>
      </w:r>
      <w:r w:rsidRPr="00DB7015">
        <w:rPr>
          <w:spacing w:val="1"/>
        </w:rPr>
        <w:t xml:space="preserve"> </w:t>
      </w:r>
      <w:r w:rsidRPr="00DB7015">
        <w:t>in</w:t>
      </w:r>
      <w:r w:rsidRPr="00DB7015">
        <w:rPr>
          <w:spacing w:val="1"/>
        </w:rPr>
        <w:t xml:space="preserve"> </w:t>
      </w:r>
      <w:r w:rsidRPr="00DB7015">
        <w:t>English</w:t>
      </w:r>
      <w:r w:rsidRPr="00DB7015">
        <w:rPr>
          <w:spacing w:val="1"/>
        </w:rPr>
        <w:t xml:space="preserve"> </w:t>
      </w:r>
      <w:r w:rsidRPr="00DB7015">
        <w:t>conversation</w:t>
      </w:r>
      <w:r w:rsidRPr="00DB7015">
        <w:rPr>
          <w:spacing w:val="1"/>
        </w:rPr>
        <w:t xml:space="preserve"> </w:t>
      </w:r>
      <w:r w:rsidRPr="00DB7015">
        <w:t>classrooms</w:t>
      </w:r>
      <w:r w:rsidRPr="00DB7015">
        <w:rPr>
          <w:spacing w:val="1"/>
        </w:rPr>
        <w:t xml:space="preserve"> </w:t>
      </w:r>
      <w:r w:rsidRPr="00DB7015">
        <w:t>Among</w:t>
      </w:r>
      <w:r w:rsidRPr="00DB7015">
        <w:rPr>
          <w:spacing w:val="1"/>
        </w:rPr>
        <w:t xml:space="preserve"> </w:t>
      </w:r>
      <w:r w:rsidRPr="00DB7015">
        <w:t>Thai</w:t>
      </w:r>
      <w:r w:rsidRPr="00DB7015">
        <w:rPr>
          <w:spacing w:val="1"/>
        </w:rPr>
        <w:t xml:space="preserve"> </w:t>
      </w:r>
      <w:r w:rsidRPr="00DB7015">
        <w:t>students.”</w:t>
      </w:r>
      <w:r w:rsidRPr="00DB7015">
        <w:rPr>
          <w:spacing w:val="1"/>
        </w:rPr>
        <w:t xml:space="preserve"> </w:t>
      </w:r>
      <w:r w:rsidRPr="00DB7015">
        <w:rPr>
          <w:i/>
        </w:rPr>
        <w:t>Malaysian</w:t>
      </w:r>
      <w:r w:rsidRPr="00DB7015">
        <w:rPr>
          <w:i/>
          <w:spacing w:val="1"/>
        </w:rPr>
        <w:t xml:space="preserve"> </w:t>
      </w:r>
      <w:r w:rsidRPr="00DB7015">
        <w:rPr>
          <w:i/>
        </w:rPr>
        <w:t>Journal</w:t>
      </w:r>
      <w:r w:rsidRPr="00DB7015">
        <w:rPr>
          <w:i/>
          <w:spacing w:val="1"/>
        </w:rPr>
        <w:t xml:space="preserve"> </w:t>
      </w:r>
      <w:r w:rsidRPr="00DB7015">
        <w:rPr>
          <w:i/>
        </w:rPr>
        <w:t>of</w:t>
      </w:r>
      <w:r w:rsidRPr="00DB7015">
        <w:rPr>
          <w:i/>
          <w:spacing w:val="1"/>
        </w:rPr>
        <w:t xml:space="preserve"> </w:t>
      </w:r>
      <w:r w:rsidRPr="00DB7015">
        <w:rPr>
          <w:i/>
        </w:rPr>
        <w:t>Learning</w:t>
      </w:r>
      <w:r w:rsidRPr="00DB7015">
        <w:rPr>
          <w:i/>
          <w:spacing w:val="1"/>
        </w:rPr>
        <w:t xml:space="preserve"> </w:t>
      </w:r>
      <w:r w:rsidRPr="00DB7015">
        <w:rPr>
          <w:i/>
        </w:rPr>
        <w:t>and</w:t>
      </w:r>
      <w:r w:rsidRPr="00DB7015">
        <w:rPr>
          <w:i/>
          <w:spacing w:val="-57"/>
        </w:rPr>
        <w:t xml:space="preserve"> </w:t>
      </w:r>
      <w:r w:rsidRPr="00DB7015">
        <w:rPr>
          <w:i/>
        </w:rPr>
        <w:t>Instruction</w:t>
      </w:r>
      <w:r w:rsidRPr="00DB7015">
        <w:t>,</w:t>
      </w:r>
      <w:r w:rsidRPr="00DB7015">
        <w:rPr>
          <w:spacing w:val="1"/>
        </w:rPr>
        <w:t xml:space="preserve"> </w:t>
      </w:r>
      <w:r w:rsidRPr="00DB7015">
        <w:t>no.</w:t>
      </w:r>
      <w:r w:rsidRPr="00DB7015">
        <w:rPr>
          <w:spacing w:val="1"/>
        </w:rPr>
        <w:t xml:space="preserve"> </w:t>
      </w:r>
      <w:r w:rsidRPr="00DB7015">
        <w:t>Vol.</w:t>
      </w:r>
      <w:r w:rsidRPr="00DB7015">
        <w:rPr>
          <w:spacing w:val="1"/>
        </w:rPr>
        <w:t xml:space="preserve"> </w:t>
      </w:r>
      <w:r w:rsidRPr="00DB7015">
        <w:t>13,</w:t>
      </w:r>
      <w:r w:rsidRPr="00DB7015">
        <w:rPr>
          <w:spacing w:val="1"/>
        </w:rPr>
        <w:t xml:space="preserve"> </w:t>
      </w:r>
      <w:r w:rsidRPr="00DB7015">
        <w:t>No.</w:t>
      </w:r>
      <w:r w:rsidRPr="00DB7015">
        <w:rPr>
          <w:spacing w:val="1"/>
        </w:rPr>
        <w:t xml:space="preserve"> </w:t>
      </w:r>
      <w:r w:rsidRPr="00DB7015">
        <w:t>1</w:t>
      </w:r>
      <w:r w:rsidRPr="00DB7015">
        <w:rPr>
          <w:spacing w:val="1"/>
        </w:rPr>
        <w:t xml:space="preserve"> </w:t>
      </w:r>
      <w:r w:rsidRPr="00DB7015">
        <w:t>June</w:t>
      </w:r>
      <w:r w:rsidRPr="00DB7015">
        <w:rPr>
          <w:spacing w:val="1"/>
        </w:rPr>
        <w:t xml:space="preserve"> </w:t>
      </w:r>
      <w:r w:rsidRPr="00DB7015">
        <w:t>2016</w:t>
      </w:r>
      <w:r w:rsidRPr="00DB7015">
        <w:rPr>
          <w:spacing w:val="1"/>
        </w:rPr>
        <w:t xml:space="preserve"> </w:t>
      </w:r>
      <w:r w:rsidRPr="00DB7015">
        <w:t>(June</w:t>
      </w:r>
      <w:r w:rsidRPr="00DB7015">
        <w:rPr>
          <w:spacing w:val="1"/>
        </w:rPr>
        <w:t xml:space="preserve"> </w:t>
      </w:r>
      <w:r w:rsidRPr="00DB7015">
        <w:t>2016):</w:t>
      </w:r>
      <w:r w:rsidRPr="00DB7015">
        <w:rPr>
          <w:spacing w:val="1"/>
        </w:rPr>
        <w:t xml:space="preserve"> </w:t>
      </w:r>
      <w:r w:rsidRPr="00DB7015">
        <w:t>63–82.</w:t>
      </w:r>
      <w:r w:rsidRPr="00DB7015">
        <w:rPr>
          <w:spacing w:val="1"/>
        </w:rPr>
        <w:t xml:space="preserve"> </w:t>
      </w:r>
      <w:hyperlink r:id="rId11">
        <w:r w:rsidRPr="00DB7015">
          <w:rPr>
            <w:color w:val="0000FF"/>
            <w:u w:val="single" w:color="0000FF"/>
          </w:rPr>
          <w:t>https://doi.org/10.32890/mjli2016.13.1.4</w:t>
        </w:r>
      </w:hyperlink>
      <w:r w:rsidRPr="00DB7015">
        <w:t>.</w:t>
      </w:r>
    </w:p>
    <w:p w14:paraId="29FB545E" w14:textId="77777777" w:rsidR="0042060D" w:rsidRPr="00DB7015" w:rsidRDefault="00930D2E" w:rsidP="0020125D">
      <w:pPr>
        <w:spacing w:before="1"/>
        <w:ind w:left="970" w:right="1541" w:hanging="480"/>
        <w:jc w:val="both"/>
        <w:rPr>
          <w:sz w:val="24"/>
        </w:rPr>
      </w:pPr>
      <w:proofErr w:type="spellStart"/>
      <w:r w:rsidRPr="00DB7015">
        <w:rPr>
          <w:sz w:val="24"/>
        </w:rPr>
        <w:t>Audina</w:t>
      </w:r>
      <w:proofErr w:type="spellEnd"/>
      <w:r w:rsidRPr="00DB7015">
        <w:rPr>
          <w:sz w:val="24"/>
        </w:rPr>
        <w:t xml:space="preserve">, R. M., Hasanah, A., &amp; </w:t>
      </w:r>
      <w:proofErr w:type="spellStart"/>
      <w:r w:rsidRPr="00DB7015">
        <w:rPr>
          <w:sz w:val="24"/>
        </w:rPr>
        <w:t>Desvitasari</w:t>
      </w:r>
      <w:proofErr w:type="spellEnd"/>
      <w:r w:rsidRPr="00DB7015">
        <w:rPr>
          <w:sz w:val="24"/>
        </w:rPr>
        <w:t>, D. (2021). The correlation between</w:t>
      </w:r>
      <w:r w:rsidRPr="00DB7015">
        <w:rPr>
          <w:spacing w:val="1"/>
          <w:sz w:val="24"/>
        </w:rPr>
        <w:t xml:space="preserve"> </w:t>
      </w:r>
      <w:r w:rsidRPr="00DB7015">
        <w:rPr>
          <w:sz w:val="24"/>
        </w:rPr>
        <w:t>self-</w:t>
      </w:r>
      <w:r w:rsidRPr="00DB7015">
        <w:rPr>
          <w:spacing w:val="1"/>
          <w:sz w:val="24"/>
        </w:rPr>
        <w:t xml:space="preserve"> </w:t>
      </w:r>
      <w:r w:rsidRPr="00DB7015">
        <w:rPr>
          <w:sz w:val="24"/>
        </w:rPr>
        <w:t>confidence</w:t>
      </w:r>
      <w:r w:rsidRPr="00DB7015">
        <w:rPr>
          <w:spacing w:val="1"/>
          <w:sz w:val="24"/>
        </w:rPr>
        <w:t xml:space="preserve"> </w:t>
      </w:r>
      <w:r w:rsidRPr="00DB7015">
        <w:rPr>
          <w:sz w:val="24"/>
        </w:rPr>
        <w:t>of</w:t>
      </w:r>
      <w:r w:rsidRPr="00DB7015">
        <w:rPr>
          <w:spacing w:val="1"/>
          <w:sz w:val="24"/>
        </w:rPr>
        <w:t xml:space="preserve"> </w:t>
      </w:r>
      <w:r w:rsidRPr="00DB7015">
        <w:rPr>
          <w:sz w:val="24"/>
        </w:rPr>
        <w:t>the</w:t>
      </w:r>
      <w:r w:rsidRPr="00DB7015">
        <w:rPr>
          <w:spacing w:val="1"/>
          <w:sz w:val="24"/>
        </w:rPr>
        <w:t xml:space="preserve"> </w:t>
      </w:r>
      <w:r w:rsidRPr="00DB7015">
        <w:rPr>
          <w:sz w:val="24"/>
        </w:rPr>
        <w:t>undergraduate</w:t>
      </w:r>
      <w:r w:rsidRPr="00DB7015">
        <w:rPr>
          <w:spacing w:val="1"/>
          <w:sz w:val="24"/>
        </w:rPr>
        <w:t xml:space="preserve"> </w:t>
      </w:r>
      <w:r w:rsidRPr="00DB7015">
        <w:rPr>
          <w:sz w:val="24"/>
        </w:rPr>
        <w:t>EFL</w:t>
      </w:r>
      <w:r w:rsidRPr="00DB7015">
        <w:rPr>
          <w:spacing w:val="1"/>
          <w:sz w:val="24"/>
        </w:rPr>
        <w:t xml:space="preserve"> </w:t>
      </w:r>
      <w:r w:rsidRPr="00DB7015">
        <w:rPr>
          <w:sz w:val="24"/>
        </w:rPr>
        <w:t>students</w:t>
      </w:r>
      <w:r w:rsidRPr="00DB7015">
        <w:rPr>
          <w:spacing w:val="1"/>
          <w:sz w:val="24"/>
        </w:rPr>
        <w:t xml:space="preserve"> </w:t>
      </w:r>
      <w:r w:rsidRPr="00DB7015">
        <w:rPr>
          <w:sz w:val="24"/>
        </w:rPr>
        <w:t>and</w:t>
      </w:r>
      <w:r w:rsidRPr="00DB7015">
        <w:rPr>
          <w:spacing w:val="1"/>
          <w:sz w:val="24"/>
        </w:rPr>
        <w:t xml:space="preserve"> </w:t>
      </w:r>
      <w:r w:rsidRPr="00DB7015">
        <w:rPr>
          <w:sz w:val="24"/>
        </w:rPr>
        <w:t>their</w:t>
      </w:r>
      <w:r w:rsidRPr="00DB7015">
        <w:rPr>
          <w:spacing w:val="1"/>
          <w:sz w:val="24"/>
        </w:rPr>
        <w:t xml:space="preserve"> </w:t>
      </w:r>
      <w:r w:rsidRPr="00DB7015">
        <w:rPr>
          <w:sz w:val="24"/>
        </w:rPr>
        <w:t>speaking</w:t>
      </w:r>
      <w:r w:rsidRPr="00DB7015">
        <w:rPr>
          <w:spacing w:val="1"/>
          <w:sz w:val="24"/>
        </w:rPr>
        <w:t xml:space="preserve"> </w:t>
      </w:r>
      <w:r w:rsidRPr="00DB7015">
        <w:rPr>
          <w:sz w:val="24"/>
        </w:rPr>
        <w:t xml:space="preserve">achievement. </w:t>
      </w:r>
      <w:r w:rsidRPr="00DB7015">
        <w:rPr>
          <w:i/>
          <w:sz w:val="24"/>
        </w:rPr>
        <w:t>Jadila: Journal of Development and Innovation in Language</w:t>
      </w:r>
      <w:r w:rsidRPr="00DB7015">
        <w:rPr>
          <w:i/>
          <w:spacing w:val="1"/>
          <w:sz w:val="24"/>
        </w:rPr>
        <w:t xml:space="preserve"> </w:t>
      </w:r>
      <w:r w:rsidRPr="00DB7015">
        <w:rPr>
          <w:i/>
          <w:sz w:val="24"/>
        </w:rPr>
        <w:t>and</w:t>
      </w:r>
      <w:r w:rsidRPr="00DB7015">
        <w:rPr>
          <w:i/>
          <w:spacing w:val="-1"/>
          <w:sz w:val="24"/>
        </w:rPr>
        <w:t xml:space="preserve"> </w:t>
      </w:r>
      <w:r w:rsidRPr="00DB7015">
        <w:rPr>
          <w:i/>
          <w:sz w:val="24"/>
        </w:rPr>
        <w:t>Literature</w:t>
      </w:r>
      <w:r w:rsidRPr="00DB7015">
        <w:rPr>
          <w:i/>
          <w:spacing w:val="-1"/>
          <w:sz w:val="24"/>
        </w:rPr>
        <w:t xml:space="preserve"> </w:t>
      </w:r>
      <w:r w:rsidRPr="00DB7015">
        <w:rPr>
          <w:i/>
          <w:sz w:val="24"/>
        </w:rPr>
        <w:t>Education</w:t>
      </w:r>
      <w:r w:rsidRPr="00DB7015">
        <w:rPr>
          <w:sz w:val="24"/>
        </w:rPr>
        <w:t xml:space="preserve">, </w:t>
      </w:r>
      <w:r w:rsidRPr="00DB7015">
        <w:rPr>
          <w:i/>
          <w:sz w:val="24"/>
        </w:rPr>
        <w:t>1</w:t>
      </w:r>
      <w:r w:rsidRPr="00DB7015">
        <w:rPr>
          <w:sz w:val="24"/>
        </w:rPr>
        <w:t>(4), 518-533.</w:t>
      </w:r>
    </w:p>
    <w:p w14:paraId="29E06EF8" w14:textId="3610A3F5" w:rsidR="0042060D" w:rsidRPr="00DB7015" w:rsidRDefault="00930D2E" w:rsidP="0020125D">
      <w:pPr>
        <w:pStyle w:val="BodyText"/>
        <w:ind w:left="993" w:right="1486" w:hanging="470"/>
        <w:jc w:val="both"/>
      </w:pPr>
      <w:r w:rsidRPr="00DB7015">
        <w:t xml:space="preserve">Best, J.W. </w:t>
      </w:r>
      <w:r w:rsidR="00A95581" w:rsidRPr="00DB7015">
        <w:t>&amp;</w:t>
      </w:r>
      <w:r w:rsidRPr="00DB7015">
        <w:t xml:space="preserve"> Kahn, J.V. (2006) Research in education (10th ed). Pearson Education</w:t>
      </w:r>
      <w:r w:rsidRPr="00DB7015">
        <w:rPr>
          <w:spacing w:val="-57"/>
        </w:rPr>
        <w:t xml:space="preserve"> </w:t>
      </w:r>
      <w:r w:rsidRPr="00DB7015">
        <w:t>Inc.</w:t>
      </w:r>
    </w:p>
    <w:p w14:paraId="1ABB29F5" w14:textId="45E6F291" w:rsidR="0042060D" w:rsidRPr="00DB7015" w:rsidRDefault="00930D2E" w:rsidP="0020125D">
      <w:pPr>
        <w:ind w:left="993" w:right="1381" w:hanging="503"/>
        <w:rPr>
          <w:color w:val="1F1F1F"/>
        </w:rPr>
      </w:pPr>
      <w:r w:rsidRPr="00DB7015">
        <w:rPr>
          <w:color w:val="1F1F1F"/>
          <w:sz w:val="24"/>
        </w:rPr>
        <w:t>Brown,</w:t>
      </w:r>
      <w:r w:rsidRPr="00DB7015">
        <w:rPr>
          <w:color w:val="1F1F1F"/>
          <w:spacing w:val="37"/>
          <w:sz w:val="24"/>
        </w:rPr>
        <w:t xml:space="preserve"> </w:t>
      </w:r>
      <w:r w:rsidRPr="00DB7015">
        <w:rPr>
          <w:color w:val="1F1F1F"/>
          <w:sz w:val="24"/>
        </w:rPr>
        <w:t>G.,</w:t>
      </w:r>
      <w:r w:rsidRPr="00DB7015">
        <w:rPr>
          <w:color w:val="1F1F1F"/>
          <w:spacing w:val="34"/>
          <w:sz w:val="24"/>
        </w:rPr>
        <w:t xml:space="preserve"> </w:t>
      </w:r>
      <w:r w:rsidRPr="00DB7015">
        <w:rPr>
          <w:color w:val="1F1F1F"/>
          <w:sz w:val="24"/>
        </w:rPr>
        <w:t>Gillian,</w:t>
      </w:r>
      <w:r w:rsidRPr="00DB7015">
        <w:rPr>
          <w:color w:val="1F1F1F"/>
          <w:spacing w:val="37"/>
          <w:sz w:val="24"/>
        </w:rPr>
        <w:t xml:space="preserve"> </w:t>
      </w:r>
      <w:r w:rsidRPr="00DB7015">
        <w:rPr>
          <w:color w:val="1F1F1F"/>
          <w:sz w:val="24"/>
        </w:rPr>
        <w:t>B.,</w:t>
      </w:r>
      <w:r w:rsidRPr="00DB7015">
        <w:rPr>
          <w:color w:val="1F1F1F"/>
          <w:spacing w:val="35"/>
          <w:sz w:val="24"/>
        </w:rPr>
        <w:t xml:space="preserve"> </w:t>
      </w:r>
      <w:r w:rsidRPr="00DB7015">
        <w:rPr>
          <w:color w:val="1F1F1F"/>
          <w:sz w:val="24"/>
        </w:rPr>
        <w:t>Brown,</w:t>
      </w:r>
      <w:r w:rsidRPr="00DB7015">
        <w:rPr>
          <w:color w:val="1F1F1F"/>
          <w:spacing w:val="37"/>
          <w:sz w:val="24"/>
        </w:rPr>
        <w:t xml:space="preserve"> </w:t>
      </w:r>
      <w:r w:rsidRPr="00DB7015">
        <w:rPr>
          <w:color w:val="1F1F1F"/>
          <w:sz w:val="24"/>
        </w:rPr>
        <w:t>G.</w:t>
      </w:r>
      <w:r w:rsidRPr="00DB7015">
        <w:rPr>
          <w:color w:val="1F1F1F"/>
          <w:spacing w:val="37"/>
          <w:sz w:val="24"/>
        </w:rPr>
        <w:t xml:space="preserve"> </w:t>
      </w:r>
      <w:r w:rsidRPr="00DB7015">
        <w:rPr>
          <w:color w:val="1F1F1F"/>
          <w:sz w:val="24"/>
        </w:rPr>
        <w:t>D.,</w:t>
      </w:r>
      <w:r w:rsidRPr="00DB7015">
        <w:rPr>
          <w:color w:val="1F1F1F"/>
          <w:spacing w:val="34"/>
          <w:sz w:val="24"/>
        </w:rPr>
        <w:t xml:space="preserve"> </w:t>
      </w:r>
      <w:r w:rsidRPr="00DB7015">
        <w:rPr>
          <w:color w:val="1F1F1F"/>
          <w:sz w:val="24"/>
        </w:rPr>
        <w:t>&amp;</w:t>
      </w:r>
      <w:r w:rsidRPr="00DB7015">
        <w:rPr>
          <w:color w:val="1F1F1F"/>
          <w:spacing w:val="33"/>
          <w:sz w:val="24"/>
        </w:rPr>
        <w:t xml:space="preserve"> </w:t>
      </w:r>
      <w:r w:rsidRPr="00DB7015">
        <w:rPr>
          <w:color w:val="1F1F1F"/>
          <w:sz w:val="24"/>
        </w:rPr>
        <w:t>Yule,</w:t>
      </w:r>
      <w:r w:rsidRPr="00DB7015">
        <w:rPr>
          <w:color w:val="1F1F1F"/>
          <w:spacing w:val="40"/>
          <w:sz w:val="24"/>
        </w:rPr>
        <w:t xml:space="preserve"> </w:t>
      </w:r>
      <w:r w:rsidRPr="00DB7015">
        <w:rPr>
          <w:color w:val="1F1F1F"/>
          <w:sz w:val="24"/>
        </w:rPr>
        <w:t>G.</w:t>
      </w:r>
      <w:r w:rsidRPr="00DB7015">
        <w:rPr>
          <w:color w:val="1F1F1F"/>
          <w:spacing w:val="37"/>
          <w:sz w:val="24"/>
        </w:rPr>
        <w:t xml:space="preserve"> </w:t>
      </w:r>
      <w:r w:rsidRPr="00DB7015">
        <w:rPr>
          <w:color w:val="1F1F1F"/>
          <w:sz w:val="24"/>
        </w:rPr>
        <w:t>(1983).</w:t>
      </w:r>
      <w:r w:rsidRPr="00DB7015">
        <w:rPr>
          <w:color w:val="1F1F1F"/>
          <w:spacing w:val="-5"/>
          <w:sz w:val="24"/>
        </w:rPr>
        <w:t xml:space="preserve"> </w:t>
      </w:r>
      <w:r w:rsidRPr="00DB7015">
        <w:rPr>
          <w:i/>
          <w:color w:val="1F1F1F"/>
          <w:sz w:val="24"/>
        </w:rPr>
        <w:t>Teaching</w:t>
      </w:r>
      <w:r w:rsidRPr="00DB7015">
        <w:rPr>
          <w:i/>
          <w:color w:val="1F1F1F"/>
          <w:spacing w:val="34"/>
          <w:sz w:val="24"/>
        </w:rPr>
        <w:t xml:space="preserve"> </w:t>
      </w:r>
      <w:r w:rsidRPr="00DB7015">
        <w:rPr>
          <w:i/>
          <w:color w:val="1F1F1F"/>
          <w:sz w:val="24"/>
        </w:rPr>
        <w:t>the</w:t>
      </w:r>
      <w:r w:rsidRPr="00DB7015">
        <w:rPr>
          <w:i/>
          <w:color w:val="1F1F1F"/>
          <w:spacing w:val="36"/>
          <w:sz w:val="24"/>
        </w:rPr>
        <w:t xml:space="preserve"> </w:t>
      </w:r>
      <w:r w:rsidRPr="00DB7015">
        <w:rPr>
          <w:i/>
          <w:color w:val="1F1F1F"/>
          <w:sz w:val="24"/>
        </w:rPr>
        <w:t>spoken</w:t>
      </w:r>
      <w:r w:rsidRPr="00DB7015">
        <w:rPr>
          <w:i/>
          <w:color w:val="1F1F1F"/>
          <w:spacing w:val="-57"/>
          <w:sz w:val="24"/>
        </w:rPr>
        <w:t xml:space="preserve"> </w:t>
      </w:r>
      <w:proofErr w:type="gramStart"/>
      <w:r w:rsidRPr="00DB7015">
        <w:rPr>
          <w:i/>
          <w:color w:val="1F1F1F"/>
          <w:sz w:val="24"/>
        </w:rPr>
        <w:t>language</w:t>
      </w:r>
      <w:r w:rsidRPr="00DB7015">
        <w:rPr>
          <w:i/>
          <w:color w:val="1F1F1F"/>
          <w:spacing w:val="-8"/>
          <w:sz w:val="24"/>
        </w:rPr>
        <w:t xml:space="preserve"> </w:t>
      </w:r>
      <w:r w:rsidRPr="00DB7015">
        <w:rPr>
          <w:color w:val="1F1F1F"/>
          <w:sz w:val="24"/>
        </w:rPr>
        <w:t>.</w:t>
      </w:r>
      <w:proofErr w:type="gramEnd"/>
      <w:r w:rsidR="00A95581" w:rsidRPr="00DB7015">
        <w:rPr>
          <w:color w:val="1F1F1F"/>
          <w:sz w:val="24"/>
        </w:rPr>
        <w:t xml:space="preserve"> </w:t>
      </w:r>
      <w:r w:rsidRPr="00DB7015">
        <w:rPr>
          <w:color w:val="1F1F1F"/>
        </w:rPr>
        <w:t>Cambridge</w:t>
      </w:r>
      <w:r w:rsidRPr="00DB7015">
        <w:rPr>
          <w:color w:val="1F1F1F"/>
          <w:spacing w:val="-4"/>
        </w:rPr>
        <w:t xml:space="preserve"> </w:t>
      </w:r>
      <w:r w:rsidRPr="00DB7015">
        <w:rPr>
          <w:color w:val="1F1F1F"/>
        </w:rPr>
        <w:t>university</w:t>
      </w:r>
      <w:r w:rsidRPr="00DB7015">
        <w:rPr>
          <w:color w:val="1F1F1F"/>
          <w:spacing w:val="-12"/>
        </w:rPr>
        <w:t xml:space="preserve"> </w:t>
      </w:r>
      <w:r w:rsidRPr="00DB7015">
        <w:rPr>
          <w:color w:val="1F1F1F"/>
        </w:rPr>
        <w:t>press.</w:t>
      </w:r>
    </w:p>
    <w:p w14:paraId="19456D87" w14:textId="77777777" w:rsidR="0042060D" w:rsidRPr="00DB7015" w:rsidRDefault="00930D2E" w:rsidP="0020125D">
      <w:pPr>
        <w:spacing w:before="41"/>
        <w:ind w:left="970" w:right="1238" w:hanging="480"/>
        <w:rPr>
          <w:i/>
          <w:sz w:val="24"/>
        </w:rPr>
      </w:pPr>
      <w:r w:rsidRPr="00DB7015">
        <w:rPr>
          <w:sz w:val="24"/>
        </w:rPr>
        <w:t>Fauzi,</w:t>
      </w:r>
      <w:r w:rsidRPr="00DB7015">
        <w:rPr>
          <w:spacing w:val="1"/>
          <w:sz w:val="24"/>
        </w:rPr>
        <w:t xml:space="preserve"> </w:t>
      </w:r>
      <w:r w:rsidRPr="00DB7015">
        <w:rPr>
          <w:sz w:val="24"/>
        </w:rPr>
        <w:t>Ahmad,</w:t>
      </w:r>
      <w:r w:rsidRPr="00DB7015">
        <w:rPr>
          <w:spacing w:val="1"/>
          <w:sz w:val="24"/>
        </w:rPr>
        <w:t xml:space="preserve"> </w:t>
      </w:r>
      <w:r w:rsidRPr="00DB7015">
        <w:rPr>
          <w:sz w:val="24"/>
        </w:rPr>
        <w:t>A.,</w:t>
      </w:r>
      <w:r w:rsidRPr="00DB7015">
        <w:rPr>
          <w:spacing w:val="1"/>
          <w:sz w:val="24"/>
        </w:rPr>
        <w:t xml:space="preserve"> </w:t>
      </w:r>
      <w:r w:rsidRPr="00DB7015">
        <w:rPr>
          <w:sz w:val="24"/>
        </w:rPr>
        <w:t>Putri,</w:t>
      </w:r>
      <w:r w:rsidRPr="00DB7015">
        <w:rPr>
          <w:spacing w:val="1"/>
          <w:sz w:val="24"/>
        </w:rPr>
        <w:t xml:space="preserve"> </w:t>
      </w:r>
      <w:r w:rsidRPr="00DB7015">
        <w:rPr>
          <w:sz w:val="24"/>
        </w:rPr>
        <w:t>D., &amp; Rahman,</w:t>
      </w:r>
      <w:r w:rsidRPr="00DB7015">
        <w:rPr>
          <w:spacing w:val="1"/>
          <w:sz w:val="24"/>
        </w:rPr>
        <w:t xml:space="preserve"> </w:t>
      </w:r>
      <w:r w:rsidRPr="00DB7015">
        <w:rPr>
          <w:sz w:val="24"/>
        </w:rPr>
        <w:t>T. (2021</w:t>
      </w:r>
      <w:proofErr w:type="gramStart"/>
      <w:r w:rsidRPr="00DB7015">
        <w:rPr>
          <w:sz w:val="24"/>
        </w:rPr>
        <w:t>).students</w:t>
      </w:r>
      <w:proofErr w:type="gramEnd"/>
      <w:r w:rsidRPr="00DB7015">
        <w:rPr>
          <w:sz w:val="24"/>
        </w:rPr>
        <w:t>’ anxiety of speaking</w:t>
      </w:r>
      <w:r w:rsidRPr="00DB7015">
        <w:rPr>
          <w:spacing w:val="1"/>
          <w:sz w:val="24"/>
        </w:rPr>
        <w:t xml:space="preserve"> </w:t>
      </w:r>
      <w:r w:rsidRPr="00DB7015">
        <w:rPr>
          <w:sz w:val="24"/>
        </w:rPr>
        <w:t>English</w:t>
      </w:r>
      <w:r w:rsidRPr="00DB7015">
        <w:rPr>
          <w:spacing w:val="22"/>
          <w:sz w:val="24"/>
        </w:rPr>
        <w:t xml:space="preserve"> </w:t>
      </w:r>
      <w:proofErr w:type="spellStart"/>
      <w:r w:rsidRPr="00DB7015">
        <w:rPr>
          <w:sz w:val="24"/>
        </w:rPr>
        <w:t>inpublic</w:t>
      </w:r>
      <w:proofErr w:type="spellEnd"/>
      <w:r w:rsidRPr="00DB7015">
        <w:rPr>
          <w:sz w:val="24"/>
        </w:rPr>
        <w:t>.</w:t>
      </w:r>
      <w:r w:rsidRPr="00DB7015">
        <w:rPr>
          <w:spacing w:val="3"/>
          <w:sz w:val="24"/>
        </w:rPr>
        <w:t xml:space="preserve"> </w:t>
      </w:r>
      <w:r w:rsidRPr="00DB7015">
        <w:rPr>
          <w:sz w:val="24"/>
        </w:rPr>
        <w:t>.</w:t>
      </w:r>
      <w:r w:rsidRPr="00DB7015">
        <w:rPr>
          <w:spacing w:val="-1"/>
          <w:sz w:val="24"/>
        </w:rPr>
        <w:t xml:space="preserve"> </w:t>
      </w:r>
      <w:r w:rsidRPr="00DB7015">
        <w:rPr>
          <w:i/>
          <w:sz w:val="24"/>
        </w:rPr>
        <w:t>In</w:t>
      </w:r>
      <w:r w:rsidRPr="00DB7015">
        <w:rPr>
          <w:i/>
          <w:spacing w:val="-4"/>
          <w:sz w:val="24"/>
        </w:rPr>
        <w:t xml:space="preserve"> </w:t>
      </w:r>
      <w:r w:rsidRPr="00DB7015">
        <w:rPr>
          <w:i/>
          <w:sz w:val="24"/>
        </w:rPr>
        <w:t>International Conference</w:t>
      </w:r>
      <w:r w:rsidRPr="00DB7015">
        <w:rPr>
          <w:i/>
          <w:spacing w:val="1"/>
          <w:sz w:val="24"/>
        </w:rPr>
        <w:t xml:space="preserve"> </w:t>
      </w:r>
      <w:r w:rsidRPr="00DB7015">
        <w:rPr>
          <w:i/>
          <w:sz w:val="24"/>
        </w:rPr>
        <w:t>on</w:t>
      </w:r>
      <w:r w:rsidRPr="00DB7015">
        <w:rPr>
          <w:i/>
          <w:spacing w:val="1"/>
          <w:sz w:val="24"/>
        </w:rPr>
        <w:t xml:space="preserve"> </w:t>
      </w:r>
      <w:r w:rsidRPr="00DB7015">
        <w:rPr>
          <w:i/>
          <w:sz w:val="24"/>
        </w:rPr>
        <w:t>Education</w:t>
      </w:r>
      <w:r w:rsidRPr="00DB7015">
        <w:rPr>
          <w:i/>
          <w:spacing w:val="-5"/>
          <w:sz w:val="24"/>
        </w:rPr>
        <w:t xml:space="preserve"> </w:t>
      </w:r>
      <w:r w:rsidRPr="00DB7015">
        <w:rPr>
          <w:i/>
          <w:sz w:val="24"/>
        </w:rPr>
        <w:t>of</w:t>
      </w:r>
      <w:r w:rsidRPr="00DB7015">
        <w:rPr>
          <w:i/>
          <w:spacing w:val="6"/>
          <w:sz w:val="24"/>
        </w:rPr>
        <w:t xml:space="preserve"> </w:t>
      </w:r>
      <w:proofErr w:type="spellStart"/>
      <w:r w:rsidRPr="00DB7015">
        <w:rPr>
          <w:i/>
          <w:sz w:val="24"/>
        </w:rPr>
        <w:t>Suryakancana</w:t>
      </w:r>
      <w:proofErr w:type="spellEnd"/>
      <w:r w:rsidRPr="00DB7015">
        <w:rPr>
          <w:i/>
          <w:sz w:val="24"/>
        </w:rPr>
        <w:t>.</w:t>
      </w:r>
    </w:p>
    <w:p w14:paraId="48FEA19B" w14:textId="5EF6B76C" w:rsidR="0042060D" w:rsidRPr="00DB7015" w:rsidRDefault="00930D2E" w:rsidP="0020125D">
      <w:pPr>
        <w:ind w:left="970" w:right="1547" w:hanging="480"/>
        <w:jc w:val="both"/>
        <w:rPr>
          <w:sz w:val="24"/>
        </w:rPr>
      </w:pPr>
      <w:proofErr w:type="spellStart"/>
      <w:r w:rsidRPr="00DB7015">
        <w:rPr>
          <w:sz w:val="24"/>
        </w:rPr>
        <w:t>Gaibani</w:t>
      </w:r>
      <w:proofErr w:type="spellEnd"/>
      <w:r w:rsidRPr="00DB7015">
        <w:rPr>
          <w:sz w:val="24"/>
        </w:rPr>
        <w:t xml:space="preserve">, A., &amp; </w:t>
      </w:r>
      <w:proofErr w:type="spellStart"/>
      <w:r w:rsidRPr="00DB7015">
        <w:rPr>
          <w:sz w:val="24"/>
        </w:rPr>
        <w:t>Elmenfi</w:t>
      </w:r>
      <w:proofErr w:type="spellEnd"/>
      <w:r w:rsidRPr="00DB7015">
        <w:rPr>
          <w:sz w:val="24"/>
        </w:rPr>
        <w:t>, F. (2014). The role of gender</w:t>
      </w:r>
      <w:r w:rsidRPr="00DB7015">
        <w:rPr>
          <w:spacing w:val="1"/>
          <w:sz w:val="24"/>
        </w:rPr>
        <w:t xml:space="preserve"> </w:t>
      </w:r>
      <w:r w:rsidRPr="00DB7015">
        <w:rPr>
          <w:sz w:val="24"/>
        </w:rPr>
        <w:t>in</w:t>
      </w:r>
      <w:r w:rsidRPr="00DB7015">
        <w:rPr>
          <w:spacing w:val="1"/>
          <w:sz w:val="24"/>
        </w:rPr>
        <w:t xml:space="preserve"> </w:t>
      </w:r>
      <w:r w:rsidRPr="00DB7015">
        <w:rPr>
          <w:sz w:val="24"/>
        </w:rPr>
        <w:t>influencing</w:t>
      </w:r>
      <w:r w:rsidRPr="00DB7015">
        <w:rPr>
          <w:spacing w:val="1"/>
          <w:sz w:val="24"/>
        </w:rPr>
        <w:t xml:space="preserve"> </w:t>
      </w:r>
      <w:r w:rsidRPr="00DB7015">
        <w:rPr>
          <w:sz w:val="24"/>
        </w:rPr>
        <w:t>public</w:t>
      </w:r>
      <w:r w:rsidRPr="00DB7015">
        <w:rPr>
          <w:spacing w:val="1"/>
          <w:sz w:val="24"/>
        </w:rPr>
        <w:t xml:space="preserve"> </w:t>
      </w:r>
      <w:r w:rsidRPr="00DB7015">
        <w:rPr>
          <w:sz w:val="24"/>
        </w:rPr>
        <w:t>speaking</w:t>
      </w:r>
      <w:r w:rsidRPr="00DB7015">
        <w:rPr>
          <w:spacing w:val="-1"/>
          <w:sz w:val="24"/>
        </w:rPr>
        <w:t xml:space="preserve"> </w:t>
      </w:r>
      <w:r w:rsidRPr="00DB7015">
        <w:rPr>
          <w:sz w:val="24"/>
        </w:rPr>
        <w:t>anxiety.</w:t>
      </w:r>
      <w:r w:rsidRPr="00DB7015">
        <w:rPr>
          <w:spacing w:val="5"/>
          <w:sz w:val="24"/>
        </w:rPr>
        <w:t xml:space="preserve"> </w:t>
      </w:r>
      <w:r w:rsidRPr="00DB7015">
        <w:rPr>
          <w:i/>
          <w:sz w:val="24"/>
        </w:rPr>
        <w:t>British Journal</w:t>
      </w:r>
      <w:r w:rsidRPr="00DB7015">
        <w:rPr>
          <w:i/>
          <w:spacing w:val="5"/>
          <w:sz w:val="24"/>
        </w:rPr>
        <w:t xml:space="preserve"> </w:t>
      </w:r>
      <w:r w:rsidRPr="00DB7015">
        <w:rPr>
          <w:i/>
          <w:sz w:val="24"/>
        </w:rPr>
        <w:t>of</w:t>
      </w:r>
      <w:r w:rsidRPr="00DB7015">
        <w:rPr>
          <w:i/>
          <w:spacing w:val="-1"/>
          <w:sz w:val="24"/>
        </w:rPr>
        <w:t xml:space="preserve"> </w:t>
      </w:r>
      <w:r w:rsidRPr="00DB7015">
        <w:rPr>
          <w:i/>
          <w:sz w:val="24"/>
        </w:rPr>
        <w:t>English</w:t>
      </w:r>
      <w:r w:rsidRPr="00DB7015">
        <w:rPr>
          <w:i/>
          <w:spacing w:val="3"/>
          <w:sz w:val="24"/>
        </w:rPr>
        <w:t xml:space="preserve"> </w:t>
      </w:r>
      <w:r w:rsidRPr="00DB7015">
        <w:rPr>
          <w:i/>
          <w:sz w:val="24"/>
        </w:rPr>
        <w:t>Linguistics</w:t>
      </w:r>
      <w:r w:rsidRPr="00DB7015">
        <w:rPr>
          <w:sz w:val="24"/>
        </w:rPr>
        <w:t>,</w:t>
      </w:r>
      <w:r w:rsidRPr="00DB7015">
        <w:rPr>
          <w:spacing w:val="-1"/>
          <w:sz w:val="24"/>
        </w:rPr>
        <w:t xml:space="preserve"> </w:t>
      </w:r>
      <w:r w:rsidRPr="00DB7015">
        <w:rPr>
          <w:i/>
          <w:sz w:val="24"/>
        </w:rPr>
        <w:t>2</w:t>
      </w:r>
      <w:r w:rsidRPr="00DB7015">
        <w:rPr>
          <w:sz w:val="24"/>
        </w:rPr>
        <w:t>(3),</w:t>
      </w:r>
      <w:r w:rsidRPr="00DB7015">
        <w:rPr>
          <w:spacing w:val="2"/>
          <w:sz w:val="24"/>
        </w:rPr>
        <w:t xml:space="preserve"> </w:t>
      </w:r>
      <w:r w:rsidRPr="00DB7015">
        <w:rPr>
          <w:sz w:val="24"/>
        </w:rPr>
        <w:t>7-13.</w:t>
      </w:r>
    </w:p>
    <w:p w14:paraId="3BB60A15" w14:textId="02ED9121" w:rsidR="0042060D" w:rsidRPr="00DB7015" w:rsidRDefault="00930D2E" w:rsidP="0020125D">
      <w:pPr>
        <w:ind w:left="993" w:right="1077" w:hanging="503"/>
        <w:jc w:val="both"/>
        <w:rPr>
          <w:i/>
          <w:sz w:val="24"/>
        </w:rPr>
      </w:pPr>
      <w:r w:rsidRPr="00DB7015">
        <w:rPr>
          <w:sz w:val="24"/>
        </w:rPr>
        <w:t xml:space="preserve">Horwitz, E. K., &amp; Horwitz, M. B. (1986). Cope. </w:t>
      </w:r>
      <w:r w:rsidRPr="00DB7015">
        <w:rPr>
          <w:i/>
          <w:sz w:val="24"/>
        </w:rPr>
        <w:t>Foreign language classroom anxiety</w:t>
      </w:r>
      <w:r w:rsidRPr="00DB7015">
        <w:rPr>
          <w:sz w:val="24"/>
        </w:rPr>
        <w:t>,</w:t>
      </w:r>
      <w:r w:rsidRPr="00DB7015">
        <w:rPr>
          <w:spacing w:val="-57"/>
          <w:sz w:val="24"/>
        </w:rPr>
        <w:t xml:space="preserve"> </w:t>
      </w:r>
      <w:r w:rsidRPr="00DB7015">
        <w:rPr>
          <w:i/>
          <w:sz w:val="24"/>
        </w:rPr>
        <w:t>2</w:t>
      </w:r>
      <w:r w:rsidRPr="00DB7015">
        <w:rPr>
          <w:sz w:val="24"/>
        </w:rPr>
        <w:t>,</w:t>
      </w:r>
      <w:r w:rsidRPr="00DB7015">
        <w:rPr>
          <w:spacing w:val="7"/>
          <w:sz w:val="24"/>
        </w:rPr>
        <w:t xml:space="preserve"> </w:t>
      </w:r>
      <w:r w:rsidRPr="00DB7015">
        <w:rPr>
          <w:sz w:val="24"/>
        </w:rPr>
        <w:t>125-</w:t>
      </w:r>
      <w:r w:rsidR="00A95581" w:rsidRPr="00DB7015">
        <w:rPr>
          <w:sz w:val="24"/>
        </w:rPr>
        <w:t xml:space="preserve"> </w:t>
      </w:r>
      <w:r w:rsidRPr="00DB7015">
        <w:rPr>
          <w:sz w:val="24"/>
        </w:rPr>
        <w:t>132</w:t>
      </w:r>
      <w:proofErr w:type="gramStart"/>
      <w:r w:rsidRPr="00DB7015">
        <w:rPr>
          <w:sz w:val="24"/>
        </w:rPr>
        <w:t>.</w:t>
      </w:r>
      <w:r w:rsidRPr="00DB7015">
        <w:rPr>
          <w:spacing w:val="1"/>
          <w:sz w:val="24"/>
        </w:rPr>
        <w:t xml:space="preserve"> </w:t>
      </w:r>
      <w:r w:rsidRPr="00DB7015">
        <w:rPr>
          <w:sz w:val="24"/>
        </w:rPr>
        <w:t>.</w:t>
      </w:r>
      <w:proofErr w:type="gramEnd"/>
      <w:r w:rsidRPr="00DB7015">
        <w:rPr>
          <w:sz w:val="24"/>
        </w:rPr>
        <w:t>”</w:t>
      </w:r>
      <w:r w:rsidRPr="00DB7015">
        <w:rPr>
          <w:spacing w:val="1"/>
          <w:sz w:val="24"/>
        </w:rPr>
        <w:t xml:space="preserve"> </w:t>
      </w:r>
      <w:r w:rsidRPr="00DB7015">
        <w:rPr>
          <w:i/>
          <w:sz w:val="24"/>
        </w:rPr>
        <w:t>The</w:t>
      </w:r>
      <w:r w:rsidRPr="00DB7015">
        <w:rPr>
          <w:i/>
          <w:spacing w:val="1"/>
          <w:sz w:val="24"/>
        </w:rPr>
        <w:t xml:space="preserve"> </w:t>
      </w:r>
      <w:r w:rsidRPr="00DB7015">
        <w:rPr>
          <w:i/>
          <w:sz w:val="24"/>
        </w:rPr>
        <w:t>Modern</w:t>
      </w:r>
      <w:r w:rsidRPr="00DB7015">
        <w:rPr>
          <w:i/>
          <w:spacing w:val="1"/>
          <w:sz w:val="24"/>
        </w:rPr>
        <w:t xml:space="preserve"> </w:t>
      </w:r>
      <w:r w:rsidRPr="00DB7015">
        <w:rPr>
          <w:i/>
          <w:sz w:val="24"/>
        </w:rPr>
        <w:t>Language</w:t>
      </w:r>
      <w:r w:rsidRPr="00DB7015">
        <w:rPr>
          <w:i/>
          <w:spacing w:val="1"/>
          <w:sz w:val="24"/>
        </w:rPr>
        <w:t xml:space="preserve"> </w:t>
      </w:r>
      <w:r w:rsidRPr="00DB7015">
        <w:rPr>
          <w:i/>
          <w:sz w:val="24"/>
        </w:rPr>
        <w:t>Journal</w:t>
      </w:r>
      <w:r w:rsidRPr="00DB7015">
        <w:rPr>
          <w:i/>
          <w:color w:val="0460C1"/>
          <w:spacing w:val="1"/>
          <w:sz w:val="24"/>
        </w:rPr>
        <w:t xml:space="preserve"> </w:t>
      </w:r>
      <w:hyperlink r:id="rId12">
        <w:r w:rsidRPr="00DB7015">
          <w:rPr>
            <w:i/>
            <w:color w:val="0460C1"/>
            <w:sz w:val="24"/>
            <w:u w:val="single" w:color="0460C1"/>
          </w:rPr>
          <w:t>https://doi.org/10.1111/j.1540-</w:t>
        </w:r>
      </w:hyperlink>
      <w:r w:rsidRPr="00DB7015">
        <w:rPr>
          <w:i/>
          <w:color w:val="0460C1"/>
          <w:spacing w:val="1"/>
          <w:sz w:val="24"/>
        </w:rPr>
        <w:t xml:space="preserve"> </w:t>
      </w:r>
      <w:hyperlink r:id="rId13">
        <w:r w:rsidRPr="00DB7015">
          <w:rPr>
            <w:i/>
            <w:color w:val="0460C1"/>
            <w:sz w:val="24"/>
            <w:u w:val="single" w:color="0460C1"/>
          </w:rPr>
          <w:t>4781.1986.tb05256.x</w:t>
        </w:r>
      </w:hyperlink>
      <w:r w:rsidRPr="00DB7015">
        <w:rPr>
          <w:i/>
          <w:sz w:val="24"/>
        </w:rPr>
        <w:t>.</w:t>
      </w:r>
    </w:p>
    <w:p w14:paraId="51ADAB5C" w14:textId="77777777" w:rsidR="0042060D" w:rsidRPr="00DB7015" w:rsidRDefault="00930D2E" w:rsidP="0020125D">
      <w:pPr>
        <w:ind w:left="970" w:right="1548" w:hanging="480"/>
        <w:jc w:val="both"/>
        <w:rPr>
          <w:sz w:val="24"/>
        </w:rPr>
      </w:pPr>
      <w:proofErr w:type="spellStart"/>
      <w:r w:rsidRPr="00DB7015">
        <w:rPr>
          <w:sz w:val="24"/>
        </w:rPr>
        <w:t>Kalanzadeh</w:t>
      </w:r>
      <w:proofErr w:type="spellEnd"/>
      <w:r w:rsidRPr="00DB7015">
        <w:rPr>
          <w:sz w:val="24"/>
        </w:rPr>
        <w:t xml:space="preserve">, G. A., </w:t>
      </w:r>
      <w:proofErr w:type="spellStart"/>
      <w:r w:rsidRPr="00DB7015">
        <w:rPr>
          <w:sz w:val="24"/>
        </w:rPr>
        <w:t>Mahnegar</w:t>
      </w:r>
      <w:proofErr w:type="spellEnd"/>
      <w:r w:rsidRPr="00DB7015">
        <w:rPr>
          <w:sz w:val="24"/>
        </w:rPr>
        <w:t xml:space="preserve">, F., </w:t>
      </w:r>
      <w:proofErr w:type="spellStart"/>
      <w:r w:rsidRPr="00DB7015">
        <w:rPr>
          <w:sz w:val="24"/>
        </w:rPr>
        <w:t>Hassannejad</w:t>
      </w:r>
      <w:proofErr w:type="spellEnd"/>
      <w:r w:rsidRPr="00DB7015">
        <w:rPr>
          <w:sz w:val="24"/>
        </w:rPr>
        <w:t xml:space="preserve">, E., &amp; </w:t>
      </w:r>
      <w:proofErr w:type="spellStart"/>
      <w:r w:rsidRPr="00DB7015">
        <w:rPr>
          <w:sz w:val="24"/>
        </w:rPr>
        <w:t>Bakhtiarvand</w:t>
      </w:r>
      <w:proofErr w:type="spellEnd"/>
      <w:r w:rsidRPr="00DB7015">
        <w:rPr>
          <w:sz w:val="24"/>
        </w:rPr>
        <w:t>, M. (2013).</w:t>
      </w:r>
      <w:r w:rsidRPr="00DB7015">
        <w:rPr>
          <w:spacing w:val="1"/>
          <w:sz w:val="24"/>
        </w:rPr>
        <w:t xml:space="preserve"> </w:t>
      </w:r>
      <w:r w:rsidRPr="00DB7015">
        <w:rPr>
          <w:sz w:val="24"/>
        </w:rPr>
        <w:t xml:space="preserve">The influence of EFL students’ self-esteem on their speaking skills. </w:t>
      </w:r>
      <w:r w:rsidRPr="00DB7015">
        <w:rPr>
          <w:i/>
          <w:sz w:val="24"/>
        </w:rPr>
        <w:t>The</w:t>
      </w:r>
      <w:r w:rsidRPr="00DB7015">
        <w:rPr>
          <w:i/>
          <w:spacing w:val="1"/>
          <w:sz w:val="24"/>
        </w:rPr>
        <w:t xml:space="preserve"> </w:t>
      </w:r>
      <w:r w:rsidRPr="00DB7015">
        <w:rPr>
          <w:i/>
          <w:sz w:val="24"/>
        </w:rPr>
        <w:t>International</w:t>
      </w:r>
      <w:r w:rsidRPr="00DB7015">
        <w:rPr>
          <w:i/>
          <w:spacing w:val="-4"/>
          <w:sz w:val="24"/>
        </w:rPr>
        <w:t xml:space="preserve"> </w:t>
      </w:r>
      <w:r w:rsidRPr="00DB7015">
        <w:rPr>
          <w:i/>
          <w:sz w:val="24"/>
        </w:rPr>
        <w:t>Journal</w:t>
      </w:r>
      <w:r w:rsidRPr="00DB7015">
        <w:rPr>
          <w:i/>
          <w:spacing w:val="-3"/>
          <w:sz w:val="24"/>
        </w:rPr>
        <w:t xml:space="preserve"> </w:t>
      </w:r>
      <w:r w:rsidRPr="00DB7015">
        <w:rPr>
          <w:i/>
          <w:sz w:val="24"/>
        </w:rPr>
        <w:t>of</w:t>
      </w:r>
      <w:r w:rsidRPr="00DB7015">
        <w:rPr>
          <w:i/>
          <w:spacing w:val="-1"/>
          <w:sz w:val="24"/>
        </w:rPr>
        <w:t xml:space="preserve"> </w:t>
      </w:r>
      <w:r w:rsidRPr="00DB7015">
        <w:rPr>
          <w:i/>
          <w:sz w:val="24"/>
        </w:rPr>
        <w:t>Language</w:t>
      </w:r>
      <w:r w:rsidRPr="00DB7015">
        <w:rPr>
          <w:i/>
          <w:spacing w:val="-5"/>
          <w:sz w:val="24"/>
        </w:rPr>
        <w:t xml:space="preserve"> </w:t>
      </w:r>
      <w:r w:rsidRPr="00DB7015">
        <w:rPr>
          <w:i/>
          <w:sz w:val="24"/>
        </w:rPr>
        <w:t>Learning and</w:t>
      </w:r>
      <w:r w:rsidRPr="00DB7015">
        <w:rPr>
          <w:i/>
          <w:spacing w:val="-6"/>
          <w:sz w:val="24"/>
        </w:rPr>
        <w:t xml:space="preserve"> </w:t>
      </w:r>
      <w:r w:rsidRPr="00DB7015">
        <w:rPr>
          <w:i/>
          <w:sz w:val="24"/>
        </w:rPr>
        <w:t>Applied</w:t>
      </w:r>
      <w:r w:rsidRPr="00DB7015">
        <w:rPr>
          <w:i/>
          <w:spacing w:val="-4"/>
          <w:sz w:val="24"/>
        </w:rPr>
        <w:t xml:space="preserve"> </w:t>
      </w:r>
      <w:r w:rsidRPr="00DB7015">
        <w:rPr>
          <w:i/>
          <w:sz w:val="24"/>
        </w:rPr>
        <w:t>Linguistics</w:t>
      </w:r>
      <w:r w:rsidRPr="00DB7015">
        <w:rPr>
          <w:i/>
          <w:spacing w:val="-2"/>
          <w:sz w:val="24"/>
        </w:rPr>
        <w:t xml:space="preserve"> </w:t>
      </w:r>
      <w:r w:rsidRPr="00DB7015">
        <w:rPr>
          <w:i/>
          <w:sz w:val="24"/>
        </w:rPr>
        <w:t>World</w:t>
      </w:r>
      <w:r w:rsidRPr="00DB7015">
        <w:rPr>
          <w:sz w:val="24"/>
        </w:rPr>
        <w:t>,</w:t>
      </w:r>
      <w:r w:rsidRPr="00DB7015">
        <w:rPr>
          <w:spacing w:val="-58"/>
          <w:sz w:val="24"/>
        </w:rPr>
        <w:t xml:space="preserve"> </w:t>
      </w:r>
      <w:r w:rsidRPr="00DB7015">
        <w:rPr>
          <w:i/>
          <w:sz w:val="24"/>
        </w:rPr>
        <w:t>2</w:t>
      </w:r>
      <w:r w:rsidRPr="00DB7015">
        <w:rPr>
          <w:sz w:val="24"/>
        </w:rPr>
        <w:t>(2),</w:t>
      </w:r>
      <w:r w:rsidRPr="00DB7015">
        <w:rPr>
          <w:spacing w:val="-4"/>
          <w:sz w:val="24"/>
        </w:rPr>
        <w:t xml:space="preserve"> </w:t>
      </w:r>
      <w:r w:rsidRPr="00DB7015">
        <w:rPr>
          <w:sz w:val="24"/>
        </w:rPr>
        <w:t>77-84.</w:t>
      </w:r>
    </w:p>
    <w:p w14:paraId="0E93B933" w14:textId="77777777" w:rsidR="0042060D" w:rsidRPr="00DB7015" w:rsidRDefault="00930D2E" w:rsidP="0020125D">
      <w:pPr>
        <w:pStyle w:val="BodyText"/>
        <w:spacing w:before="155"/>
        <w:ind w:left="970" w:right="1541" w:hanging="480"/>
        <w:jc w:val="both"/>
      </w:pPr>
      <w:r w:rsidRPr="00DB7015">
        <w:t xml:space="preserve">Mitha, W. D., Amri, Z., &amp; Narius, D. (2018). An analysis of </w:t>
      </w:r>
      <w:proofErr w:type="spellStart"/>
      <w:r w:rsidRPr="00DB7015">
        <w:t>students’speaking</w:t>
      </w:r>
      <w:proofErr w:type="spellEnd"/>
      <w:r w:rsidRPr="00DB7015">
        <w:rPr>
          <w:spacing w:val="1"/>
        </w:rPr>
        <w:t xml:space="preserve"> </w:t>
      </w:r>
      <w:r w:rsidRPr="00DB7015">
        <w:t>anxiety faced by the fourth semester students of English education study</w:t>
      </w:r>
      <w:r w:rsidRPr="00DB7015">
        <w:rPr>
          <w:spacing w:val="1"/>
        </w:rPr>
        <w:t xml:space="preserve"> </w:t>
      </w:r>
      <w:r w:rsidRPr="00DB7015">
        <w:t>program of</w:t>
      </w:r>
      <w:r w:rsidRPr="00DB7015">
        <w:rPr>
          <w:spacing w:val="1"/>
        </w:rPr>
        <w:t xml:space="preserve"> </w:t>
      </w:r>
      <w:r w:rsidRPr="00DB7015">
        <w:t xml:space="preserve">English department of Universitas Negeri Padang. </w:t>
      </w:r>
      <w:r w:rsidRPr="00DB7015">
        <w:rPr>
          <w:i/>
        </w:rPr>
        <w:t>Journal of</w:t>
      </w:r>
      <w:r w:rsidRPr="00DB7015">
        <w:rPr>
          <w:i/>
          <w:spacing w:val="1"/>
        </w:rPr>
        <w:t xml:space="preserve"> </w:t>
      </w:r>
      <w:r w:rsidRPr="00DB7015">
        <w:rPr>
          <w:i/>
        </w:rPr>
        <w:t>English</w:t>
      </w:r>
      <w:r w:rsidRPr="00DB7015">
        <w:rPr>
          <w:i/>
          <w:spacing w:val="-1"/>
        </w:rPr>
        <w:t xml:space="preserve"> </w:t>
      </w:r>
      <w:r w:rsidRPr="00DB7015">
        <w:rPr>
          <w:i/>
        </w:rPr>
        <w:t>Language</w:t>
      </w:r>
      <w:r w:rsidRPr="00DB7015">
        <w:rPr>
          <w:i/>
          <w:spacing w:val="-1"/>
        </w:rPr>
        <w:t xml:space="preserve"> </w:t>
      </w:r>
      <w:r w:rsidRPr="00DB7015">
        <w:rPr>
          <w:i/>
        </w:rPr>
        <w:t>Teaching</w:t>
      </w:r>
      <w:r w:rsidRPr="00DB7015">
        <w:t xml:space="preserve">, </w:t>
      </w:r>
      <w:r w:rsidRPr="00DB7015">
        <w:rPr>
          <w:i/>
        </w:rPr>
        <w:t>7</w:t>
      </w:r>
      <w:r w:rsidRPr="00DB7015">
        <w:t>(3), 465-479.</w:t>
      </w:r>
    </w:p>
    <w:p w14:paraId="5CCDF58C" w14:textId="77777777" w:rsidR="000E09AD" w:rsidRPr="00DB7015" w:rsidRDefault="00930D2E" w:rsidP="000E09AD">
      <w:pPr>
        <w:spacing w:before="166"/>
        <w:ind w:left="970" w:right="1555" w:hanging="480"/>
        <w:jc w:val="both"/>
        <w:rPr>
          <w:sz w:val="24"/>
        </w:rPr>
      </w:pPr>
      <w:r w:rsidRPr="00DB7015">
        <w:rPr>
          <w:sz w:val="24"/>
        </w:rPr>
        <w:t>Öztürk,</w:t>
      </w:r>
      <w:r w:rsidRPr="00DB7015">
        <w:rPr>
          <w:spacing w:val="-3"/>
          <w:sz w:val="24"/>
        </w:rPr>
        <w:t xml:space="preserve"> </w:t>
      </w:r>
      <w:r w:rsidRPr="00DB7015">
        <w:rPr>
          <w:sz w:val="24"/>
        </w:rPr>
        <w:t>G.,</w:t>
      </w:r>
      <w:r w:rsidRPr="00DB7015">
        <w:rPr>
          <w:spacing w:val="-4"/>
          <w:sz w:val="24"/>
        </w:rPr>
        <w:t xml:space="preserve"> </w:t>
      </w:r>
      <w:r w:rsidRPr="00DB7015">
        <w:rPr>
          <w:sz w:val="24"/>
        </w:rPr>
        <w:t>&amp;</w:t>
      </w:r>
      <w:r w:rsidRPr="00DB7015">
        <w:rPr>
          <w:spacing w:val="-7"/>
          <w:sz w:val="24"/>
        </w:rPr>
        <w:t xml:space="preserve"> </w:t>
      </w:r>
      <w:r w:rsidRPr="00DB7015">
        <w:rPr>
          <w:sz w:val="24"/>
        </w:rPr>
        <w:t>Gürbüz,</w:t>
      </w:r>
      <w:r w:rsidRPr="00DB7015">
        <w:rPr>
          <w:spacing w:val="-3"/>
          <w:sz w:val="24"/>
        </w:rPr>
        <w:t xml:space="preserve"> </w:t>
      </w:r>
      <w:r w:rsidRPr="00DB7015">
        <w:rPr>
          <w:sz w:val="24"/>
        </w:rPr>
        <w:t>N.</w:t>
      </w:r>
      <w:r w:rsidRPr="00DB7015">
        <w:rPr>
          <w:spacing w:val="-2"/>
          <w:sz w:val="24"/>
        </w:rPr>
        <w:t xml:space="preserve"> </w:t>
      </w:r>
      <w:r w:rsidRPr="00DB7015">
        <w:rPr>
          <w:sz w:val="24"/>
        </w:rPr>
        <w:t>(2014).</w:t>
      </w:r>
      <w:r w:rsidRPr="00DB7015">
        <w:rPr>
          <w:spacing w:val="-5"/>
          <w:sz w:val="24"/>
        </w:rPr>
        <w:t xml:space="preserve"> </w:t>
      </w:r>
      <w:r w:rsidRPr="00DB7015">
        <w:rPr>
          <w:sz w:val="24"/>
        </w:rPr>
        <w:t>Speaking</w:t>
      </w:r>
      <w:r w:rsidRPr="00DB7015">
        <w:rPr>
          <w:spacing w:val="-2"/>
          <w:sz w:val="24"/>
        </w:rPr>
        <w:t xml:space="preserve"> </w:t>
      </w:r>
      <w:r w:rsidRPr="00DB7015">
        <w:rPr>
          <w:sz w:val="24"/>
        </w:rPr>
        <w:t>anxiety</w:t>
      </w:r>
      <w:r w:rsidRPr="00DB7015">
        <w:rPr>
          <w:spacing w:val="-6"/>
          <w:sz w:val="24"/>
        </w:rPr>
        <w:t xml:space="preserve"> </w:t>
      </w:r>
      <w:r w:rsidRPr="00DB7015">
        <w:rPr>
          <w:sz w:val="24"/>
        </w:rPr>
        <w:t>among</w:t>
      </w:r>
      <w:r w:rsidRPr="00DB7015">
        <w:rPr>
          <w:spacing w:val="-3"/>
          <w:sz w:val="24"/>
        </w:rPr>
        <w:t xml:space="preserve"> </w:t>
      </w:r>
      <w:r w:rsidRPr="00DB7015">
        <w:rPr>
          <w:sz w:val="24"/>
        </w:rPr>
        <w:t>Turkish</w:t>
      </w:r>
      <w:r w:rsidRPr="00DB7015">
        <w:rPr>
          <w:spacing w:val="-7"/>
          <w:sz w:val="24"/>
        </w:rPr>
        <w:t xml:space="preserve"> </w:t>
      </w:r>
      <w:r w:rsidRPr="00DB7015">
        <w:rPr>
          <w:sz w:val="24"/>
        </w:rPr>
        <w:t>EFL</w:t>
      </w:r>
      <w:r w:rsidRPr="00DB7015">
        <w:rPr>
          <w:spacing w:val="-1"/>
          <w:sz w:val="24"/>
        </w:rPr>
        <w:t xml:space="preserve"> </w:t>
      </w:r>
      <w:r w:rsidRPr="00DB7015">
        <w:rPr>
          <w:sz w:val="24"/>
        </w:rPr>
        <w:t>learners:</w:t>
      </w:r>
      <w:r w:rsidRPr="00DB7015">
        <w:rPr>
          <w:spacing w:val="-58"/>
          <w:sz w:val="24"/>
        </w:rPr>
        <w:t xml:space="preserve"> </w:t>
      </w:r>
      <w:r w:rsidRPr="00DB7015">
        <w:rPr>
          <w:sz w:val="24"/>
        </w:rPr>
        <w:t xml:space="preserve">The case </w:t>
      </w:r>
      <w:proofErr w:type="spellStart"/>
      <w:r w:rsidRPr="00DB7015">
        <w:rPr>
          <w:sz w:val="24"/>
        </w:rPr>
        <w:t>ata</w:t>
      </w:r>
      <w:proofErr w:type="spellEnd"/>
      <w:r w:rsidRPr="00DB7015">
        <w:rPr>
          <w:sz w:val="24"/>
        </w:rPr>
        <w:t xml:space="preserve"> state university. </w:t>
      </w:r>
      <w:r w:rsidRPr="00DB7015">
        <w:rPr>
          <w:i/>
          <w:sz w:val="24"/>
        </w:rPr>
        <w:t>Journal of language and Linguistic Studies</w:t>
      </w:r>
      <w:r w:rsidRPr="00DB7015">
        <w:rPr>
          <w:sz w:val="24"/>
        </w:rPr>
        <w:t>,</w:t>
      </w:r>
      <w:r w:rsidRPr="00DB7015">
        <w:rPr>
          <w:spacing w:val="1"/>
          <w:sz w:val="24"/>
        </w:rPr>
        <w:t xml:space="preserve"> </w:t>
      </w:r>
      <w:r w:rsidRPr="00DB7015">
        <w:rPr>
          <w:i/>
          <w:sz w:val="24"/>
        </w:rPr>
        <w:t>10</w:t>
      </w:r>
      <w:r w:rsidRPr="00DB7015">
        <w:rPr>
          <w:sz w:val="24"/>
        </w:rPr>
        <w:t>(1),</w:t>
      </w:r>
      <w:r w:rsidRPr="00DB7015">
        <w:rPr>
          <w:spacing w:val="1"/>
          <w:sz w:val="24"/>
        </w:rPr>
        <w:t xml:space="preserve"> </w:t>
      </w:r>
      <w:r w:rsidRPr="00DB7015">
        <w:rPr>
          <w:sz w:val="24"/>
        </w:rPr>
        <w:t>1-17.</w:t>
      </w:r>
    </w:p>
    <w:p w14:paraId="47FD6EDB" w14:textId="5025FFAA" w:rsidR="00433C55" w:rsidRPr="00DB7015" w:rsidRDefault="00930D2E" w:rsidP="000E09AD">
      <w:pPr>
        <w:spacing w:before="166"/>
        <w:ind w:left="970" w:right="1555" w:hanging="480"/>
        <w:jc w:val="both"/>
        <w:rPr>
          <w:sz w:val="24"/>
        </w:rPr>
      </w:pPr>
      <w:r w:rsidRPr="00DB7015">
        <w:rPr>
          <w:sz w:val="24"/>
        </w:rPr>
        <w:t>Peterson,</w:t>
      </w:r>
      <w:r w:rsidRPr="00DB7015">
        <w:rPr>
          <w:spacing w:val="1"/>
          <w:sz w:val="24"/>
        </w:rPr>
        <w:t xml:space="preserve"> </w:t>
      </w:r>
      <w:r w:rsidRPr="00DB7015">
        <w:rPr>
          <w:sz w:val="24"/>
        </w:rPr>
        <w:t>K.</w:t>
      </w:r>
      <w:r w:rsidRPr="00DB7015">
        <w:rPr>
          <w:spacing w:val="1"/>
          <w:sz w:val="24"/>
        </w:rPr>
        <w:t xml:space="preserve"> </w:t>
      </w:r>
      <w:r w:rsidRPr="00DB7015">
        <w:rPr>
          <w:sz w:val="24"/>
        </w:rPr>
        <w:t>(2019).</w:t>
      </w:r>
      <w:r w:rsidRPr="00DB7015">
        <w:rPr>
          <w:spacing w:val="1"/>
          <w:sz w:val="24"/>
        </w:rPr>
        <w:t xml:space="preserve"> </w:t>
      </w:r>
      <w:r w:rsidRPr="00DB7015">
        <w:rPr>
          <w:i/>
          <w:sz w:val="24"/>
        </w:rPr>
        <w:t>Why</w:t>
      </w:r>
      <w:r w:rsidRPr="00DB7015">
        <w:rPr>
          <w:i/>
          <w:spacing w:val="1"/>
          <w:sz w:val="24"/>
        </w:rPr>
        <w:t xml:space="preserve"> </w:t>
      </w:r>
      <w:r w:rsidRPr="00DB7015">
        <w:rPr>
          <w:i/>
          <w:sz w:val="24"/>
        </w:rPr>
        <w:t>do</w:t>
      </w:r>
      <w:r w:rsidRPr="00DB7015">
        <w:rPr>
          <w:i/>
          <w:spacing w:val="1"/>
          <w:sz w:val="24"/>
        </w:rPr>
        <w:t xml:space="preserve"> </w:t>
      </w:r>
      <w:r w:rsidRPr="00DB7015">
        <w:rPr>
          <w:i/>
          <w:sz w:val="24"/>
        </w:rPr>
        <w:t>English</w:t>
      </w:r>
      <w:r w:rsidRPr="00DB7015">
        <w:rPr>
          <w:i/>
          <w:spacing w:val="1"/>
          <w:sz w:val="24"/>
        </w:rPr>
        <w:t xml:space="preserve"> </w:t>
      </w:r>
      <w:r w:rsidRPr="00DB7015">
        <w:rPr>
          <w:i/>
          <w:sz w:val="24"/>
        </w:rPr>
        <w:t>second</w:t>
      </w:r>
      <w:r w:rsidRPr="00DB7015">
        <w:rPr>
          <w:i/>
          <w:spacing w:val="1"/>
          <w:sz w:val="24"/>
        </w:rPr>
        <w:t xml:space="preserve"> </w:t>
      </w:r>
      <w:r w:rsidRPr="00DB7015">
        <w:rPr>
          <w:i/>
          <w:sz w:val="24"/>
        </w:rPr>
        <w:t>language</w:t>
      </w:r>
      <w:r w:rsidRPr="00DB7015">
        <w:rPr>
          <w:i/>
          <w:spacing w:val="1"/>
          <w:sz w:val="24"/>
        </w:rPr>
        <w:t xml:space="preserve"> </w:t>
      </w:r>
      <w:r w:rsidRPr="00DB7015">
        <w:rPr>
          <w:i/>
          <w:sz w:val="24"/>
        </w:rPr>
        <w:t>students</w:t>
      </w:r>
      <w:r w:rsidRPr="00DB7015">
        <w:rPr>
          <w:i/>
          <w:spacing w:val="1"/>
          <w:sz w:val="24"/>
        </w:rPr>
        <w:t xml:space="preserve"> </w:t>
      </w:r>
      <w:r w:rsidRPr="00DB7015">
        <w:rPr>
          <w:i/>
          <w:sz w:val="24"/>
        </w:rPr>
        <w:t>have</w:t>
      </w:r>
      <w:r w:rsidRPr="00DB7015">
        <w:rPr>
          <w:i/>
          <w:spacing w:val="1"/>
          <w:sz w:val="24"/>
        </w:rPr>
        <w:t xml:space="preserve"> </w:t>
      </w:r>
      <w:r w:rsidRPr="00DB7015">
        <w:rPr>
          <w:i/>
          <w:sz w:val="24"/>
        </w:rPr>
        <w:t xml:space="preserve">speaking </w:t>
      </w:r>
      <w:proofErr w:type="gramStart"/>
      <w:r w:rsidRPr="00DB7015">
        <w:rPr>
          <w:i/>
          <w:sz w:val="24"/>
        </w:rPr>
        <w:t>problem?:</w:t>
      </w:r>
      <w:proofErr w:type="gramEnd"/>
      <w:r w:rsidRPr="00DB7015">
        <w:rPr>
          <w:i/>
          <w:sz w:val="24"/>
        </w:rPr>
        <w:t xml:space="preserve"> The guide to English speaking skills. </w:t>
      </w:r>
      <w:r w:rsidRPr="00DB7015">
        <w:rPr>
          <w:sz w:val="24"/>
        </w:rPr>
        <w:t>United States of</w:t>
      </w:r>
      <w:r w:rsidRPr="00DB7015">
        <w:rPr>
          <w:spacing w:val="1"/>
          <w:sz w:val="24"/>
        </w:rPr>
        <w:t xml:space="preserve"> </w:t>
      </w:r>
      <w:r w:rsidRPr="00DB7015">
        <w:rPr>
          <w:sz w:val="24"/>
        </w:rPr>
        <w:t>America.</w:t>
      </w:r>
    </w:p>
    <w:p w14:paraId="15EFC2A0" w14:textId="64909A99" w:rsidR="00433C55" w:rsidRPr="00DB7015" w:rsidRDefault="00433C55" w:rsidP="0020125D">
      <w:pPr>
        <w:spacing w:before="174"/>
        <w:ind w:left="993" w:right="1549" w:hanging="426"/>
        <w:jc w:val="both"/>
        <w:rPr>
          <w:sz w:val="24"/>
        </w:rPr>
      </w:pPr>
      <w:r w:rsidRPr="00DB7015">
        <w:rPr>
          <w:sz w:val="24"/>
        </w:rPr>
        <w:t xml:space="preserve">Sikandar, M. Z., Tahir, F. N., &amp; Shah, S. I. A. (2019). Self-esteem and anxiety among young adult male stutterers of Central Punjab. </w:t>
      </w:r>
      <w:proofErr w:type="spellStart"/>
      <w:r w:rsidRPr="00DB7015">
        <w:rPr>
          <w:sz w:val="24"/>
        </w:rPr>
        <w:t>Biomedica</w:t>
      </w:r>
      <w:proofErr w:type="spellEnd"/>
      <w:r w:rsidRPr="00DB7015">
        <w:rPr>
          <w:sz w:val="24"/>
        </w:rPr>
        <w:t>, 35(1), 37-40.</w:t>
      </w:r>
    </w:p>
    <w:p w14:paraId="09F910D4" w14:textId="77777777" w:rsidR="0042060D" w:rsidRPr="00DB7015" w:rsidRDefault="00930D2E" w:rsidP="0020125D">
      <w:pPr>
        <w:ind w:left="970" w:right="1546" w:hanging="480"/>
        <w:jc w:val="both"/>
        <w:rPr>
          <w:sz w:val="24"/>
        </w:rPr>
      </w:pPr>
      <w:proofErr w:type="spellStart"/>
      <w:r w:rsidRPr="00DB7015">
        <w:rPr>
          <w:sz w:val="24"/>
        </w:rPr>
        <w:t>Sugiyati</w:t>
      </w:r>
      <w:proofErr w:type="spellEnd"/>
      <w:r w:rsidRPr="00DB7015">
        <w:rPr>
          <w:sz w:val="24"/>
        </w:rPr>
        <w:t xml:space="preserve">, K., &amp; </w:t>
      </w:r>
      <w:proofErr w:type="spellStart"/>
      <w:r w:rsidRPr="00DB7015">
        <w:rPr>
          <w:sz w:val="24"/>
        </w:rPr>
        <w:t>Indriani</w:t>
      </w:r>
      <w:proofErr w:type="spellEnd"/>
      <w:r w:rsidRPr="00DB7015">
        <w:rPr>
          <w:sz w:val="24"/>
        </w:rPr>
        <w:t>, L. (2021). Exploring the level and primary causes of</w:t>
      </w:r>
      <w:r w:rsidRPr="00DB7015">
        <w:rPr>
          <w:spacing w:val="1"/>
          <w:sz w:val="24"/>
        </w:rPr>
        <w:t xml:space="preserve"> </w:t>
      </w:r>
      <w:r w:rsidRPr="00DB7015">
        <w:rPr>
          <w:sz w:val="24"/>
        </w:rPr>
        <w:t xml:space="preserve">public speaking anxiety among English department students. </w:t>
      </w:r>
      <w:r w:rsidRPr="00DB7015">
        <w:rPr>
          <w:i/>
          <w:sz w:val="24"/>
        </w:rPr>
        <w:t>Journal of</w:t>
      </w:r>
      <w:r w:rsidRPr="00DB7015">
        <w:rPr>
          <w:i/>
          <w:spacing w:val="1"/>
          <w:sz w:val="24"/>
        </w:rPr>
        <w:t xml:space="preserve"> </w:t>
      </w:r>
      <w:r w:rsidRPr="00DB7015">
        <w:rPr>
          <w:i/>
          <w:sz w:val="24"/>
        </w:rPr>
        <w:t>Research</w:t>
      </w:r>
      <w:r w:rsidRPr="00DB7015">
        <w:rPr>
          <w:i/>
          <w:spacing w:val="1"/>
          <w:sz w:val="24"/>
        </w:rPr>
        <w:t xml:space="preserve"> </w:t>
      </w:r>
      <w:r w:rsidRPr="00DB7015">
        <w:rPr>
          <w:i/>
          <w:sz w:val="24"/>
        </w:rPr>
        <w:t>on Language</w:t>
      </w:r>
      <w:r w:rsidRPr="00DB7015">
        <w:rPr>
          <w:i/>
          <w:spacing w:val="-1"/>
          <w:sz w:val="24"/>
        </w:rPr>
        <w:t xml:space="preserve"> </w:t>
      </w:r>
      <w:r w:rsidRPr="00DB7015">
        <w:rPr>
          <w:i/>
          <w:sz w:val="24"/>
        </w:rPr>
        <w:t>Education</w:t>
      </w:r>
      <w:r w:rsidRPr="00DB7015">
        <w:rPr>
          <w:sz w:val="24"/>
        </w:rPr>
        <w:t xml:space="preserve">, </w:t>
      </w:r>
      <w:r w:rsidRPr="00DB7015">
        <w:rPr>
          <w:i/>
          <w:sz w:val="24"/>
        </w:rPr>
        <w:t>2</w:t>
      </w:r>
      <w:r w:rsidRPr="00DB7015">
        <w:rPr>
          <w:sz w:val="24"/>
        </w:rPr>
        <w:t>(1),</w:t>
      </w:r>
      <w:r w:rsidRPr="00DB7015">
        <w:rPr>
          <w:spacing w:val="5"/>
          <w:sz w:val="24"/>
        </w:rPr>
        <w:t xml:space="preserve"> </w:t>
      </w:r>
      <w:r w:rsidRPr="00DB7015">
        <w:rPr>
          <w:sz w:val="24"/>
        </w:rPr>
        <w:t>57-66.</w:t>
      </w:r>
    </w:p>
    <w:p w14:paraId="33074139" w14:textId="77777777" w:rsidR="0042060D" w:rsidRPr="00DB7015" w:rsidRDefault="00930D2E" w:rsidP="0020125D">
      <w:pPr>
        <w:ind w:left="970" w:right="1548" w:hanging="480"/>
        <w:jc w:val="both"/>
        <w:rPr>
          <w:sz w:val="24"/>
        </w:rPr>
      </w:pPr>
      <w:proofErr w:type="spellStart"/>
      <w:proofErr w:type="gramStart"/>
      <w:r w:rsidRPr="00DB7015">
        <w:rPr>
          <w:sz w:val="24"/>
        </w:rPr>
        <w:t>Tercan,G</w:t>
      </w:r>
      <w:proofErr w:type="spellEnd"/>
      <w:r w:rsidRPr="00DB7015">
        <w:rPr>
          <w:sz w:val="24"/>
        </w:rPr>
        <w:t>.</w:t>
      </w:r>
      <w:proofErr w:type="gramEnd"/>
      <w:r w:rsidRPr="00DB7015">
        <w:rPr>
          <w:sz w:val="24"/>
        </w:rPr>
        <w:t xml:space="preserve"> &amp; </w:t>
      </w:r>
      <w:proofErr w:type="spellStart"/>
      <w:r w:rsidRPr="00DB7015">
        <w:rPr>
          <w:sz w:val="24"/>
        </w:rPr>
        <w:t>Dikilitas,K</w:t>
      </w:r>
      <w:proofErr w:type="spellEnd"/>
      <w:r w:rsidRPr="00DB7015">
        <w:rPr>
          <w:sz w:val="24"/>
        </w:rPr>
        <w:t>. (2015) EFL students’ speaking anxiety: a case from</w:t>
      </w:r>
      <w:r w:rsidRPr="00DB7015">
        <w:rPr>
          <w:spacing w:val="1"/>
          <w:sz w:val="24"/>
        </w:rPr>
        <w:t xml:space="preserve"> </w:t>
      </w:r>
      <w:r w:rsidRPr="00DB7015">
        <w:rPr>
          <w:sz w:val="24"/>
        </w:rPr>
        <w:t xml:space="preserve">tertiary level students. </w:t>
      </w:r>
      <w:r w:rsidRPr="00DB7015">
        <w:rPr>
          <w:i/>
          <w:sz w:val="24"/>
        </w:rPr>
        <w:t>International Association of Research in Foreign</w:t>
      </w:r>
      <w:r w:rsidRPr="00DB7015">
        <w:rPr>
          <w:i/>
          <w:spacing w:val="1"/>
          <w:sz w:val="24"/>
        </w:rPr>
        <w:t xml:space="preserve"> </w:t>
      </w:r>
      <w:r w:rsidRPr="00DB7015">
        <w:rPr>
          <w:i/>
          <w:sz w:val="24"/>
        </w:rPr>
        <w:t xml:space="preserve">Language Education and Applied Linguistics ELT Research Journal </w:t>
      </w:r>
      <w:r w:rsidRPr="00DB7015">
        <w:rPr>
          <w:sz w:val="24"/>
        </w:rPr>
        <w:t>2015,</w:t>
      </w:r>
      <w:r w:rsidRPr="00DB7015">
        <w:rPr>
          <w:spacing w:val="1"/>
          <w:sz w:val="24"/>
        </w:rPr>
        <w:t xml:space="preserve"> </w:t>
      </w:r>
      <w:r w:rsidRPr="00DB7015">
        <w:rPr>
          <w:sz w:val="24"/>
        </w:rPr>
        <w:t>4(1),</w:t>
      </w:r>
      <w:r w:rsidRPr="00DB7015">
        <w:rPr>
          <w:spacing w:val="-1"/>
          <w:sz w:val="24"/>
        </w:rPr>
        <w:t xml:space="preserve"> </w:t>
      </w:r>
      <w:r w:rsidRPr="00DB7015">
        <w:rPr>
          <w:sz w:val="24"/>
        </w:rPr>
        <w:t>16-27</w:t>
      </w:r>
    </w:p>
    <w:p w14:paraId="385E07FE" w14:textId="77777777" w:rsidR="0042060D" w:rsidRPr="00DB7015" w:rsidRDefault="00930D2E" w:rsidP="0020125D">
      <w:pPr>
        <w:spacing w:before="149"/>
        <w:ind w:left="970" w:right="1556" w:hanging="480"/>
        <w:jc w:val="both"/>
        <w:rPr>
          <w:sz w:val="24"/>
        </w:rPr>
      </w:pPr>
      <w:r w:rsidRPr="00DB7015">
        <w:rPr>
          <w:sz w:val="24"/>
        </w:rPr>
        <w:lastRenderedPageBreak/>
        <w:t>Tuan,</w:t>
      </w:r>
      <w:r w:rsidRPr="00DB7015">
        <w:rPr>
          <w:spacing w:val="1"/>
          <w:sz w:val="24"/>
        </w:rPr>
        <w:t xml:space="preserve"> </w:t>
      </w:r>
      <w:r w:rsidRPr="00DB7015">
        <w:rPr>
          <w:sz w:val="24"/>
        </w:rPr>
        <w:t>N.</w:t>
      </w:r>
      <w:r w:rsidRPr="00DB7015">
        <w:rPr>
          <w:spacing w:val="1"/>
          <w:sz w:val="24"/>
        </w:rPr>
        <w:t xml:space="preserve"> </w:t>
      </w:r>
      <w:r w:rsidRPr="00DB7015">
        <w:rPr>
          <w:sz w:val="24"/>
        </w:rPr>
        <w:t>H.,</w:t>
      </w:r>
      <w:r w:rsidRPr="00DB7015">
        <w:rPr>
          <w:spacing w:val="1"/>
          <w:sz w:val="24"/>
        </w:rPr>
        <w:t xml:space="preserve"> </w:t>
      </w:r>
      <w:r w:rsidRPr="00DB7015">
        <w:rPr>
          <w:sz w:val="24"/>
        </w:rPr>
        <w:t>&amp;</w:t>
      </w:r>
      <w:r w:rsidRPr="00DB7015">
        <w:rPr>
          <w:spacing w:val="1"/>
          <w:sz w:val="24"/>
        </w:rPr>
        <w:t xml:space="preserve"> </w:t>
      </w:r>
      <w:r w:rsidRPr="00DB7015">
        <w:rPr>
          <w:sz w:val="24"/>
        </w:rPr>
        <w:t>Mai,</w:t>
      </w:r>
      <w:r w:rsidRPr="00DB7015">
        <w:rPr>
          <w:spacing w:val="1"/>
          <w:sz w:val="24"/>
        </w:rPr>
        <w:t xml:space="preserve"> </w:t>
      </w:r>
      <w:r w:rsidRPr="00DB7015">
        <w:rPr>
          <w:sz w:val="24"/>
        </w:rPr>
        <w:t>T.</w:t>
      </w:r>
      <w:r w:rsidRPr="00DB7015">
        <w:rPr>
          <w:spacing w:val="1"/>
          <w:sz w:val="24"/>
        </w:rPr>
        <w:t xml:space="preserve"> </w:t>
      </w:r>
      <w:r w:rsidRPr="00DB7015">
        <w:rPr>
          <w:sz w:val="24"/>
        </w:rPr>
        <w:t>N.</w:t>
      </w:r>
      <w:r w:rsidRPr="00DB7015">
        <w:rPr>
          <w:spacing w:val="1"/>
          <w:sz w:val="24"/>
        </w:rPr>
        <w:t xml:space="preserve"> </w:t>
      </w:r>
      <w:r w:rsidRPr="00DB7015">
        <w:rPr>
          <w:sz w:val="24"/>
        </w:rPr>
        <w:t>(2015).</w:t>
      </w:r>
      <w:r w:rsidRPr="00DB7015">
        <w:rPr>
          <w:spacing w:val="1"/>
          <w:sz w:val="24"/>
        </w:rPr>
        <w:t xml:space="preserve"> </w:t>
      </w:r>
      <w:r w:rsidRPr="00DB7015">
        <w:rPr>
          <w:sz w:val="24"/>
        </w:rPr>
        <w:t>Factors</w:t>
      </w:r>
      <w:r w:rsidRPr="00DB7015">
        <w:rPr>
          <w:spacing w:val="1"/>
          <w:sz w:val="24"/>
        </w:rPr>
        <w:t xml:space="preserve"> </w:t>
      </w:r>
      <w:r w:rsidRPr="00DB7015">
        <w:rPr>
          <w:sz w:val="24"/>
        </w:rPr>
        <w:t>affecting</w:t>
      </w:r>
      <w:r w:rsidRPr="00DB7015">
        <w:rPr>
          <w:spacing w:val="1"/>
          <w:sz w:val="24"/>
        </w:rPr>
        <w:t xml:space="preserve"> </w:t>
      </w:r>
      <w:r w:rsidRPr="00DB7015">
        <w:rPr>
          <w:sz w:val="24"/>
        </w:rPr>
        <w:t>student’s</w:t>
      </w:r>
      <w:r w:rsidRPr="00DB7015">
        <w:rPr>
          <w:spacing w:val="1"/>
          <w:sz w:val="24"/>
        </w:rPr>
        <w:t xml:space="preserve"> </w:t>
      </w:r>
      <w:r w:rsidRPr="00DB7015">
        <w:rPr>
          <w:sz w:val="24"/>
        </w:rPr>
        <w:t>speaking</w:t>
      </w:r>
      <w:r w:rsidRPr="00DB7015">
        <w:rPr>
          <w:spacing w:val="1"/>
          <w:sz w:val="24"/>
        </w:rPr>
        <w:t xml:space="preserve"> </w:t>
      </w:r>
      <w:r w:rsidRPr="00DB7015">
        <w:rPr>
          <w:sz w:val="24"/>
        </w:rPr>
        <w:t xml:space="preserve">performance at LE Thanh Hien High School. </w:t>
      </w:r>
      <w:r w:rsidRPr="00DB7015">
        <w:rPr>
          <w:i/>
          <w:sz w:val="24"/>
        </w:rPr>
        <w:t>Asian Journal of Educational</w:t>
      </w:r>
      <w:r w:rsidRPr="00DB7015">
        <w:rPr>
          <w:i/>
          <w:spacing w:val="1"/>
          <w:sz w:val="24"/>
        </w:rPr>
        <w:t xml:space="preserve"> </w:t>
      </w:r>
      <w:r w:rsidRPr="00DB7015">
        <w:rPr>
          <w:i/>
          <w:sz w:val="24"/>
        </w:rPr>
        <w:t>Research</w:t>
      </w:r>
      <w:r w:rsidRPr="00DB7015">
        <w:rPr>
          <w:sz w:val="24"/>
        </w:rPr>
        <w:t>,</w:t>
      </w:r>
      <w:r w:rsidRPr="00DB7015">
        <w:rPr>
          <w:spacing w:val="1"/>
          <w:sz w:val="24"/>
        </w:rPr>
        <w:t xml:space="preserve"> </w:t>
      </w:r>
      <w:r w:rsidRPr="00DB7015">
        <w:rPr>
          <w:sz w:val="24"/>
        </w:rPr>
        <w:t>3(2),</w:t>
      </w:r>
      <w:r w:rsidRPr="00DB7015">
        <w:rPr>
          <w:spacing w:val="2"/>
          <w:sz w:val="24"/>
        </w:rPr>
        <w:t xml:space="preserve"> </w:t>
      </w:r>
      <w:r w:rsidRPr="00DB7015">
        <w:rPr>
          <w:sz w:val="24"/>
        </w:rPr>
        <w:t>8-23</w:t>
      </w:r>
    </w:p>
    <w:p w14:paraId="0A655E6A" w14:textId="77777777" w:rsidR="0042060D" w:rsidRPr="00DB7015" w:rsidRDefault="00930D2E" w:rsidP="0020125D">
      <w:pPr>
        <w:pStyle w:val="BodyText"/>
        <w:ind w:left="490"/>
        <w:jc w:val="both"/>
      </w:pPr>
      <w:r w:rsidRPr="00DB7015">
        <w:t>Woodrow,</w:t>
      </w:r>
      <w:r w:rsidRPr="00DB7015">
        <w:rPr>
          <w:spacing w:val="5"/>
        </w:rPr>
        <w:t xml:space="preserve"> </w:t>
      </w:r>
      <w:r w:rsidRPr="00DB7015">
        <w:t>L.</w:t>
      </w:r>
      <w:r w:rsidRPr="00DB7015">
        <w:rPr>
          <w:spacing w:val="16"/>
        </w:rPr>
        <w:t xml:space="preserve"> </w:t>
      </w:r>
      <w:r w:rsidRPr="00DB7015">
        <w:t>(2006).</w:t>
      </w:r>
      <w:r w:rsidRPr="00DB7015">
        <w:rPr>
          <w:spacing w:val="73"/>
        </w:rPr>
        <w:t xml:space="preserve"> </w:t>
      </w:r>
      <w:r w:rsidRPr="00DB7015">
        <w:t>Anxiety</w:t>
      </w:r>
      <w:r w:rsidRPr="00DB7015">
        <w:rPr>
          <w:spacing w:val="73"/>
        </w:rPr>
        <w:t xml:space="preserve"> </w:t>
      </w:r>
      <w:r w:rsidRPr="00DB7015">
        <w:t>and</w:t>
      </w:r>
      <w:r w:rsidRPr="00DB7015">
        <w:rPr>
          <w:spacing w:val="73"/>
        </w:rPr>
        <w:t xml:space="preserve"> </w:t>
      </w:r>
      <w:r w:rsidRPr="00DB7015">
        <w:t>speaking</w:t>
      </w:r>
      <w:r w:rsidRPr="00DB7015">
        <w:rPr>
          <w:spacing w:val="74"/>
        </w:rPr>
        <w:t xml:space="preserve"> </w:t>
      </w:r>
      <w:r w:rsidRPr="00DB7015">
        <w:t>English</w:t>
      </w:r>
      <w:r w:rsidRPr="00DB7015">
        <w:rPr>
          <w:spacing w:val="74"/>
        </w:rPr>
        <w:t xml:space="preserve"> </w:t>
      </w:r>
      <w:r w:rsidRPr="00DB7015">
        <w:t>as</w:t>
      </w:r>
      <w:r w:rsidRPr="00DB7015">
        <w:rPr>
          <w:spacing w:val="74"/>
        </w:rPr>
        <w:t xml:space="preserve"> </w:t>
      </w:r>
      <w:r w:rsidRPr="00DB7015">
        <w:t>a</w:t>
      </w:r>
      <w:r w:rsidRPr="00DB7015">
        <w:rPr>
          <w:spacing w:val="72"/>
        </w:rPr>
        <w:t xml:space="preserve"> </w:t>
      </w:r>
      <w:r w:rsidRPr="00DB7015">
        <w:t>second</w:t>
      </w:r>
      <w:r w:rsidRPr="00DB7015">
        <w:rPr>
          <w:spacing w:val="73"/>
        </w:rPr>
        <w:t xml:space="preserve"> </w:t>
      </w:r>
      <w:r w:rsidRPr="00DB7015">
        <w:t>language.</w:t>
      </w:r>
    </w:p>
    <w:p w14:paraId="6DE3B264" w14:textId="77777777" w:rsidR="0042060D" w:rsidRPr="00DB7015" w:rsidRDefault="00930D2E" w:rsidP="0020125D">
      <w:pPr>
        <w:spacing w:before="40"/>
        <w:ind w:left="970"/>
        <w:jc w:val="both"/>
        <w:rPr>
          <w:sz w:val="24"/>
        </w:rPr>
      </w:pPr>
      <w:r w:rsidRPr="00DB7015">
        <w:rPr>
          <w:i/>
          <w:sz w:val="24"/>
        </w:rPr>
        <w:t>RELC journal</w:t>
      </w:r>
      <w:r w:rsidRPr="00DB7015">
        <w:rPr>
          <w:sz w:val="24"/>
        </w:rPr>
        <w:t>,</w:t>
      </w:r>
      <w:r w:rsidRPr="00DB7015">
        <w:rPr>
          <w:spacing w:val="2"/>
          <w:sz w:val="24"/>
        </w:rPr>
        <w:t xml:space="preserve"> </w:t>
      </w:r>
      <w:r w:rsidRPr="00DB7015">
        <w:rPr>
          <w:i/>
          <w:sz w:val="24"/>
        </w:rPr>
        <w:t>37</w:t>
      </w:r>
      <w:r w:rsidRPr="00DB7015">
        <w:rPr>
          <w:sz w:val="24"/>
        </w:rPr>
        <w:t>(3),</w:t>
      </w:r>
      <w:r w:rsidRPr="00DB7015">
        <w:rPr>
          <w:spacing w:val="-1"/>
          <w:sz w:val="24"/>
        </w:rPr>
        <w:t xml:space="preserve"> </w:t>
      </w:r>
      <w:r w:rsidRPr="00DB7015">
        <w:rPr>
          <w:sz w:val="24"/>
        </w:rPr>
        <w:t>308-328.</w:t>
      </w:r>
    </w:p>
    <w:p w14:paraId="00DDDBD5" w14:textId="77777777" w:rsidR="00433C55" w:rsidRPr="00DB7015" w:rsidRDefault="00930D2E" w:rsidP="0020125D">
      <w:pPr>
        <w:spacing w:before="41"/>
        <w:ind w:left="970" w:right="1543" w:hanging="480"/>
        <w:jc w:val="both"/>
        <w:rPr>
          <w:sz w:val="24"/>
        </w:rPr>
      </w:pPr>
      <w:r w:rsidRPr="00DB7015">
        <w:rPr>
          <w:sz w:val="24"/>
        </w:rPr>
        <w:t>Wulandari, N. A., Amalia, S., &amp; Ramdhani, M. I. (2022). Investigating speaking</w:t>
      </w:r>
      <w:r w:rsidRPr="00DB7015">
        <w:rPr>
          <w:spacing w:val="1"/>
          <w:sz w:val="24"/>
        </w:rPr>
        <w:t xml:space="preserve"> </w:t>
      </w:r>
      <w:r w:rsidRPr="00DB7015">
        <w:rPr>
          <w:spacing w:val="-1"/>
          <w:sz w:val="24"/>
        </w:rPr>
        <w:t>difficulties</w:t>
      </w:r>
      <w:r w:rsidRPr="00DB7015">
        <w:rPr>
          <w:sz w:val="24"/>
        </w:rPr>
        <w:t xml:space="preserve"> of senior</w:t>
      </w:r>
      <w:r w:rsidRPr="00DB7015">
        <w:rPr>
          <w:spacing w:val="1"/>
          <w:sz w:val="24"/>
        </w:rPr>
        <w:t xml:space="preserve"> </w:t>
      </w:r>
      <w:r w:rsidRPr="00DB7015">
        <w:rPr>
          <w:sz w:val="24"/>
        </w:rPr>
        <w:t>high</w:t>
      </w:r>
      <w:r w:rsidRPr="00DB7015">
        <w:rPr>
          <w:spacing w:val="1"/>
          <w:sz w:val="24"/>
        </w:rPr>
        <w:t xml:space="preserve"> </w:t>
      </w:r>
      <w:r w:rsidRPr="00DB7015">
        <w:rPr>
          <w:sz w:val="24"/>
        </w:rPr>
        <w:t>school</w:t>
      </w:r>
      <w:r w:rsidRPr="00DB7015">
        <w:rPr>
          <w:spacing w:val="1"/>
          <w:sz w:val="24"/>
        </w:rPr>
        <w:t xml:space="preserve"> </w:t>
      </w:r>
      <w:r w:rsidRPr="00DB7015">
        <w:rPr>
          <w:sz w:val="24"/>
        </w:rPr>
        <w:t>students:</w:t>
      </w:r>
      <w:r w:rsidRPr="00DB7015">
        <w:rPr>
          <w:spacing w:val="1"/>
          <w:sz w:val="24"/>
        </w:rPr>
        <w:t xml:space="preserve"> </w:t>
      </w:r>
      <w:r w:rsidRPr="00DB7015">
        <w:rPr>
          <w:sz w:val="24"/>
        </w:rPr>
        <w:t>linguistics</w:t>
      </w:r>
      <w:r w:rsidRPr="00DB7015">
        <w:rPr>
          <w:spacing w:val="1"/>
          <w:sz w:val="24"/>
        </w:rPr>
        <w:t xml:space="preserve"> </w:t>
      </w:r>
      <w:r w:rsidRPr="00DB7015">
        <w:rPr>
          <w:sz w:val="24"/>
        </w:rPr>
        <w:t>and</w:t>
      </w:r>
      <w:r w:rsidRPr="00DB7015">
        <w:rPr>
          <w:spacing w:val="1"/>
          <w:sz w:val="24"/>
        </w:rPr>
        <w:t xml:space="preserve"> </w:t>
      </w:r>
      <w:r w:rsidRPr="00DB7015">
        <w:rPr>
          <w:sz w:val="24"/>
        </w:rPr>
        <w:t>psychological</w:t>
      </w:r>
      <w:r w:rsidRPr="00DB7015">
        <w:rPr>
          <w:spacing w:val="-57"/>
          <w:sz w:val="24"/>
        </w:rPr>
        <w:t xml:space="preserve"> </w:t>
      </w:r>
      <w:r w:rsidRPr="00DB7015">
        <w:rPr>
          <w:sz w:val="24"/>
        </w:rPr>
        <w:t xml:space="preserve">problems. </w:t>
      </w:r>
      <w:r w:rsidRPr="00DB7015">
        <w:rPr>
          <w:i/>
          <w:sz w:val="24"/>
        </w:rPr>
        <w:t>English Franca: Academic Journal</w:t>
      </w:r>
      <w:r w:rsidRPr="00DB7015">
        <w:rPr>
          <w:i/>
          <w:spacing w:val="1"/>
          <w:sz w:val="24"/>
        </w:rPr>
        <w:t xml:space="preserve"> </w:t>
      </w:r>
      <w:r w:rsidRPr="00DB7015">
        <w:rPr>
          <w:i/>
          <w:sz w:val="24"/>
        </w:rPr>
        <w:t>of English</w:t>
      </w:r>
      <w:r w:rsidRPr="00DB7015">
        <w:rPr>
          <w:i/>
          <w:spacing w:val="1"/>
          <w:sz w:val="24"/>
        </w:rPr>
        <w:t xml:space="preserve"> </w:t>
      </w:r>
      <w:r w:rsidRPr="00DB7015">
        <w:rPr>
          <w:i/>
          <w:sz w:val="24"/>
        </w:rPr>
        <w:t>Language and</w:t>
      </w:r>
      <w:r w:rsidRPr="00DB7015">
        <w:rPr>
          <w:i/>
          <w:spacing w:val="1"/>
          <w:sz w:val="24"/>
        </w:rPr>
        <w:t xml:space="preserve"> </w:t>
      </w:r>
      <w:r w:rsidRPr="00DB7015">
        <w:rPr>
          <w:i/>
          <w:sz w:val="24"/>
        </w:rPr>
        <w:t>Education</w:t>
      </w:r>
      <w:r w:rsidRPr="00DB7015">
        <w:rPr>
          <w:sz w:val="24"/>
        </w:rPr>
        <w:t>,</w:t>
      </w:r>
      <w:r w:rsidRPr="00DB7015">
        <w:rPr>
          <w:spacing w:val="3"/>
          <w:sz w:val="24"/>
        </w:rPr>
        <w:t xml:space="preserve"> </w:t>
      </w:r>
      <w:r w:rsidRPr="00DB7015">
        <w:rPr>
          <w:i/>
          <w:sz w:val="24"/>
        </w:rPr>
        <w:t>6</w:t>
      </w:r>
      <w:r w:rsidRPr="00DB7015">
        <w:rPr>
          <w:sz w:val="24"/>
        </w:rPr>
        <w:t>(1),</w:t>
      </w:r>
      <w:r w:rsidRPr="00DB7015">
        <w:rPr>
          <w:spacing w:val="-5"/>
          <w:sz w:val="24"/>
        </w:rPr>
        <w:t xml:space="preserve"> </w:t>
      </w:r>
      <w:r w:rsidRPr="00DB7015">
        <w:rPr>
          <w:sz w:val="24"/>
        </w:rPr>
        <w:t>151-166.</w:t>
      </w:r>
    </w:p>
    <w:p w14:paraId="14854410" w14:textId="6924F176" w:rsidR="00433C55" w:rsidRDefault="00433C55" w:rsidP="0020125D">
      <w:pPr>
        <w:spacing w:before="41"/>
        <w:ind w:left="970" w:right="1543" w:hanging="480"/>
        <w:jc w:val="both"/>
        <w:rPr>
          <w:ins w:id="99" w:author="User" w:date="2024-10-24T12:13:00Z"/>
          <w:sz w:val="24"/>
        </w:rPr>
      </w:pPr>
      <w:r w:rsidRPr="00DB7015">
        <w:rPr>
          <w:sz w:val="24"/>
        </w:rPr>
        <w:t xml:space="preserve">Zakaria, W. N. F. W., &amp; Hassan, N. S. I. C. (2015). Communication Apprehension among part one Business students in </w:t>
      </w:r>
      <w:proofErr w:type="spellStart"/>
      <w:r w:rsidRPr="00DB7015">
        <w:rPr>
          <w:sz w:val="24"/>
        </w:rPr>
        <w:t>Universiti</w:t>
      </w:r>
      <w:proofErr w:type="spellEnd"/>
      <w:r w:rsidRPr="00DB7015">
        <w:rPr>
          <w:sz w:val="24"/>
        </w:rPr>
        <w:t xml:space="preserve"> </w:t>
      </w:r>
      <w:proofErr w:type="spellStart"/>
      <w:r w:rsidRPr="00DB7015">
        <w:rPr>
          <w:sz w:val="24"/>
        </w:rPr>
        <w:t>Teknologi</w:t>
      </w:r>
      <w:proofErr w:type="spellEnd"/>
      <w:r w:rsidRPr="00DB7015">
        <w:rPr>
          <w:sz w:val="24"/>
        </w:rPr>
        <w:t xml:space="preserve"> Mara (UITM) Kelantan. International Journal of Arts, Science &amp; Commerce, 6(1), 1-9.</w:t>
      </w:r>
    </w:p>
    <w:p w14:paraId="49503327" w14:textId="24C73F9A" w:rsidR="00AA4FAE" w:rsidRPr="00AA4FAE" w:rsidRDefault="00AA4FAE">
      <w:pPr>
        <w:rPr>
          <w:ins w:id="100" w:author="User" w:date="2024-10-24T12:13:00Z"/>
          <w:sz w:val="24"/>
        </w:rPr>
        <w:pPrChange w:id="101" w:author="User" w:date="2024-10-24T12:13:00Z">
          <w:pPr>
            <w:spacing w:before="41"/>
            <w:ind w:left="970" w:right="1543" w:hanging="480"/>
            <w:jc w:val="both"/>
          </w:pPr>
        </w:pPrChange>
      </w:pPr>
    </w:p>
    <w:p w14:paraId="0ADFC805" w14:textId="46092FD3" w:rsidR="00AA4FAE" w:rsidRPr="00AA4FAE" w:rsidRDefault="00AA4FAE">
      <w:pPr>
        <w:rPr>
          <w:ins w:id="102" w:author="User" w:date="2024-10-24T12:13:00Z"/>
          <w:sz w:val="24"/>
        </w:rPr>
        <w:pPrChange w:id="103" w:author="User" w:date="2024-10-24T12:13:00Z">
          <w:pPr>
            <w:spacing w:before="41"/>
            <w:ind w:left="970" w:right="1543" w:hanging="480"/>
            <w:jc w:val="both"/>
          </w:pPr>
        </w:pPrChange>
      </w:pPr>
    </w:p>
    <w:p w14:paraId="697C7A7B" w14:textId="6773AFCD" w:rsidR="00AA4FAE" w:rsidRDefault="00AA4FAE" w:rsidP="00AA4FAE">
      <w:pPr>
        <w:rPr>
          <w:ins w:id="104" w:author="User" w:date="2024-10-24T12:13:00Z"/>
          <w:sz w:val="24"/>
        </w:rPr>
      </w:pPr>
    </w:p>
    <w:p w14:paraId="5C2C339F" w14:textId="26C54709" w:rsidR="00AA4FAE" w:rsidRPr="00AA4FAE" w:rsidRDefault="00AA4FAE">
      <w:pPr>
        <w:tabs>
          <w:tab w:val="left" w:pos="6015"/>
        </w:tabs>
        <w:rPr>
          <w:sz w:val="24"/>
        </w:rPr>
        <w:pPrChange w:id="105" w:author="User" w:date="2024-10-24T12:13:00Z">
          <w:pPr>
            <w:spacing w:before="41"/>
            <w:ind w:left="970" w:right="1543" w:hanging="480"/>
            <w:jc w:val="both"/>
          </w:pPr>
        </w:pPrChange>
      </w:pPr>
      <w:ins w:id="106" w:author="User" w:date="2024-10-24T12:13:00Z">
        <w:r>
          <w:rPr>
            <w:sz w:val="24"/>
          </w:rPr>
          <w:tab/>
        </w:r>
      </w:ins>
    </w:p>
    <w:sectPr w:rsidR="00AA4FAE" w:rsidRPr="00AA4FAE">
      <w:pgSz w:w="11910" w:h="16850"/>
      <w:pgMar w:top="1760" w:right="620" w:bottom="280" w:left="1440" w:header="1135"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User" w:date="2024-09-23T18:59:00Z" w:initials="U">
    <w:p w14:paraId="2345D6FA" w14:textId="1611B112" w:rsidR="005526EF" w:rsidRPr="00DB7015" w:rsidRDefault="005526EF">
      <w:pPr>
        <w:pStyle w:val="CommentText"/>
      </w:pPr>
      <w:r w:rsidRPr="00DB7015">
        <w:rPr>
          <w:rStyle w:val="CommentReference"/>
        </w:rPr>
        <w:annotationRef/>
      </w:r>
      <w:r w:rsidRPr="00DB7015">
        <w:t xml:space="preserve">Go to your focus, speaking anxiety  </w:t>
      </w:r>
    </w:p>
  </w:comment>
  <w:comment w:id="5" w:author="User" w:date="2024-09-23T17:41:00Z" w:initials="U">
    <w:p w14:paraId="7F73CD59" w14:textId="5CDBF8C5" w:rsidR="005526EF" w:rsidRPr="00DB7015" w:rsidRDefault="005526EF">
      <w:pPr>
        <w:pStyle w:val="CommentText"/>
      </w:pPr>
      <w:r w:rsidRPr="00DB7015">
        <w:rPr>
          <w:rStyle w:val="CommentReference"/>
        </w:rPr>
        <w:annotationRef/>
      </w:r>
      <w:r w:rsidRPr="00DB7015">
        <w:t xml:space="preserve">Year  </w:t>
      </w:r>
    </w:p>
  </w:comment>
  <w:comment w:id="7" w:author="User" w:date="2024-09-23T17:44:00Z" w:initials="U">
    <w:p w14:paraId="5D1B58F4" w14:textId="063926D0" w:rsidR="005526EF" w:rsidRPr="00DB7015" w:rsidRDefault="005526EF">
      <w:pPr>
        <w:pStyle w:val="CommentText"/>
      </w:pPr>
      <w:r w:rsidRPr="00DB7015">
        <w:rPr>
          <w:rStyle w:val="CommentReference"/>
        </w:rPr>
        <w:annotationRef/>
      </w:r>
      <w:r w:rsidRPr="00DB7015">
        <w:t>Mention the three categories!</w:t>
      </w:r>
    </w:p>
  </w:comment>
  <w:comment w:id="17" w:author="User" w:date="2024-09-23T17:47:00Z" w:initials="U">
    <w:p w14:paraId="4057135E" w14:textId="252D972C" w:rsidR="005526EF" w:rsidRPr="00DB7015" w:rsidRDefault="005526EF">
      <w:pPr>
        <w:pStyle w:val="CommentText"/>
      </w:pPr>
      <w:r w:rsidRPr="00DB7015">
        <w:rPr>
          <w:rStyle w:val="CommentReference"/>
        </w:rPr>
        <w:annotationRef/>
      </w:r>
      <w:r w:rsidRPr="00DB7015">
        <w:t>What kind of technique is used for analyzing the data?</w:t>
      </w:r>
    </w:p>
    <w:p w14:paraId="22D251FE" w14:textId="16C22A35" w:rsidR="005526EF" w:rsidRPr="00DB7015" w:rsidRDefault="005526EF">
      <w:pPr>
        <w:pStyle w:val="CommentText"/>
      </w:pPr>
      <w:r w:rsidRPr="00DB7015">
        <w:t xml:space="preserve"> Add the pedagogical implication or conclusion </w:t>
      </w:r>
    </w:p>
    <w:p w14:paraId="17520BF3" w14:textId="07897B97" w:rsidR="005526EF" w:rsidRPr="00DB7015" w:rsidRDefault="005526EF">
      <w:pPr>
        <w:pStyle w:val="CommentText"/>
      </w:pPr>
    </w:p>
  </w:comment>
  <w:comment w:id="23" w:author="User" w:date="2024-09-23T18:01:00Z" w:initials="U">
    <w:p w14:paraId="033CAD4F" w14:textId="3F76D457" w:rsidR="005526EF" w:rsidRPr="00DB7015" w:rsidRDefault="005526EF">
      <w:pPr>
        <w:pStyle w:val="CommentText"/>
      </w:pPr>
      <w:r w:rsidRPr="00DB7015">
        <w:rPr>
          <w:rStyle w:val="CommentReference"/>
        </w:rPr>
        <w:annotationRef/>
      </w:r>
      <w:r w:rsidRPr="00DB7015">
        <w:t xml:space="preserve">First is …………, second is ….. third is …..(don’t use the repeated words) </w:t>
      </w:r>
    </w:p>
    <w:p w14:paraId="5CE5378F" w14:textId="05BF682F" w:rsidR="005526EF" w:rsidRPr="00DB7015" w:rsidRDefault="005526EF">
      <w:pPr>
        <w:pStyle w:val="CommentText"/>
      </w:pPr>
      <w:r w:rsidRPr="00DB7015">
        <w:t xml:space="preserve"> what is the first problem of speaking?  Make it clear!</w:t>
      </w:r>
    </w:p>
  </w:comment>
  <w:comment w:id="20" w:author="User" w:date="2024-09-23T18:05:00Z" w:initials="U">
    <w:p w14:paraId="05B755B6" w14:textId="334691AB" w:rsidR="005526EF" w:rsidRPr="00DB7015" w:rsidRDefault="005526EF">
      <w:pPr>
        <w:pStyle w:val="CommentText"/>
      </w:pPr>
      <w:r w:rsidRPr="00DB7015">
        <w:rPr>
          <w:rStyle w:val="CommentReference"/>
        </w:rPr>
        <w:annotationRef/>
      </w:r>
      <w:r w:rsidRPr="00DB7015">
        <w:t xml:space="preserve">Ungrammatical sentences </w:t>
      </w:r>
    </w:p>
  </w:comment>
  <w:comment w:id="30" w:author="User" w:date="2024-09-23T18:12:00Z" w:initials="U">
    <w:p w14:paraId="327986DE" w14:textId="6EC89ADF" w:rsidR="005526EF" w:rsidRPr="00DB7015" w:rsidRDefault="005526EF">
      <w:pPr>
        <w:pStyle w:val="CommentText"/>
      </w:pPr>
      <w:r w:rsidRPr="00DB7015">
        <w:rPr>
          <w:rStyle w:val="CommentReference"/>
        </w:rPr>
        <w:annotationRef/>
      </w:r>
      <w:r w:rsidRPr="00DB7015">
        <w:t xml:space="preserve">There are several issues with speaking practice that can hinder successful communication. In terms of emotional aspects, …………….. Meanwhile, in terms of linguistics aspects, ………………… </w:t>
      </w:r>
    </w:p>
  </w:comment>
  <w:comment w:id="41" w:author="User" w:date="2024-09-23T19:02:00Z" w:initials="U">
    <w:p w14:paraId="424BDBC1" w14:textId="6EAA6A9A" w:rsidR="005526EF" w:rsidRPr="00DB7015" w:rsidRDefault="005526EF">
      <w:pPr>
        <w:pStyle w:val="CommentText"/>
      </w:pPr>
      <w:r w:rsidRPr="00DB7015">
        <w:rPr>
          <w:rStyle w:val="CommentReference"/>
        </w:rPr>
        <w:annotationRef/>
      </w:r>
      <w:r w:rsidRPr="00DB7015">
        <w:t xml:space="preserve">Give the conclusion from the findings of the three previous studies, why it is low level of anxiety and high level  of anxiety! </w:t>
      </w:r>
    </w:p>
  </w:comment>
  <w:comment w:id="43" w:author="User" w:date="2024-09-23T18:45:00Z" w:initials="U">
    <w:p w14:paraId="733192DD" w14:textId="46717E3E" w:rsidR="005526EF" w:rsidRPr="00DB7015" w:rsidRDefault="005526EF">
      <w:pPr>
        <w:pStyle w:val="CommentText"/>
      </w:pPr>
      <w:r w:rsidRPr="00DB7015">
        <w:rPr>
          <w:rStyle w:val="CommentReference"/>
        </w:rPr>
        <w:annotationRef/>
      </w:r>
      <w:r w:rsidRPr="00DB7015">
        <w:t xml:space="preserve">Add the research questions or the objectives of your study! </w:t>
      </w:r>
    </w:p>
  </w:comment>
  <w:comment w:id="47" w:author="User" w:date="2024-09-23T19:05:00Z" w:initials="U">
    <w:p w14:paraId="17723863" w14:textId="0566BAD3" w:rsidR="005526EF" w:rsidRPr="00DB7015" w:rsidRDefault="005526EF">
      <w:pPr>
        <w:pStyle w:val="CommentText"/>
      </w:pPr>
      <w:r w:rsidRPr="00DB7015">
        <w:rPr>
          <w:rStyle w:val="CommentReference"/>
        </w:rPr>
        <w:annotationRef/>
      </w:r>
      <w:r w:rsidRPr="00DB7015">
        <w:t>It is irrelevant information to your study.  Just focus on your study</w:t>
      </w:r>
    </w:p>
  </w:comment>
  <w:comment w:id="50" w:author="User" w:date="2024-09-23T19:09:00Z" w:initials="U">
    <w:p w14:paraId="69E7A941" w14:textId="77777777" w:rsidR="005526EF" w:rsidRPr="00DB7015" w:rsidRDefault="005526EF">
      <w:pPr>
        <w:pStyle w:val="CommentText"/>
      </w:pPr>
      <w:r w:rsidRPr="00DB7015">
        <w:rPr>
          <w:rStyle w:val="CommentReference"/>
        </w:rPr>
        <w:annotationRef/>
      </w:r>
      <w:r w:rsidRPr="00DB7015">
        <w:t xml:space="preserve">Give the reasons, why did you use purposive sampling technique to select the samples. </w:t>
      </w:r>
    </w:p>
    <w:p w14:paraId="1B0C9790" w14:textId="2394862E" w:rsidR="005526EF" w:rsidRPr="00DB7015" w:rsidRDefault="005526EF">
      <w:pPr>
        <w:pStyle w:val="CommentText"/>
      </w:pPr>
      <w:r w:rsidRPr="00DB7015">
        <w:t>What are the criteria?</w:t>
      </w:r>
    </w:p>
  </w:comment>
  <w:comment w:id="58" w:author="User" w:date="2024-09-23T19:11:00Z" w:initials="U">
    <w:p w14:paraId="13EC5F11" w14:textId="17390CF1" w:rsidR="005526EF" w:rsidRPr="00DB7015" w:rsidRDefault="005526EF">
      <w:pPr>
        <w:pStyle w:val="CommentText"/>
      </w:pPr>
      <w:r w:rsidRPr="00DB7015">
        <w:rPr>
          <w:rStyle w:val="CommentReference"/>
        </w:rPr>
        <w:annotationRef/>
      </w:r>
      <w:r w:rsidRPr="00DB7015">
        <w:t>How did you know?</w:t>
      </w:r>
    </w:p>
  </w:comment>
  <w:comment w:id="59" w:author="User" w:date="2024-09-23T19:12:00Z" w:initials="U">
    <w:p w14:paraId="06BB6BF9" w14:textId="77777777" w:rsidR="005526EF" w:rsidRPr="00DB7015" w:rsidRDefault="005526EF" w:rsidP="00CD441B">
      <w:r w:rsidRPr="00DB7015">
        <w:rPr>
          <w:rStyle w:val="CommentReference"/>
        </w:rPr>
        <w:annotationRef/>
      </w:r>
      <w:r w:rsidRPr="00DB7015">
        <w:t>Can you clarify the components of speech anxiety and how many total items there are?</w:t>
      </w:r>
    </w:p>
    <w:p w14:paraId="02B23281" w14:textId="5F29D239" w:rsidR="005526EF" w:rsidRPr="00DB7015" w:rsidRDefault="005526EF">
      <w:pPr>
        <w:pStyle w:val="CommentText"/>
      </w:pPr>
    </w:p>
  </w:comment>
  <w:comment w:id="62" w:author="User" w:date="2024-09-23T19:13:00Z" w:initials="U">
    <w:p w14:paraId="22843278" w14:textId="0C712FFE" w:rsidR="005526EF" w:rsidRPr="00DB7015" w:rsidRDefault="005526EF">
      <w:pPr>
        <w:pStyle w:val="CommentText"/>
      </w:pPr>
      <w:r w:rsidRPr="00DB7015">
        <w:rPr>
          <w:rStyle w:val="CommentReference"/>
        </w:rPr>
        <w:annotationRef/>
      </w:r>
      <w:r w:rsidRPr="00DB7015">
        <w:t>Add the indicators of speaking anxiety!</w:t>
      </w:r>
    </w:p>
  </w:comment>
  <w:comment w:id="65" w:author="User" w:date="2024-09-23T19:17:00Z" w:initials="U">
    <w:p w14:paraId="16284822" w14:textId="2A3C1E51" w:rsidR="005526EF" w:rsidRPr="00DB7015" w:rsidRDefault="005526EF">
      <w:pPr>
        <w:pStyle w:val="CommentText"/>
      </w:pPr>
      <w:r w:rsidRPr="00DB7015">
        <w:rPr>
          <w:rStyle w:val="CommentReference"/>
        </w:rPr>
        <w:annotationRef/>
      </w:r>
      <w:r w:rsidRPr="00DB7015">
        <w:t xml:space="preserve">What kind of a technique for analyzing the data? </w:t>
      </w:r>
    </w:p>
  </w:comment>
  <w:comment w:id="68" w:author="User" w:date="2024-09-23T19:18:00Z" w:initials="U">
    <w:p w14:paraId="5F63CA50" w14:textId="7BAE2898" w:rsidR="005526EF" w:rsidRPr="00DB7015" w:rsidRDefault="005526EF">
      <w:pPr>
        <w:pStyle w:val="CommentText"/>
      </w:pPr>
      <w:r w:rsidRPr="00DB7015">
        <w:rPr>
          <w:rStyle w:val="CommentReference"/>
        </w:rPr>
        <w:annotationRef/>
      </w:r>
      <w:r w:rsidRPr="00DB7015">
        <w:t>What do you mean negative questions?</w:t>
      </w:r>
    </w:p>
  </w:comment>
  <w:comment w:id="73" w:author="User" w:date="2024-09-23T19:19:00Z" w:initials="U">
    <w:p w14:paraId="58E4C7C1" w14:textId="5D523ECB" w:rsidR="005526EF" w:rsidRPr="00DB7015" w:rsidRDefault="005526EF">
      <w:pPr>
        <w:pStyle w:val="CommentText"/>
      </w:pPr>
      <w:r w:rsidRPr="00DB7015">
        <w:rPr>
          <w:rStyle w:val="CommentReference"/>
        </w:rPr>
        <w:annotationRef/>
      </w:r>
      <w:r w:rsidRPr="00DB7015">
        <w:t>Recheck?</w:t>
      </w:r>
    </w:p>
  </w:comment>
  <w:comment w:id="79" w:author="User" w:date="2024-09-23T19:35:00Z" w:initials="U">
    <w:p w14:paraId="7423877A" w14:textId="039397C8" w:rsidR="005526EF" w:rsidRPr="00DB7015" w:rsidRDefault="005526EF">
      <w:pPr>
        <w:pStyle w:val="CommentText"/>
      </w:pPr>
      <w:r w:rsidRPr="00DB7015">
        <w:rPr>
          <w:rStyle w:val="CommentReference"/>
        </w:rPr>
        <w:annotationRef/>
      </w:r>
      <w:r w:rsidRPr="00DB7015">
        <w:t>Explain the total of students text anxiety!</w:t>
      </w:r>
    </w:p>
  </w:comment>
  <w:comment w:id="82" w:author="User" w:date="2024-09-23T19:21:00Z" w:initials="U">
    <w:p w14:paraId="5C7F9940" w14:textId="4649022D" w:rsidR="005526EF" w:rsidRPr="00DB7015" w:rsidRDefault="005526EF">
      <w:pPr>
        <w:pStyle w:val="CommentText"/>
      </w:pPr>
      <w:r w:rsidRPr="00DB7015">
        <w:rPr>
          <w:rStyle w:val="CommentReference"/>
        </w:rPr>
        <w:annotationRef/>
      </w:r>
      <w:r w:rsidRPr="00DB7015">
        <w:t>Check</w:t>
      </w:r>
    </w:p>
    <w:p w14:paraId="4D01768D" w14:textId="43D1A3A4" w:rsidR="005526EF" w:rsidRPr="00DB7015" w:rsidRDefault="005526EF">
      <w:pPr>
        <w:pStyle w:val="CommentText"/>
      </w:pPr>
    </w:p>
  </w:comment>
  <w:comment w:id="88" w:author="User" w:date="2024-09-23T19:36:00Z" w:initials="U">
    <w:p w14:paraId="50327B25" w14:textId="06DA4C7D" w:rsidR="005526EF" w:rsidRPr="00DB7015" w:rsidRDefault="005526EF">
      <w:pPr>
        <w:pStyle w:val="CommentText"/>
      </w:pPr>
      <w:r w:rsidRPr="00DB7015">
        <w:rPr>
          <w:rStyle w:val="CommentReference"/>
        </w:rPr>
        <w:annotationRef/>
      </w:r>
      <w:r w:rsidRPr="00DB7015">
        <w:t>Explain it!</w:t>
      </w:r>
    </w:p>
  </w:comment>
  <w:comment w:id="89" w:author="User" w:date="2024-09-23T19:24:00Z" w:initials="U">
    <w:p w14:paraId="2C43E6BC" w14:textId="0A0F4A81" w:rsidR="005526EF" w:rsidRPr="00DB7015" w:rsidRDefault="005526EF">
      <w:pPr>
        <w:pStyle w:val="CommentText"/>
      </w:pPr>
      <w:r w:rsidRPr="00DB7015">
        <w:rPr>
          <w:rStyle w:val="CommentReference"/>
        </w:rPr>
        <w:annotationRef/>
      </w:r>
      <w:r w:rsidRPr="00DB7015">
        <w:t>Check</w:t>
      </w:r>
    </w:p>
    <w:p w14:paraId="4A14F096" w14:textId="0FEDAE49" w:rsidR="005526EF" w:rsidRPr="00DB7015" w:rsidRDefault="005526EF">
      <w:pPr>
        <w:pStyle w:val="CommentText"/>
      </w:pPr>
    </w:p>
  </w:comment>
  <w:comment w:id="90" w:author="User" w:date="2024-09-23T19:36:00Z" w:initials="U">
    <w:p w14:paraId="7FB4FF91" w14:textId="3397CA71" w:rsidR="005526EF" w:rsidRPr="00DB7015" w:rsidRDefault="005526EF">
      <w:pPr>
        <w:pStyle w:val="CommentText"/>
      </w:pPr>
      <w:r w:rsidRPr="00DB7015">
        <w:rPr>
          <w:rStyle w:val="CommentReference"/>
        </w:rPr>
        <w:annotationRef/>
      </w:r>
      <w:r w:rsidRPr="00DB7015">
        <w:t>Explain it!</w:t>
      </w:r>
    </w:p>
  </w:comment>
  <w:comment w:id="93" w:author="User" w:date="2024-09-23T19:46:00Z" w:initials="U">
    <w:p w14:paraId="31DA030E" w14:textId="12A3D871" w:rsidR="005526EF" w:rsidRDefault="005526EF">
      <w:pPr>
        <w:pStyle w:val="CommentText"/>
      </w:pPr>
      <w:r w:rsidRPr="00DB7015">
        <w:rPr>
          <w:rStyle w:val="CommentReference"/>
        </w:rPr>
        <w:annotationRef/>
      </w:r>
      <w:r w:rsidRPr="00DB7015">
        <w:t xml:space="preserve">It not needed to add the percentage analysis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345D6FA" w15:done="0"/>
  <w15:commentEx w15:paraId="7F73CD59" w15:done="0"/>
  <w15:commentEx w15:paraId="5D1B58F4" w15:done="0"/>
  <w15:commentEx w15:paraId="17520BF3" w15:done="0"/>
  <w15:commentEx w15:paraId="5CE5378F" w15:done="0"/>
  <w15:commentEx w15:paraId="05B755B6" w15:done="0"/>
  <w15:commentEx w15:paraId="327986DE" w15:done="0"/>
  <w15:commentEx w15:paraId="424BDBC1" w15:done="0"/>
  <w15:commentEx w15:paraId="733192DD" w15:done="0"/>
  <w15:commentEx w15:paraId="17723863" w15:done="0"/>
  <w15:commentEx w15:paraId="1B0C9790" w15:done="0"/>
  <w15:commentEx w15:paraId="13EC5F11" w15:done="0"/>
  <w15:commentEx w15:paraId="02B23281" w15:done="0"/>
  <w15:commentEx w15:paraId="22843278" w15:done="0"/>
  <w15:commentEx w15:paraId="16284822" w15:done="0"/>
  <w15:commentEx w15:paraId="5F63CA50" w15:done="0"/>
  <w15:commentEx w15:paraId="58E4C7C1" w15:done="0"/>
  <w15:commentEx w15:paraId="7423877A" w15:done="0"/>
  <w15:commentEx w15:paraId="4D01768D" w15:done="0"/>
  <w15:commentEx w15:paraId="50327B25" w15:done="0"/>
  <w15:commentEx w15:paraId="4A14F096" w15:done="0"/>
  <w15:commentEx w15:paraId="7FB4FF91" w15:done="0"/>
  <w15:commentEx w15:paraId="31DA03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A9C3904" w16cex:dateUtc="2024-09-23T11:59:00Z"/>
  <w16cex:commentExtensible w16cex:durableId="2A9C26AC" w16cex:dateUtc="2024-09-23T10:41:00Z"/>
  <w16cex:commentExtensible w16cex:durableId="2A9C277B" w16cex:dateUtc="2024-09-23T10:44:00Z"/>
  <w16cex:commentExtensible w16cex:durableId="2A9C2822" w16cex:dateUtc="2024-09-23T10:47:00Z"/>
  <w16cex:commentExtensible w16cex:durableId="2A9C2B94" w16cex:dateUtc="2024-09-23T11:01:00Z"/>
  <w16cex:commentExtensible w16cex:durableId="2A9C2C77" w16cex:dateUtc="2024-09-23T11:05:00Z"/>
  <w16cex:commentExtensible w16cex:durableId="2A9C2E19" w16cex:dateUtc="2024-09-23T11:12:00Z"/>
  <w16cex:commentExtensible w16cex:durableId="2A9C39DF" w16cex:dateUtc="2024-09-23T12:02:00Z"/>
  <w16cex:commentExtensible w16cex:durableId="2A9C35C3" w16cex:dateUtc="2024-09-23T11:45:00Z"/>
  <w16cex:commentExtensible w16cex:durableId="2A9C3A68" w16cex:dateUtc="2024-09-23T12:05:00Z"/>
  <w16cex:commentExtensible w16cex:durableId="2A9C3B6D" w16cex:dateUtc="2024-09-23T12:09:00Z"/>
  <w16cex:commentExtensible w16cex:durableId="2A9C3BEC" w16cex:dateUtc="2024-09-23T12:11:00Z"/>
  <w16cex:commentExtensible w16cex:durableId="2A9C3C1C" w16cex:dateUtc="2024-09-23T12:12:00Z"/>
  <w16cex:commentExtensible w16cex:durableId="2A9C3C62" w16cex:dateUtc="2024-09-23T12:13:00Z"/>
  <w16cex:commentExtensible w16cex:durableId="2A9C3D67" w16cex:dateUtc="2024-09-23T12:17:00Z"/>
  <w16cex:commentExtensible w16cex:durableId="2A9C3D9B" w16cex:dateUtc="2024-09-23T12:18:00Z"/>
  <w16cex:commentExtensible w16cex:durableId="2A9C3DD1" w16cex:dateUtc="2024-09-23T12:19:00Z"/>
  <w16cex:commentExtensible w16cex:durableId="2A9C417A" w16cex:dateUtc="2024-09-23T12:35:00Z"/>
  <w16cex:commentExtensible w16cex:durableId="2A9C3E54" w16cex:dateUtc="2024-09-23T12:21:00Z"/>
  <w16cex:commentExtensible w16cex:durableId="2A9C41A8" w16cex:dateUtc="2024-09-23T12:36:00Z"/>
  <w16cex:commentExtensible w16cex:durableId="2A9C3EDF" w16cex:dateUtc="2024-09-23T12:24:00Z"/>
  <w16cex:commentExtensible w16cex:durableId="2A9C41C2" w16cex:dateUtc="2024-09-23T12:36:00Z"/>
  <w16cex:commentExtensible w16cex:durableId="2A9C43FD" w16cex:dateUtc="2024-09-23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345D6FA" w16cid:durableId="2A9C3904"/>
  <w16cid:commentId w16cid:paraId="7F73CD59" w16cid:durableId="2A9C26AC"/>
  <w16cid:commentId w16cid:paraId="5D1B58F4" w16cid:durableId="2A9C277B"/>
  <w16cid:commentId w16cid:paraId="17520BF3" w16cid:durableId="2A9C2822"/>
  <w16cid:commentId w16cid:paraId="5CE5378F" w16cid:durableId="2A9C2B94"/>
  <w16cid:commentId w16cid:paraId="05B755B6" w16cid:durableId="2A9C2C77"/>
  <w16cid:commentId w16cid:paraId="327986DE" w16cid:durableId="2A9C2E19"/>
  <w16cid:commentId w16cid:paraId="424BDBC1" w16cid:durableId="2A9C39DF"/>
  <w16cid:commentId w16cid:paraId="733192DD" w16cid:durableId="2A9C35C3"/>
  <w16cid:commentId w16cid:paraId="17723863" w16cid:durableId="2A9C3A68"/>
  <w16cid:commentId w16cid:paraId="1B0C9790" w16cid:durableId="2A9C3B6D"/>
  <w16cid:commentId w16cid:paraId="13EC5F11" w16cid:durableId="2A9C3BEC"/>
  <w16cid:commentId w16cid:paraId="02B23281" w16cid:durableId="2A9C3C1C"/>
  <w16cid:commentId w16cid:paraId="22843278" w16cid:durableId="2A9C3C62"/>
  <w16cid:commentId w16cid:paraId="16284822" w16cid:durableId="2A9C3D67"/>
  <w16cid:commentId w16cid:paraId="5F63CA50" w16cid:durableId="2A9C3D9B"/>
  <w16cid:commentId w16cid:paraId="58E4C7C1" w16cid:durableId="2A9C3DD1"/>
  <w16cid:commentId w16cid:paraId="7423877A" w16cid:durableId="2A9C417A"/>
  <w16cid:commentId w16cid:paraId="4D01768D" w16cid:durableId="2A9C3E54"/>
  <w16cid:commentId w16cid:paraId="50327B25" w16cid:durableId="2A9C41A8"/>
  <w16cid:commentId w16cid:paraId="4A14F096" w16cid:durableId="2A9C3EDF"/>
  <w16cid:commentId w16cid:paraId="7FB4FF91" w16cid:durableId="2A9C41C2"/>
  <w16cid:commentId w16cid:paraId="31DA030E" w16cid:durableId="2A9C4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B2B77A" w14:textId="77777777" w:rsidR="007D3074" w:rsidRPr="00DB7015" w:rsidRDefault="007D3074">
      <w:r w:rsidRPr="00DB7015">
        <w:separator/>
      </w:r>
    </w:p>
  </w:endnote>
  <w:endnote w:type="continuationSeparator" w:id="0">
    <w:p w14:paraId="0CD1DD81" w14:textId="77777777" w:rsidR="007D3074" w:rsidRPr="00DB7015" w:rsidRDefault="007D3074">
      <w:r w:rsidRPr="00DB70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F06A7A" w14:textId="77777777" w:rsidR="007D3074" w:rsidRPr="00DB7015" w:rsidRDefault="007D3074">
      <w:r w:rsidRPr="00DB7015">
        <w:separator/>
      </w:r>
    </w:p>
  </w:footnote>
  <w:footnote w:type="continuationSeparator" w:id="0">
    <w:p w14:paraId="15158863" w14:textId="77777777" w:rsidR="007D3074" w:rsidRPr="00DB7015" w:rsidRDefault="007D3074">
      <w:r w:rsidRPr="00DB70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6160D" w14:textId="77777777" w:rsidR="005526EF" w:rsidRPr="00DB7015" w:rsidRDefault="005526EF">
    <w:pPr>
      <w:pStyle w:val="BodyText"/>
      <w:spacing w:line="14" w:lineRule="auto"/>
      <w:rPr>
        <w:sz w:val="20"/>
      </w:rPr>
    </w:pPr>
    <w:r>
      <w:pict w14:anchorId="3DAE69BE">
        <v:line id="_x0000_s2052" style="position:absolute;z-index:-17110016;mso-position-horizontal-relative:page;mso-position-vertical-relative:page" from="88.05pt,86.1pt" to="511.75pt,87.6pt" strokeweight="1.5pt">
          <w10:wrap anchorx="page" anchory="page"/>
        </v:line>
      </w:pict>
    </w:r>
    <w:r>
      <w:pict w14:anchorId="671B66A0">
        <v:shapetype id="_x0000_t202" coordsize="21600,21600" o:spt="202" path="m,l,21600r21600,l21600,xe">
          <v:stroke joinstyle="miter"/>
          <v:path gradientshapeok="t" o:connecttype="rect"/>
        </v:shapetype>
        <v:shape id="_x0000_s2051" type="#_x0000_t202" style="position:absolute;margin-left:84.1pt;margin-top:55.75pt;width:260.7pt;height:28.95pt;z-index:-17109504;mso-position-horizontal-relative:page;mso-position-vertical-relative:page" filled="f" stroked="f">
          <v:textbox inset="0,0,0,0">
            <w:txbxContent>
              <w:p w14:paraId="50466B5A" w14:textId="77777777" w:rsidR="005526EF" w:rsidRPr="00DB7015" w:rsidRDefault="005526EF">
                <w:pPr>
                  <w:spacing w:before="9" w:line="232" w:lineRule="auto"/>
                  <w:ind w:left="20"/>
                  <w:rPr>
                    <w:sz w:val="24"/>
                  </w:rPr>
                </w:pPr>
                <w:r w:rsidRPr="00DB7015">
                  <w:rPr>
                    <w:b/>
                    <w:spacing w:val="-1"/>
                    <w:sz w:val="24"/>
                  </w:rPr>
                  <w:t>DIDASCEIN:</w:t>
                </w:r>
                <w:r w:rsidRPr="00DB7015">
                  <w:rPr>
                    <w:b/>
                    <w:spacing w:val="-12"/>
                    <w:sz w:val="24"/>
                  </w:rPr>
                  <w:t xml:space="preserve"> </w:t>
                </w:r>
                <w:r w:rsidRPr="00DB7015">
                  <w:rPr>
                    <w:b/>
                    <w:spacing w:val="-1"/>
                    <w:sz w:val="24"/>
                  </w:rPr>
                  <w:t>Journal</w:t>
                </w:r>
                <w:r w:rsidRPr="00DB7015">
                  <w:rPr>
                    <w:b/>
                    <w:spacing w:val="-11"/>
                    <w:sz w:val="24"/>
                  </w:rPr>
                  <w:t xml:space="preserve"> </w:t>
                </w:r>
                <w:r w:rsidRPr="00DB7015">
                  <w:rPr>
                    <w:b/>
                    <w:spacing w:val="-1"/>
                    <w:sz w:val="24"/>
                  </w:rPr>
                  <w:t>of</w:t>
                </w:r>
                <w:r w:rsidRPr="00DB7015">
                  <w:rPr>
                    <w:b/>
                    <w:spacing w:val="-11"/>
                    <w:sz w:val="24"/>
                  </w:rPr>
                  <w:t xml:space="preserve"> </w:t>
                </w:r>
                <w:r w:rsidRPr="00DB7015">
                  <w:rPr>
                    <w:b/>
                    <w:spacing w:val="-1"/>
                    <w:sz w:val="24"/>
                  </w:rPr>
                  <w:t>English</w:t>
                </w:r>
                <w:r w:rsidRPr="00DB7015">
                  <w:rPr>
                    <w:b/>
                    <w:spacing w:val="-11"/>
                    <w:sz w:val="24"/>
                  </w:rPr>
                  <w:t xml:space="preserve"> </w:t>
                </w:r>
                <w:proofErr w:type="spellStart"/>
                <w:r w:rsidRPr="00DB7015">
                  <w:rPr>
                    <w:b/>
                    <w:spacing w:val="-1"/>
                    <w:sz w:val="24"/>
                  </w:rPr>
                  <w:t>Education</w:t>
                </w:r>
                <w:r w:rsidRPr="00DB7015">
                  <w:rPr>
                    <w:spacing w:val="-1"/>
                    <w:sz w:val="24"/>
                  </w:rPr>
                  <w:t>January</w:t>
                </w:r>
                <w:proofErr w:type="spellEnd"/>
                <w:r w:rsidRPr="00DB7015">
                  <w:rPr>
                    <w:spacing w:val="-57"/>
                    <w:sz w:val="24"/>
                  </w:rPr>
                  <w:t xml:space="preserve"> </w:t>
                </w:r>
                <w:r w:rsidRPr="00DB7015">
                  <w:rPr>
                    <w:sz w:val="24"/>
                  </w:rPr>
                  <w:t>No.1</w:t>
                </w:r>
              </w:p>
            </w:txbxContent>
          </v:textbox>
          <w10:wrap anchorx="page" anchory="page"/>
        </v:shape>
      </w:pict>
    </w:r>
    <w:r>
      <w:pict w14:anchorId="213D08B4">
        <v:shape id="_x0000_s2050" type="#_x0000_t202" style="position:absolute;margin-left:400.85pt;margin-top:55.75pt;width:27.2pt;height:15.5pt;z-index:-17108992;mso-position-horizontal-relative:page;mso-position-vertical-relative:page" filled="f" stroked="f">
          <v:textbox inset="0,0,0,0">
            <w:txbxContent>
              <w:p w14:paraId="377A4687" w14:textId="77777777" w:rsidR="005526EF" w:rsidRPr="00DB7015" w:rsidRDefault="005526EF">
                <w:pPr>
                  <w:pStyle w:val="BodyText"/>
                  <w:spacing w:before="2"/>
                  <w:ind w:left="20"/>
                </w:pPr>
                <w:r w:rsidRPr="00DB7015">
                  <w:rPr>
                    <w:w w:val="95"/>
                  </w:rPr>
                  <w:t>2020,</w:t>
                </w:r>
              </w:p>
            </w:txbxContent>
          </v:textbox>
          <w10:wrap anchorx="page" anchory="page"/>
        </v:shape>
      </w:pict>
    </w:r>
    <w:r>
      <w:pict w14:anchorId="3D83AF8B">
        <v:shape id="_x0000_s2049" type="#_x0000_t202" style="position:absolute;margin-left:484pt;margin-top:55.75pt;width:27.3pt;height:15.5pt;z-index:-17108480;mso-position-horizontal-relative:page;mso-position-vertical-relative:page" filled="f" stroked="f">
          <v:textbox inset="0,0,0,0">
            <w:txbxContent>
              <w:p w14:paraId="6AA98E80" w14:textId="77777777" w:rsidR="005526EF" w:rsidRPr="00DB7015" w:rsidRDefault="005526EF">
                <w:pPr>
                  <w:pStyle w:val="BodyText"/>
                  <w:spacing w:before="2"/>
                  <w:ind w:left="20"/>
                </w:pPr>
                <w:r w:rsidRPr="00DB7015">
                  <w:rPr>
                    <w:w w:val="95"/>
                  </w:rPr>
                  <w:t>Vol.1</w:t>
                </w:r>
              </w:p>
            </w:txbxContent>
          </v:textbox>
          <w10:wrap anchorx="page" anchory="pag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060D"/>
    <w:rsid w:val="000D5A43"/>
    <w:rsid w:val="000E09AD"/>
    <w:rsid w:val="000E4D3B"/>
    <w:rsid w:val="001211B1"/>
    <w:rsid w:val="001247FB"/>
    <w:rsid w:val="001A39D5"/>
    <w:rsid w:val="001C761F"/>
    <w:rsid w:val="0020125D"/>
    <w:rsid w:val="0020299A"/>
    <w:rsid w:val="00275AEE"/>
    <w:rsid w:val="002E1269"/>
    <w:rsid w:val="00302068"/>
    <w:rsid w:val="00315266"/>
    <w:rsid w:val="003751C9"/>
    <w:rsid w:val="00383FC4"/>
    <w:rsid w:val="0038600B"/>
    <w:rsid w:val="0042060D"/>
    <w:rsid w:val="00433C55"/>
    <w:rsid w:val="004379C5"/>
    <w:rsid w:val="00444CF5"/>
    <w:rsid w:val="004A0881"/>
    <w:rsid w:val="004C4771"/>
    <w:rsid w:val="004D51A9"/>
    <w:rsid w:val="00515BE0"/>
    <w:rsid w:val="00541E33"/>
    <w:rsid w:val="005526EF"/>
    <w:rsid w:val="00556A42"/>
    <w:rsid w:val="005929AF"/>
    <w:rsid w:val="005E416B"/>
    <w:rsid w:val="006C2244"/>
    <w:rsid w:val="00731943"/>
    <w:rsid w:val="00793747"/>
    <w:rsid w:val="007B41CF"/>
    <w:rsid w:val="007D3074"/>
    <w:rsid w:val="00800A00"/>
    <w:rsid w:val="008C65DE"/>
    <w:rsid w:val="008F3EF0"/>
    <w:rsid w:val="008F7B44"/>
    <w:rsid w:val="00903976"/>
    <w:rsid w:val="00930D2E"/>
    <w:rsid w:val="00A100AE"/>
    <w:rsid w:val="00A10FD6"/>
    <w:rsid w:val="00A35E15"/>
    <w:rsid w:val="00A95581"/>
    <w:rsid w:val="00AA4FAE"/>
    <w:rsid w:val="00AC2E50"/>
    <w:rsid w:val="00AF5CFC"/>
    <w:rsid w:val="00B11E2D"/>
    <w:rsid w:val="00BF2260"/>
    <w:rsid w:val="00C0325F"/>
    <w:rsid w:val="00C40511"/>
    <w:rsid w:val="00CD1116"/>
    <w:rsid w:val="00CD441B"/>
    <w:rsid w:val="00DB7015"/>
    <w:rsid w:val="00DD1F3A"/>
    <w:rsid w:val="00E36AD7"/>
    <w:rsid w:val="00ED101A"/>
    <w:rsid w:val="00F31A87"/>
    <w:rsid w:val="00FB4B87"/>
    <w:rsid w:val="00FE12E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2A4CDECE"/>
  <w15:docId w15:val="{887E7E7E-F879-4700-92AB-0AC0023F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2"/>
      <w:outlineLvl w:val="0"/>
    </w:pPr>
    <w:rPr>
      <w:b/>
      <w:bCs/>
      <w:sz w:val="24"/>
      <w:szCs w:val="24"/>
    </w:rPr>
  </w:style>
  <w:style w:type="paragraph" w:styleId="Heading3">
    <w:name w:val="heading 3"/>
    <w:basedOn w:val="Normal"/>
    <w:next w:val="Normal"/>
    <w:link w:val="Heading3Char"/>
    <w:uiPriority w:val="9"/>
    <w:unhideWhenUsed/>
    <w:qFormat/>
    <w:rsid w:val="007319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75"/>
      <w:ind w:left="655" w:right="1465"/>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31943"/>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731943"/>
  </w:style>
  <w:style w:type="character" w:styleId="Hyperlink">
    <w:name w:val="Hyperlink"/>
    <w:basedOn w:val="DefaultParagraphFont"/>
    <w:uiPriority w:val="99"/>
    <w:unhideWhenUsed/>
    <w:rsid w:val="00731943"/>
    <w:rPr>
      <w:color w:val="0000FF" w:themeColor="hyperlink"/>
      <w:u w:val="single"/>
    </w:rPr>
  </w:style>
  <w:style w:type="character" w:styleId="UnresolvedMention">
    <w:name w:val="Unresolved Mention"/>
    <w:basedOn w:val="DefaultParagraphFont"/>
    <w:uiPriority w:val="99"/>
    <w:semiHidden/>
    <w:unhideWhenUsed/>
    <w:rsid w:val="00731943"/>
    <w:rPr>
      <w:color w:val="605E5C"/>
      <w:shd w:val="clear" w:color="auto" w:fill="E1DFDD"/>
    </w:rPr>
  </w:style>
  <w:style w:type="character" w:styleId="CommentReference">
    <w:name w:val="annotation reference"/>
    <w:basedOn w:val="DefaultParagraphFont"/>
    <w:uiPriority w:val="99"/>
    <w:semiHidden/>
    <w:unhideWhenUsed/>
    <w:rsid w:val="00BF2260"/>
    <w:rPr>
      <w:sz w:val="16"/>
      <w:szCs w:val="16"/>
    </w:rPr>
  </w:style>
  <w:style w:type="paragraph" w:styleId="CommentText">
    <w:name w:val="annotation text"/>
    <w:basedOn w:val="Normal"/>
    <w:link w:val="CommentTextChar"/>
    <w:uiPriority w:val="99"/>
    <w:semiHidden/>
    <w:unhideWhenUsed/>
    <w:rsid w:val="00BF2260"/>
    <w:rPr>
      <w:sz w:val="20"/>
      <w:szCs w:val="20"/>
    </w:rPr>
  </w:style>
  <w:style w:type="character" w:customStyle="1" w:styleId="CommentTextChar">
    <w:name w:val="Comment Text Char"/>
    <w:basedOn w:val="DefaultParagraphFont"/>
    <w:link w:val="CommentText"/>
    <w:uiPriority w:val="99"/>
    <w:semiHidden/>
    <w:rsid w:val="00BF226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260"/>
    <w:rPr>
      <w:b/>
      <w:bCs/>
    </w:rPr>
  </w:style>
  <w:style w:type="character" w:customStyle="1" w:styleId="CommentSubjectChar">
    <w:name w:val="Comment Subject Char"/>
    <w:basedOn w:val="CommentTextChar"/>
    <w:link w:val="CommentSubject"/>
    <w:uiPriority w:val="99"/>
    <w:semiHidden/>
    <w:rsid w:val="00BF2260"/>
    <w:rPr>
      <w:rFonts w:ascii="Times New Roman" w:eastAsia="Times New Roman" w:hAnsi="Times New Roman" w:cs="Times New Roman"/>
      <w:b/>
      <w:bCs/>
      <w:sz w:val="20"/>
      <w:szCs w:val="20"/>
    </w:rPr>
  </w:style>
  <w:style w:type="paragraph" w:styleId="Revision">
    <w:name w:val="Revision"/>
    <w:hidden/>
    <w:uiPriority w:val="99"/>
    <w:semiHidden/>
    <w:rsid w:val="00DB7015"/>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11E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E2D"/>
    <w:rPr>
      <w:rFonts w:ascii="Segoe UI" w:eastAsia="Times New Roman" w:hAnsi="Segoe UI" w:cs="Segoe UI"/>
      <w:sz w:val="18"/>
      <w:szCs w:val="18"/>
    </w:rPr>
  </w:style>
  <w:style w:type="paragraph" w:styleId="NormalWeb">
    <w:name w:val="Normal (Web)"/>
    <w:basedOn w:val="Normal"/>
    <w:uiPriority w:val="99"/>
    <w:semiHidden/>
    <w:unhideWhenUsed/>
    <w:rsid w:val="00B11E2D"/>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937514">
      <w:bodyDiv w:val="1"/>
      <w:marLeft w:val="0"/>
      <w:marRight w:val="0"/>
      <w:marTop w:val="0"/>
      <w:marBottom w:val="0"/>
      <w:divBdr>
        <w:top w:val="none" w:sz="0" w:space="0" w:color="auto"/>
        <w:left w:val="none" w:sz="0" w:space="0" w:color="auto"/>
        <w:bottom w:val="none" w:sz="0" w:space="0" w:color="auto"/>
        <w:right w:val="none" w:sz="0" w:space="0" w:color="auto"/>
      </w:divBdr>
    </w:div>
    <w:div w:id="505366422">
      <w:bodyDiv w:val="1"/>
      <w:marLeft w:val="0"/>
      <w:marRight w:val="0"/>
      <w:marTop w:val="0"/>
      <w:marBottom w:val="0"/>
      <w:divBdr>
        <w:top w:val="none" w:sz="0" w:space="0" w:color="auto"/>
        <w:left w:val="none" w:sz="0" w:space="0" w:color="auto"/>
        <w:bottom w:val="none" w:sz="0" w:space="0" w:color="auto"/>
        <w:right w:val="none" w:sz="0" w:space="0" w:color="auto"/>
      </w:divBdr>
    </w:div>
    <w:div w:id="646279091">
      <w:bodyDiv w:val="1"/>
      <w:marLeft w:val="0"/>
      <w:marRight w:val="0"/>
      <w:marTop w:val="0"/>
      <w:marBottom w:val="0"/>
      <w:divBdr>
        <w:top w:val="none" w:sz="0" w:space="0" w:color="auto"/>
        <w:left w:val="none" w:sz="0" w:space="0" w:color="auto"/>
        <w:bottom w:val="none" w:sz="0" w:space="0" w:color="auto"/>
        <w:right w:val="none" w:sz="0" w:space="0" w:color="auto"/>
      </w:divBdr>
    </w:div>
    <w:div w:id="1295138856">
      <w:bodyDiv w:val="1"/>
      <w:marLeft w:val="0"/>
      <w:marRight w:val="0"/>
      <w:marTop w:val="0"/>
      <w:marBottom w:val="0"/>
      <w:divBdr>
        <w:top w:val="none" w:sz="0" w:space="0" w:color="auto"/>
        <w:left w:val="none" w:sz="0" w:space="0" w:color="auto"/>
        <w:bottom w:val="none" w:sz="0" w:space="0" w:color="auto"/>
        <w:right w:val="none" w:sz="0" w:space="0" w:color="auto"/>
      </w:divBdr>
    </w:div>
    <w:div w:id="1301493468">
      <w:bodyDiv w:val="1"/>
      <w:marLeft w:val="0"/>
      <w:marRight w:val="0"/>
      <w:marTop w:val="0"/>
      <w:marBottom w:val="0"/>
      <w:divBdr>
        <w:top w:val="none" w:sz="0" w:space="0" w:color="auto"/>
        <w:left w:val="none" w:sz="0" w:space="0" w:color="auto"/>
        <w:bottom w:val="none" w:sz="0" w:space="0" w:color="auto"/>
        <w:right w:val="none" w:sz="0" w:space="0" w:color="auto"/>
      </w:divBdr>
    </w:div>
    <w:div w:id="1769740419">
      <w:bodyDiv w:val="1"/>
      <w:marLeft w:val="0"/>
      <w:marRight w:val="0"/>
      <w:marTop w:val="0"/>
      <w:marBottom w:val="0"/>
      <w:divBdr>
        <w:top w:val="none" w:sz="0" w:space="0" w:color="auto"/>
        <w:left w:val="none" w:sz="0" w:space="0" w:color="auto"/>
        <w:bottom w:val="none" w:sz="0" w:space="0" w:color="auto"/>
        <w:right w:val="none" w:sz="0" w:space="0" w:color="auto"/>
      </w:divBdr>
    </w:div>
    <w:div w:id="1997345136">
      <w:bodyDiv w:val="1"/>
      <w:marLeft w:val="0"/>
      <w:marRight w:val="0"/>
      <w:marTop w:val="0"/>
      <w:marBottom w:val="0"/>
      <w:divBdr>
        <w:top w:val="none" w:sz="0" w:space="0" w:color="auto"/>
        <w:left w:val="none" w:sz="0" w:space="0" w:color="auto"/>
        <w:bottom w:val="none" w:sz="0" w:space="0" w:color="auto"/>
        <w:right w:val="none" w:sz="0" w:space="0" w:color="auto"/>
      </w:divBdr>
    </w:div>
    <w:div w:id="2044012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111/j.1540-4781.1986.tb05256.x"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doi.org/10.1111/j.1540-4781.1986.tb05256.x"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doi.org/10.32890/mjli2016.13.1.4" TargetMode="External"/><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2424</TotalTime>
  <Pages>12</Pages>
  <Words>4768</Words>
  <Characters>27184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11</cp:revision>
  <dcterms:created xsi:type="dcterms:W3CDTF">2024-08-26T07:04:00Z</dcterms:created>
  <dcterms:modified xsi:type="dcterms:W3CDTF">2024-10-25T08:16:00Z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Creator">
    <vt:lpwstr>Microsoft® Word for Microsoft 365</vt:lpwstr>
  </property>
  <property fmtid="{D5CDD505-2E9C-101B-9397-08002B2CF9AE}" pid="4" name="LastSaved">
    <vt:filetime>2024-08-26T00:00:00Z</vt:filetime>
  </property>
  <property fmtid="{D5CDD505-2E9C-101B-9397-08002B2CF9AE}" pid="5" name="GrammarlyDocumentId">
    <vt:lpwstr>fc2b48d1160f858a84f4bab88a5209dbb11202bd1ce9d467c192bddbff555d6b</vt:lpwstr>
  </property>
</Properties>
</file>