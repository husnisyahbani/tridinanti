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A8FEE" w14:textId="2A5EB427" w:rsidR="00BB2824" w:rsidRPr="00205668" w:rsidRDefault="00205668" w:rsidP="00205668">
      <w:pPr>
        <w:contextualSpacing/>
        <w:jc w:val="center"/>
        <w:rPr>
          <w:rFonts w:ascii="Times New Roman" w:hAnsi="Times New Roman"/>
          <w:b/>
          <w:bCs/>
          <w:sz w:val="24"/>
          <w:szCs w:val="24"/>
        </w:rPr>
      </w:pPr>
      <w:r w:rsidRPr="00205668">
        <w:rPr>
          <w:rFonts w:ascii="Times New Roman" w:hAnsi="Times New Roman"/>
          <w:b/>
          <w:bCs/>
          <w:lang w:val="en-US"/>
        </w:rPr>
        <w:t>VOCABULARY MASTERY AND ITS INFLUENCE ON STUDENTS’ DESCRIPTIVE WRITING: A CORRELATION RESEARCH</w:t>
      </w:r>
    </w:p>
    <w:p w14:paraId="4E21297B" w14:textId="645F5ABE" w:rsidR="001174A6" w:rsidRPr="00456785" w:rsidRDefault="00D003BB" w:rsidP="001174A6">
      <w:pPr>
        <w:tabs>
          <w:tab w:val="left" w:pos="8647"/>
        </w:tabs>
        <w:spacing w:before="240"/>
        <w:ind w:left="540" w:right="429"/>
        <w:jc w:val="both"/>
        <w:rPr>
          <w:rFonts w:ascii="Times New Roman" w:hAnsi="Times New Roman"/>
          <w:lang w:val="en-US"/>
        </w:rPr>
      </w:pPr>
      <w:r w:rsidRPr="00BB2824">
        <w:rPr>
          <w:rFonts w:ascii="Times New Roman" w:hAnsi="Times New Roman"/>
          <w:b/>
        </w:rPr>
        <w:t xml:space="preserve">ABSTRACT: </w:t>
      </w:r>
      <w:r w:rsidR="00AB27FB">
        <w:rPr>
          <w:rFonts w:ascii="Times New Roman" w:hAnsi="Times New Roman"/>
          <w:bCs/>
        </w:rPr>
        <w:t>This research aimed</w:t>
      </w:r>
      <w:r w:rsidR="00BB2824" w:rsidRPr="00BB2824">
        <w:rPr>
          <w:rFonts w:ascii="Times New Roman" w:hAnsi="Times New Roman"/>
          <w:bCs/>
        </w:rPr>
        <w:t xml:space="preserve"> </w:t>
      </w:r>
      <w:r w:rsidR="00BB2824" w:rsidRPr="00BB2824">
        <w:rPr>
          <w:rFonts w:ascii="Times New Roman" w:hAnsi="Times New Roman"/>
        </w:rPr>
        <w:t xml:space="preserve">to find out whether or not there was correlation between students’ vocabulary mastery and their writing ability of descriptive text </w:t>
      </w:r>
      <w:r w:rsidR="00205668">
        <w:rPr>
          <w:rFonts w:ascii="Times New Roman" w:hAnsi="Times New Roman"/>
          <w:lang w:val="en-US"/>
        </w:rPr>
        <w:t>of the</w:t>
      </w:r>
      <w:r w:rsidR="00BB2824" w:rsidRPr="00BB2824">
        <w:rPr>
          <w:rFonts w:ascii="Times New Roman" w:hAnsi="Times New Roman"/>
        </w:rPr>
        <w:t xml:space="preserve"> tenth grade students at SMA Negeri 10 Palembang</w:t>
      </w:r>
      <w:r w:rsidR="00BB2824" w:rsidRPr="00BB2824">
        <w:rPr>
          <w:rFonts w:ascii="Times New Roman" w:hAnsi="Times New Roman"/>
          <w:bCs/>
        </w:rPr>
        <w:t xml:space="preserve"> and </w:t>
      </w:r>
      <w:r w:rsidR="00BB2824" w:rsidRPr="00BB2824">
        <w:rPr>
          <w:rFonts w:ascii="Times New Roman" w:hAnsi="Times New Roman"/>
        </w:rPr>
        <w:t>to find out whether or not there was</w:t>
      </w:r>
      <w:r w:rsidR="00B51894">
        <w:rPr>
          <w:rFonts w:ascii="Times New Roman" w:hAnsi="Times New Roman"/>
          <w:lang w:val="en-US"/>
        </w:rPr>
        <w:t xml:space="preserve"> a</w:t>
      </w:r>
      <w:r w:rsidR="00BB2824" w:rsidRPr="00BB2824">
        <w:rPr>
          <w:rFonts w:ascii="Times New Roman" w:hAnsi="Times New Roman"/>
        </w:rPr>
        <w:t xml:space="preserve"> contribution </w:t>
      </w:r>
      <w:r w:rsidR="00205668">
        <w:rPr>
          <w:rFonts w:ascii="Times New Roman" w:hAnsi="Times New Roman"/>
          <w:lang w:val="en-US"/>
        </w:rPr>
        <w:t xml:space="preserve">of </w:t>
      </w:r>
      <w:r w:rsidR="00BB2824" w:rsidRPr="00BB2824">
        <w:rPr>
          <w:rFonts w:ascii="Times New Roman" w:hAnsi="Times New Roman"/>
        </w:rPr>
        <w:t>students’ vocabulary mastery</w:t>
      </w:r>
      <w:r w:rsidR="00B51894">
        <w:rPr>
          <w:rFonts w:ascii="Times New Roman" w:hAnsi="Times New Roman"/>
          <w:lang w:val="en-US"/>
        </w:rPr>
        <w:t xml:space="preserve"> to</w:t>
      </w:r>
      <w:r w:rsidR="00BB2824" w:rsidRPr="00BB2824">
        <w:rPr>
          <w:rFonts w:ascii="Times New Roman" w:hAnsi="Times New Roman"/>
        </w:rPr>
        <w:t xml:space="preserve"> their writing ability</w:t>
      </w:r>
      <w:r w:rsidR="00BB2824" w:rsidRPr="00BB2824">
        <w:rPr>
          <w:rFonts w:ascii="Times New Roman" w:hAnsi="Times New Roman"/>
          <w:spacing w:val="-15"/>
        </w:rPr>
        <w:t xml:space="preserve"> </w:t>
      </w:r>
      <w:r w:rsidR="00B51894">
        <w:rPr>
          <w:rFonts w:ascii="Times New Roman" w:hAnsi="Times New Roman"/>
          <w:lang w:val="en-US"/>
        </w:rPr>
        <w:t xml:space="preserve">in </w:t>
      </w:r>
      <w:r w:rsidR="00BB2824" w:rsidRPr="00BB2824">
        <w:rPr>
          <w:rFonts w:ascii="Times New Roman" w:hAnsi="Times New Roman"/>
        </w:rPr>
        <w:t>descriptive</w:t>
      </w:r>
      <w:r w:rsidR="00BB2824" w:rsidRPr="00BB2824">
        <w:rPr>
          <w:rFonts w:ascii="Times New Roman" w:hAnsi="Times New Roman"/>
          <w:spacing w:val="-15"/>
        </w:rPr>
        <w:t xml:space="preserve"> </w:t>
      </w:r>
      <w:r w:rsidR="00BB2824" w:rsidRPr="00BB2824">
        <w:rPr>
          <w:rFonts w:ascii="Times New Roman" w:hAnsi="Times New Roman"/>
        </w:rPr>
        <w:t>text</w:t>
      </w:r>
      <w:r w:rsidR="00B51894">
        <w:rPr>
          <w:rFonts w:ascii="Times New Roman" w:hAnsi="Times New Roman"/>
          <w:lang w:val="en-US"/>
        </w:rPr>
        <w:t>s</w:t>
      </w:r>
      <w:r w:rsidR="00BB2824" w:rsidRPr="00BB2824">
        <w:rPr>
          <w:rFonts w:ascii="Times New Roman" w:hAnsi="Times New Roman"/>
        </w:rPr>
        <w:t>.</w:t>
      </w:r>
      <w:r w:rsidR="00BB2824" w:rsidRPr="00BB2824">
        <w:rPr>
          <w:rFonts w:ascii="Times New Roman" w:hAnsi="Times New Roman"/>
          <w:bCs/>
        </w:rPr>
        <w:t xml:space="preserve"> The research method used quantitative research and the population was the tenth-grade students with the total 450 students from 14 classes at SMA N 10 Palembang. To</w:t>
      </w:r>
      <w:r w:rsidR="00205668">
        <w:rPr>
          <w:rFonts w:ascii="Times New Roman" w:hAnsi="Times New Roman"/>
          <w:bCs/>
          <w:lang w:val="en-US"/>
        </w:rPr>
        <w:t xml:space="preserve"> select </w:t>
      </w:r>
      <w:r w:rsidR="00BB2824" w:rsidRPr="00BB2824">
        <w:rPr>
          <w:rFonts w:ascii="Times New Roman" w:hAnsi="Times New Roman"/>
          <w:bCs/>
        </w:rPr>
        <w:t xml:space="preserve">the sample of this research, intake </w:t>
      </w:r>
      <w:r w:rsidR="00205668">
        <w:rPr>
          <w:rFonts w:ascii="Times New Roman" w:hAnsi="Times New Roman"/>
          <w:bCs/>
          <w:lang w:val="en-US"/>
        </w:rPr>
        <w:t xml:space="preserve">purposive </w:t>
      </w:r>
      <w:r w:rsidR="00BB2824" w:rsidRPr="00BB2824">
        <w:rPr>
          <w:rFonts w:ascii="Times New Roman" w:hAnsi="Times New Roman"/>
          <w:bCs/>
        </w:rPr>
        <w:t>sampling was implemented. There were 72 students as a sample from class X.7 and X.8.</w:t>
      </w:r>
      <w:r w:rsidR="00B51894">
        <w:rPr>
          <w:rFonts w:ascii="Times New Roman" w:hAnsi="Times New Roman"/>
          <w:bCs/>
          <w:lang w:val="en-US"/>
        </w:rPr>
        <w:t xml:space="preserve"> It is better to use correlation analysis and regression analysis </w:t>
      </w:r>
      <w:r w:rsidR="00BB2824" w:rsidRPr="00BB2824">
        <w:rPr>
          <w:rFonts w:ascii="Times New Roman" w:hAnsi="Times New Roman"/>
          <w:bCs/>
        </w:rPr>
        <w:t xml:space="preserve">were used to analyze the data, which were </w:t>
      </w:r>
      <w:r w:rsidR="00205668">
        <w:rPr>
          <w:rFonts w:ascii="Times New Roman" w:hAnsi="Times New Roman"/>
          <w:bCs/>
          <w:lang w:val="en-US"/>
        </w:rPr>
        <w:t>obtain</w:t>
      </w:r>
      <w:r w:rsidR="00BB2824" w:rsidRPr="00BB2824">
        <w:rPr>
          <w:rFonts w:ascii="Times New Roman" w:hAnsi="Times New Roman"/>
          <w:bCs/>
        </w:rPr>
        <w:t xml:space="preserve"> from writing ability and vocabulary mastery tests. The results showed that</w:t>
      </w:r>
      <w:r w:rsidR="00C45C73">
        <w:rPr>
          <w:rFonts w:ascii="Times New Roman" w:hAnsi="Times New Roman"/>
          <w:bCs/>
          <w:lang w:val="en-US"/>
        </w:rPr>
        <w:t xml:space="preserve"> t</w:t>
      </w:r>
      <w:r w:rsidR="00BB2824" w:rsidRPr="00BB2824">
        <w:rPr>
          <w:rFonts w:ascii="Times New Roman" w:hAnsi="Times New Roman"/>
          <w:bCs/>
        </w:rPr>
        <w:t>he significant coefficient between writing ability and vocabulary mastery was</w:t>
      </w:r>
      <w:r w:rsidR="00B51894">
        <w:rPr>
          <w:rFonts w:ascii="Times New Roman" w:hAnsi="Times New Roman"/>
          <w:bCs/>
          <w:lang w:val="en-US"/>
        </w:rPr>
        <w:t xml:space="preserve"> 0</w:t>
      </w:r>
      <w:r w:rsidR="00BB2824" w:rsidRPr="00BB2824">
        <w:rPr>
          <w:rFonts w:ascii="Times New Roman" w:hAnsi="Times New Roman"/>
          <w:bCs/>
        </w:rPr>
        <w:t>.802 higher than the alpha value of 0.05.</w:t>
      </w:r>
      <w:r w:rsidR="00BB2824" w:rsidRPr="00BB2824">
        <w:rPr>
          <w:rFonts w:ascii="Times New Roman" w:hAnsi="Times New Roman"/>
        </w:rPr>
        <w:t xml:space="preserve"> it means that vocabulary mastery and writing ability was not correlated. At that point, the correlation coefficient was</w:t>
      </w:r>
      <w:r w:rsidR="00B51894">
        <w:rPr>
          <w:rFonts w:ascii="Times New Roman" w:hAnsi="Times New Roman"/>
          <w:lang w:val="en-US"/>
        </w:rPr>
        <w:t xml:space="preserve"> 0</w:t>
      </w:r>
      <w:r w:rsidR="00BB2824" w:rsidRPr="00BB2824">
        <w:rPr>
          <w:rFonts w:ascii="Times New Roman" w:hAnsi="Times New Roman"/>
        </w:rPr>
        <w:t xml:space="preserve">.030, which placed it in the </w:t>
      </w:r>
      <w:r w:rsidR="005C08F9">
        <w:rPr>
          <w:rFonts w:ascii="Times New Roman" w:hAnsi="Times New Roman"/>
          <w:lang w:val="en-US"/>
        </w:rPr>
        <w:t>low category of the correlation coefficient</w:t>
      </w:r>
      <w:r w:rsidR="00BB2824" w:rsidRPr="00BB2824">
        <w:rPr>
          <w:rFonts w:ascii="Times New Roman" w:hAnsi="Times New Roman"/>
        </w:rPr>
        <w:t>. Subsequently, regression analysis revealed that the output data's correlation value (R) was</w:t>
      </w:r>
      <w:r w:rsidR="005C08F9">
        <w:rPr>
          <w:rFonts w:ascii="Times New Roman" w:hAnsi="Times New Roman"/>
          <w:lang w:val="en-US"/>
        </w:rPr>
        <w:t xml:space="preserve"> 0</w:t>
      </w:r>
      <w:r w:rsidR="00BB2824" w:rsidRPr="00BB2824">
        <w:rPr>
          <w:rFonts w:ascii="Times New Roman" w:hAnsi="Times New Roman"/>
        </w:rPr>
        <w:t>.066 and its coefficient of determination (R Square) was</w:t>
      </w:r>
      <w:r w:rsidR="005C08F9">
        <w:rPr>
          <w:rFonts w:ascii="Times New Roman" w:hAnsi="Times New Roman"/>
          <w:lang w:val="en-US"/>
        </w:rPr>
        <w:t xml:space="preserve"> 0</w:t>
      </w:r>
      <w:r w:rsidR="00BB2824" w:rsidRPr="00BB2824">
        <w:rPr>
          <w:rFonts w:ascii="Times New Roman" w:hAnsi="Times New Roman"/>
        </w:rPr>
        <w:t xml:space="preserve">.004. </w:t>
      </w:r>
      <w:r w:rsidR="005C08F9">
        <w:rPr>
          <w:rFonts w:ascii="Times New Roman" w:hAnsi="Times New Roman"/>
          <w:lang w:val="en-US"/>
        </w:rPr>
        <w:t>It c</w:t>
      </w:r>
      <w:r w:rsidR="00BB2824" w:rsidRPr="00BB2824">
        <w:rPr>
          <w:rFonts w:ascii="Times New Roman" w:hAnsi="Times New Roman"/>
        </w:rPr>
        <w:t>onclude</w:t>
      </w:r>
      <w:r w:rsidR="00456785">
        <w:rPr>
          <w:rFonts w:ascii="Times New Roman" w:hAnsi="Times New Roman"/>
          <w:lang w:val="en-US"/>
        </w:rPr>
        <w:t>d</w:t>
      </w:r>
      <w:r w:rsidR="00BB2824" w:rsidRPr="00BB2824">
        <w:rPr>
          <w:rFonts w:ascii="Times New Roman" w:hAnsi="Times New Roman"/>
        </w:rPr>
        <w:t xml:space="preserve"> that the contribution of </w:t>
      </w:r>
      <w:r w:rsidR="005C08F9">
        <w:rPr>
          <w:rFonts w:ascii="Times New Roman" w:hAnsi="Times New Roman"/>
          <w:lang w:val="en-US"/>
        </w:rPr>
        <w:t>vocabulary</w:t>
      </w:r>
      <w:r w:rsidR="00BB2824" w:rsidRPr="00BB2824">
        <w:rPr>
          <w:rFonts w:ascii="Times New Roman" w:hAnsi="Times New Roman"/>
        </w:rPr>
        <w:t xml:space="preserve"> mastery on writing skill was only 0.04%</w:t>
      </w:r>
      <w:r w:rsidR="00BB2824" w:rsidRPr="00BB2824">
        <w:rPr>
          <w:rFonts w:ascii="Times New Roman" w:hAnsi="Times New Roman"/>
          <w:bCs/>
        </w:rPr>
        <w:t xml:space="preserve">. In conclusion, </w:t>
      </w:r>
      <w:r w:rsidR="005C08F9" w:rsidRPr="00BD20B2">
        <w:rPr>
          <w:rFonts w:ascii="Times New Roman" w:hAnsi="Times New Roman"/>
        </w:rPr>
        <w:t>The r-value was less than the alpha-value (.802 &gt;.05), indicating that there was no significant relationship between writing ability a</w:t>
      </w:r>
      <w:r w:rsidR="005C08F9" w:rsidRPr="00456785">
        <w:rPr>
          <w:rFonts w:ascii="Times New Roman" w:hAnsi="Times New Roman"/>
        </w:rPr>
        <w:t>nd vocabulary mastery</w:t>
      </w:r>
      <w:r w:rsidR="005C08F9" w:rsidRPr="00456785">
        <w:rPr>
          <w:rFonts w:ascii="Times New Roman" w:hAnsi="Times New Roman"/>
          <w:lang w:val="en-US"/>
        </w:rPr>
        <w:t xml:space="preserve"> and </w:t>
      </w:r>
      <w:r w:rsidR="005C08F9" w:rsidRPr="00456785">
        <w:rPr>
          <w:rFonts w:ascii="Times New Roman" w:hAnsi="Times New Roman"/>
        </w:rPr>
        <w:t>There was no contribution and interaction effect towards vocabulary mastery and writing ability, since the R-value .004&gt; 0.04% the result was rejected</w:t>
      </w:r>
      <w:r w:rsidR="00456785">
        <w:rPr>
          <w:rFonts w:ascii="Times New Roman" w:hAnsi="Times New Roman"/>
          <w:lang w:val="en-US"/>
        </w:rPr>
        <w:t>.</w:t>
      </w:r>
    </w:p>
    <w:p w14:paraId="55CC6EF4" w14:textId="3D763A06"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BB2824" w:rsidRPr="00BB2824">
        <w:rPr>
          <w:rFonts w:ascii="Times New Roman" w:hAnsi="Times New Roman"/>
          <w:i/>
          <w:iCs/>
        </w:rPr>
        <w:t>Correlation, Vocabulary Mastery, Writing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F052CE2"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64ED9DE6" w14:textId="4D518EC1" w:rsidR="0059180D" w:rsidRDefault="0059180D" w:rsidP="0059180D">
      <w:pPr>
        <w:tabs>
          <w:tab w:val="left" w:pos="8647"/>
        </w:tabs>
        <w:ind w:left="540" w:right="429"/>
        <w:jc w:val="center"/>
        <w:rPr>
          <w:rFonts w:ascii="Times New Roman" w:hAnsi="Times New Roman"/>
          <w:b/>
          <w:sz w:val="24"/>
          <w:szCs w:val="24"/>
        </w:rPr>
      </w:pPr>
      <w:r w:rsidRPr="0059180D">
        <w:rPr>
          <w:rFonts w:ascii="Times New Roman" w:hAnsi="Times New Roman"/>
          <w:b/>
          <w:sz w:val="24"/>
          <w:szCs w:val="24"/>
        </w:rPr>
        <w:t>DAMPAK PENGUASAAN KOSAKATA TERHADAP KEMAMPUAN MENULIS MELALUI TEKS DESKRIPTIF</w:t>
      </w:r>
    </w:p>
    <w:p w14:paraId="4CDE65FE" w14:textId="2F317FDB" w:rsidR="0059180D" w:rsidRPr="0059180D" w:rsidRDefault="0059180D" w:rsidP="0059180D">
      <w:pPr>
        <w:tabs>
          <w:tab w:val="left" w:pos="8647"/>
        </w:tabs>
        <w:ind w:left="540" w:right="429"/>
        <w:jc w:val="center"/>
        <w:rPr>
          <w:rFonts w:ascii="Times New Roman" w:hAnsi="Times New Roman"/>
          <w:b/>
          <w:sz w:val="24"/>
          <w:szCs w:val="24"/>
          <w:lang w:val="en-US"/>
        </w:rPr>
      </w:pPr>
      <w:r>
        <w:rPr>
          <w:rFonts w:ascii="Times New Roman" w:hAnsi="Times New Roman"/>
          <w:b/>
          <w:sz w:val="24"/>
          <w:szCs w:val="24"/>
          <w:lang w:val="en-US"/>
        </w:rPr>
        <w:t>PENELITIAN KORELASI</w:t>
      </w:r>
    </w:p>
    <w:p w14:paraId="2D11CC76" w14:textId="7342219A" w:rsidR="00C45C73" w:rsidRPr="0059180D" w:rsidRDefault="00D003BB" w:rsidP="0059180D">
      <w:pPr>
        <w:tabs>
          <w:tab w:val="left" w:pos="8647"/>
        </w:tabs>
        <w:spacing w:before="240"/>
        <w:ind w:left="540" w:right="429"/>
        <w:jc w:val="both"/>
        <w:rPr>
          <w:rFonts w:ascii="Times New Roman" w:hAnsi="Times New Roman"/>
          <w:b/>
          <w:sz w:val="24"/>
          <w:szCs w:val="24"/>
        </w:rPr>
      </w:pPr>
      <w:r>
        <w:rPr>
          <w:rFonts w:ascii="Times New Roman" w:hAnsi="Times New Roman"/>
          <w:b/>
        </w:rPr>
        <w:t xml:space="preserve">ABSTRAK: </w:t>
      </w:r>
      <w:r w:rsidR="00456785" w:rsidRPr="00456785">
        <w:rPr>
          <w:rFonts w:ascii="Times New Roman" w:hAnsi="Times New Roman"/>
        </w:rPr>
        <w:t>Penelitian ini bertujuan untuk mengetahui apakah ada korelasi antara penguasaan kosakata siswa dan kemampuan menulis teks deskriptif untuk siswa kelas sepuluh di SMA Negeri 10 Palembang dan untuk mengetahui apakah ada kontribusi dari penguasaan kosakata siswa terhadap kemampuan menulis mereka dalam teks deskriptif pada siswa kelas sepuluh SMA Negeri 10 Palembang. Metode penelitian menggunakan penelitian kuantitatif dan populasinya adalah siswa kelas sepuluh dengan total 450 siswa dari 14 kelas di SMA N 10 Palembang. Untuk sampel penelitian ini, teknik pengambilan sampel diterapkan. Ada 72 siswa sebagai sampel dari kelas X.7 dan X.8. Lebih baik menggunakan analisis korelasi dan analisis regresi digunakan untuk menganalisis data, yang diambil dari kemampuan menulis siswa dan tes penguasaan kosakata. Hasil penelitian menunjukkan bahwa koefisien signifikan antara kemampuan menulis dan penguasaan kosakata adalah 0</w:t>
      </w:r>
      <w:r w:rsidR="00BD20B2">
        <w:rPr>
          <w:rFonts w:ascii="Times New Roman" w:hAnsi="Times New Roman"/>
          <w:lang w:val="en-US"/>
        </w:rPr>
        <w:t>.</w:t>
      </w:r>
      <w:r w:rsidR="00456785" w:rsidRPr="00456785">
        <w:rPr>
          <w:rFonts w:ascii="Times New Roman" w:hAnsi="Times New Roman"/>
        </w:rPr>
        <w:t>802 lebih tinggi dari nilai alpha 0,05. Ini berarti bahwa penguasaan kosakata dan kemampuan menulis tidak berkorelasi. Pada titik tersebut, koefisien korelasi adalah 0</w:t>
      </w:r>
      <w:r w:rsidR="00BD20B2">
        <w:rPr>
          <w:rFonts w:ascii="Times New Roman" w:hAnsi="Times New Roman"/>
          <w:lang w:val="en-US"/>
        </w:rPr>
        <w:t>.</w:t>
      </w:r>
      <w:r w:rsidR="00456785" w:rsidRPr="00456785">
        <w:rPr>
          <w:rFonts w:ascii="Times New Roman" w:hAnsi="Times New Roman"/>
        </w:rPr>
        <w:t>030, yang menempatkannya dalam kategori rendah dari koefisien korelasi. Selanjutnya, analisis regresi mengungkapkan bahwa nilai korelasi data keluaran (R) adalah 0</w:t>
      </w:r>
      <w:r w:rsidR="00BD20B2">
        <w:rPr>
          <w:rFonts w:ascii="Times New Roman" w:hAnsi="Times New Roman"/>
          <w:lang w:val="en-US"/>
        </w:rPr>
        <w:t>.</w:t>
      </w:r>
      <w:r w:rsidR="00456785" w:rsidRPr="00456785">
        <w:rPr>
          <w:rFonts w:ascii="Times New Roman" w:hAnsi="Times New Roman"/>
        </w:rPr>
        <w:t>066 dan koefisien determinasinya (R Square) adalah 0</w:t>
      </w:r>
      <w:r w:rsidR="00BD20B2">
        <w:rPr>
          <w:rFonts w:ascii="Times New Roman" w:hAnsi="Times New Roman"/>
          <w:lang w:val="en-US"/>
        </w:rPr>
        <w:t>.</w:t>
      </w:r>
      <w:r w:rsidR="00456785" w:rsidRPr="00456785">
        <w:rPr>
          <w:rFonts w:ascii="Times New Roman" w:hAnsi="Times New Roman"/>
        </w:rPr>
        <w:t>004. Disimpulkan bahwa kontribusi penguasaan kosakata pada keterampilan menulis hanya 0</w:t>
      </w:r>
      <w:r w:rsidR="00BD20B2">
        <w:rPr>
          <w:rFonts w:ascii="Times New Roman" w:hAnsi="Times New Roman"/>
          <w:lang w:val="en-US"/>
        </w:rPr>
        <w:t>.</w:t>
      </w:r>
      <w:r w:rsidR="00456785" w:rsidRPr="00456785">
        <w:rPr>
          <w:rFonts w:ascii="Times New Roman" w:hAnsi="Times New Roman"/>
        </w:rPr>
        <w:t xml:space="preserve">04%. Sebagai kesimpulan, nilai r lebih kecil dari nilai alpha (.802 &gt;.05), yang menunjukkan bahwa tidak ada </w:t>
      </w:r>
      <w:r w:rsidR="00456785" w:rsidRPr="00456785">
        <w:rPr>
          <w:rFonts w:ascii="Times New Roman" w:hAnsi="Times New Roman"/>
        </w:rPr>
        <w:lastRenderedPageBreak/>
        <w:t>hubungan yang signifikan antara kemampuan menulis dan penguasaan kosakata dan Tidak ada kontribusi dan efek interaksi terhadap penguasaan kosakata dan kemampuan menulis, karena nilai R</w:t>
      </w:r>
      <w:r w:rsidR="00BD20B2">
        <w:rPr>
          <w:rFonts w:ascii="Times New Roman" w:hAnsi="Times New Roman"/>
          <w:lang w:val="en-US"/>
        </w:rPr>
        <w:t xml:space="preserve"> 0</w:t>
      </w:r>
      <w:r w:rsidR="00456785" w:rsidRPr="00456785">
        <w:rPr>
          <w:rFonts w:ascii="Times New Roman" w:hAnsi="Times New Roman"/>
        </w:rPr>
        <w:t>.004 &gt; 0</w:t>
      </w:r>
      <w:r w:rsidR="00BD20B2">
        <w:rPr>
          <w:rFonts w:ascii="Times New Roman" w:hAnsi="Times New Roman"/>
          <w:lang w:val="en-US"/>
        </w:rPr>
        <w:t>.</w:t>
      </w:r>
      <w:r w:rsidR="00456785" w:rsidRPr="00456785">
        <w:rPr>
          <w:rFonts w:ascii="Times New Roman" w:hAnsi="Times New Roman"/>
        </w:rPr>
        <w:t>04% hasilnya ditolak</w:t>
      </w:r>
      <w:r w:rsidR="00BD20B2">
        <w:rPr>
          <w:rFonts w:ascii="Times New Roman" w:hAnsi="Times New Roman"/>
          <w:lang w:val="en-US"/>
        </w:rPr>
        <w:t xml:space="preserve"> </w:t>
      </w:r>
      <w:r w:rsidR="00C45C73" w:rsidRPr="00C45C73">
        <w:rPr>
          <w:rFonts w:ascii="Times New Roman" w:hAnsi="Times New Roman"/>
        </w:rPr>
        <w:t>menulis hanya 0</w:t>
      </w:r>
      <w:r w:rsidR="00BD20B2">
        <w:rPr>
          <w:rFonts w:ascii="Times New Roman" w:hAnsi="Times New Roman"/>
          <w:lang w:val="en-US"/>
        </w:rPr>
        <w:t>.</w:t>
      </w:r>
      <w:r w:rsidR="00C45C73" w:rsidRPr="00C45C73">
        <w:rPr>
          <w:rFonts w:ascii="Times New Roman" w:hAnsi="Times New Roman"/>
        </w:rPr>
        <w:t>04%. Kesimpulannya, temuan ini menunjukkan bahwa siswa yang memiliki penguasaan kosakata yang tinggi juga memiliki kemampuan menulis yang baik.</w:t>
      </w:r>
    </w:p>
    <w:p w14:paraId="624B2EC0" w14:textId="2CF5EC79" w:rsidR="00D003BB" w:rsidRPr="0059180D" w:rsidRDefault="00C45C73" w:rsidP="00C45C73">
      <w:pPr>
        <w:tabs>
          <w:tab w:val="left" w:pos="8647"/>
        </w:tabs>
        <w:spacing w:before="240"/>
        <w:ind w:left="540" w:right="429"/>
        <w:jc w:val="both"/>
        <w:rPr>
          <w:rFonts w:ascii="Times New Roman" w:hAnsi="Times New Roman"/>
          <w:i/>
          <w:iCs/>
          <w:lang w:val="en-US"/>
        </w:rPr>
        <w:sectPr w:rsidR="00D003BB" w:rsidRPr="0059180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59180D">
        <w:rPr>
          <w:rFonts w:ascii="Times New Roman" w:hAnsi="Times New Roman"/>
        </w:rPr>
        <w:t>Kata Kunci</w:t>
      </w:r>
      <w:r w:rsidRPr="0059180D">
        <w:rPr>
          <w:rFonts w:ascii="Times New Roman" w:hAnsi="Times New Roman"/>
          <w:i/>
          <w:iCs/>
        </w:rPr>
        <w:t>: Korelasi, Penguasaan Kosakata, Kemampuan Menuli</w:t>
      </w:r>
      <w:r w:rsidR="00CE64D6" w:rsidRPr="0059180D">
        <w:rPr>
          <w:i/>
          <w:iCs/>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C17A984"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59180D" w:rsidRPr="0059180D">
        <w:rPr>
          <w:rFonts w:ascii="Times New Roman" w:hAnsi="Times New Roman"/>
          <w:i/>
          <w:iCs/>
          <w:lang w:val="en-US"/>
        </w:rPr>
        <w:t>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1CF9125C" w14:textId="68492A09" w:rsidR="00514EFF" w:rsidRDefault="00514EFF" w:rsidP="00392FAF">
      <w:pPr>
        <w:jc w:val="both"/>
        <w:rPr>
          <w:rFonts w:ascii="Times New Roman" w:hAnsi="Times New Roman"/>
          <w:sz w:val="24"/>
          <w:szCs w:val="24"/>
        </w:rPr>
      </w:pPr>
      <w:r w:rsidRPr="00392FAF">
        <w:rPr>
          <w:rFonts w:ascii="Times New Roman" w:hAnsi="Times New Roman"/>
          <w:sz w:val="72"/>
          <w:szCs w:val="72"/>
          <w:lang w:val="en-US"/>
        </w:rPr>
        <w:t>V</w:t>
      </w:r>
      <w:r w:rsidRPr="00514EFF">
        <w:rPr>
          <w:rFonts w:ascii="Times New Roman" w:hAnsi="Times New Roman"/>
          <w:sz w:val="24"/>
          <w:szCs w:val="24"/>
        </w:rPr>
        <w:t xml:space="preserve">ocabulary mastery is the process of developing one's ability to comprehend and use words found in a language, both orally and in writing. Mastery of language is essential; the more words one knows, the more easily one can communicate and receive information. Rahmati., (2018). Vocabulary mastery means having full knowledge and skills in words. The word mastery means knowing something completely or having good skill in a subject. </w:t>
      </w:r>
      <w:r w:rsidR="00456785">
        <w:rPr>
          <w:rFonts w:ascii="Times New Roman" w:hAnsi="Times New Roman"/>
          <w:sz w:val="24"/>
          <w:szCs w:val="24"/>
          <w:lang w:val="en-US"/>
        </w:rPr>
        <w:t>Hence</w:t>
      </w:r>
      <w:r w:rsidRPr="00514EFF">
        <w:rPr>
          <w:rFonts w:ascii="Times New Roman" w:hAnsi="Times New Roman"/>
          <w:sz w:val="24"/>
          <w:szCs w:val="24"/>
        </w:rPr>
        <w:t>, vocabulary mastery is having a large number of words that can be put together to form sentences. Laili., (2022)</w:t>
      </w:r>
    </w:p>
    <w:p w14:paraId="59DE9627" w14:textId="7B1EEC69" w:rsidR="00EE3A01" w:rsidRPr="00EE3A01" w:rsidRDefault="00EE3A01" w:rsidP="00EE3A01">
      <w:pPr>
        <w:ind w:firstLine="709"/>
        <w:jc w:val="both"/>
        <w:rPr>
          <w:rFonts w:ascii="Times New Roman" w:hAnsi="Times New Roman"/>
        </w:rPr>
      </w:pPr>
      <w:r w:rsidRPr="00EE3A01">
        <w:rPr>
          <w:rFonts w:ascii="Times New Roman" w:hAnsi="Times New Roman"/>
          <w:shd w:val="clear" w:color="auto" w:fill="FFFFFF"/>
          <w:lang w:val="en-US"/>
        </w:rPr>
        <w:t>v</w:t>
      </w:r>
      <w:r w:rsidRPr="00EE3A01">
        <w:rPr>
          <w:rFonts w:ascii="Times New Roman" w:hAnsi="Times New Roman"/>
          <w:shd w:val="clear" w:color="auto" w:fill="FFFFFF"/>
        </w:rPr>
        <w:t>ocabulary is one of the important elements of the language. At the very basic understanding,  vocabulary  connects  meaning  the  real  world  with  language</w:t>
      </w:r>
      <w:r>
        <w:rPr>
          <w:rFonts w:ascii="Times New Roman" w:hAnsi="Times New Roman"/>
          <w:shd w:val="clear" w:color="auto" w:fill="FFFFFF"/>
          <w:lang w:val="en-US"/>
        </w:rPr>
        <w:t xml:space="preserve">. </w:t>
      </w:r>
      <w:r w:rsidRPr="00EE3A01">
        <w:rPr>
          <w:rFonts w:ascii="Times New Roman" w:hAnsi="Times New Roman"/>
          <w:shd w:val="clear" w:color="auto" w:fill="FFFFFF"/>
        </w:rPr>
        <w:t>Schmitt &amp; Schmitt, 2020</w:t>
      </w:r>
      <w:r>
        <w:rPr>
          <w:rFonts w:ascii="Times New Roman" w:hAnsi="Times New Roman"/>
          <w:shd w:val="clear" w:color="auto" w:fill="FFFFFF"/>
          <w:lang w:val="en-US"/>
        </w:rPr>
        <w:t xml:space="preserve"> in Soma., (2025)</w:t>
      </w:r>
      <w:r w:rsidRPr="00EE3A01">
        <w:rPr>
          <w:rFonts w:ascii="Times New Roman" w:hAnsi="Times New Roman"/>
          <w:shd w:val="clear" w:color="auto" w:fill="FFFFFF"/>
        </w:rPr>
        <w:t>.</w:t>
      </w:r>
    </w:p>
    <w:p w14:paraId="1F044BD6" w14:textId="20F81CCF" w:rsidR="00392FAF" w:rsidRDefault="00392FAF" w:rsidP="00392FAF">
      <w:pPr>
        <w:ind w:firstLine="709"/>
        <w:jc w:val="both"/>
        <w:rPr>
          <w:rFonts w:ascii="Times New Roman" w:hAnsi="Times New Roman"/>
          <w:sz w:val="24"/>
          <w:szCs w:val="24"/>
          <w:lang w:val="en-US"/>
        </w:rPr>
      </w:pPr>
      <w:r w:rsidRPr="00392FAF">
        <w:rPr>
          <w:rFonts w:ascii="Times New Roman" w:hAnsi="Times New Roman"/>
          <w:sz w:val="24"/>
          <w:szCs w:val="24"/>
        </w:rPr>
        <w:t>According to Schmitt et al, (2020) Vocabulary plays a very important part in language skills. Having a good vocabulary helps a person learn more about language and makes their knowledge wider. Vocabulary refers to the words that a person knows and can use well. This includes individual words, words with added parts, and words made by putting together other words, each of which has its own meaning</w:t>
      </w:r>
      <w:r>
        <w:rPr>
          <w:rFonts w:ascii="Times New Roman" w:hAnsi="Times New Roman"/>
          <w:sz w:val="24"/>
          <w:szCs w:val="24"/>
          <w:lang w:val="en-US"/>
        </w:rPr>
        <w:t>.</w:t>
      </w:r>
    </w:p>
    <w:p w14:paraId="6975FBC0" w14:textId="4B84BA54" w:rsidR="00392FAF" w:rsidRPr="00392FAF" w:rsidRDefault="00115003" w:rsidP="00392FAF">
      <w:pPr>
        <w:ind w:firstLine="709"/>
        <w:jc w:val="both"/>
        <w:rPr>
          <w:rFonts w:ascii="Times New Roman" w:hAnsi="Times New Roman"/>
          <w:sz w:val="24"/>
          <w:szCs w:val="24"/>
          <w:lang w:val="en-US"/>
        </w:rPr>
      </w:pPr>
      <w:r w:rsidRPr="00115003">
        <w:rPr>
          <w:rFonts w:ascii="Times New Roman" w:hAnsi="Times New Roman"/>
          <w:shd w:val="clear" w:color="auto" w:fill="FFFFFF"/>
        </w:rPr>
        <w:t>Writing  as  a  part  of  language  skills  has  different  stages  of  the  process.  The different stages of the writing process will depend on how much attention we give to what the  content  and  length,  what  kind  of  writing  we  are  doing,  what  medium  we  are  using</w:t>
      </w:r>
      <w:r>
        <w:rPr>
          <w:rFonts w:ascii="Times New Roman" w:hAnsi="Times New Roman"/>
          <w:shd w:val="clear" w:color="auto" w:fill="FFFFFF"/>
          <w:lang w:val="en-US"/>
        </w:rPr>
        <w:t xml:space="preserve">. </w:t>
      </w:r>
      <w:r w:rsidRPr="00115003">
        <w:rPr>
          <w:rFonts w:ascii="Times New Roman" w:hAnsi="Times New Roman"/>
          <w:shd w:val="clear" w:color="auto" w:fill="FFFFFF"/>
        </w:rPr>
        <w:t>Harmer</w:t>
      </w:r>
      <w:r>
        <w:rPr>
          <w:rFonts w:ascii="Times New Roman" w:hAnsi="Times New Roman"/>
          <w:shd w:val="clear" w:color="auto" w:fill="FFFFFF"/>
          <w:lang w:val="en-US"/>
        </w:rPr>
        <w:t xml:space="preserve"> in </w:t>
      </w:r>
      <w:proofErr w:type="spellStart"/>
      <w:r>
        <w:rPr>
          <w:rFonts w:ascii="Times New Roman" w:hAnsi="Times New Roman"/>
          <w:shd w:val="clear" w:color="auto" w:fill="FFFFFF"/>
          <w:lang w:val="en-US"/>
        </w:rPr>
        <w:t>Irawan</w:t>
      </w:r>
      <w:proofErr w:type="spellEnd"/>
      <w:r>
        <w:rPr>
          <w:rFonts w:ascii="Times New Roman" w:hAnsi="Times New Roman"/>
          <w:shd w:val="clear" w:color="auto" w:fill="FFFFFF"/>
          <w:lang w:val="en-US"/>
        </w:rPr>
        <w:t>., (2023). Thus,</w:t>
      </w:r>
      <w:r>
        <w:rPr>
          <w:rFonts w:ascii="Times New Roman" w:hAnsi="Times New Roman"/>
          <w:lang w:val="en-US"/>
        </w:rPr>
        <w:t xml:space="preserve"> w</w:t>
      </w:r>
      <w:r w:rsidR="00392FAF" w:rsidRPr="00115003">
        <w:rPr>
          <w:rFonts w:ascii="Times New Roman" w:hAnsi="Times New Roman"/>
        </w:rPr>
        <w:t>riting</w:t>
      </w:r>
      <w:r w:rsidR="00392FAF" w:rsidRPr="00392FAF">
        <w:rPr>
          <w:rFonts w:ascii="Times New Roman" w:hAnsi="Times New Roman"/>
          <w:sz w:val="24"/>
          <w:szCs w:val="24"/>
        </w:rPr>
        <w:t xml:space="preserve"> is the activity of expressing ideas, thoughts, information, knowledge and expressing one's feelings in written form, where the article is addressed to readers. Writing activities are commonly found in the teaching and learning process in schools, especially in English language learning. In learning English there are a lot of materials related to writing activities, one of them is writing descriptive text. Therefore, writing skills must also be trained intensively. Writing will make students more creative in expressing themselves so that students activities become more positive. Otherwise, wrote can also were a means of entertainment for students Pradana et al., (2020).</w:t>
      </w:r>
    </w:p>
    <w:p w14:paraId="63943EC9" w14:textId="3A3A63B0" w:rsidR="00514EFF" w:rsidRPr="00E247C4" w:rsidRDefault="00514EFF" w:rsidP="009856B3">
      <w:pPr>
        <w:ind w:firstLine="709"/>
        <w:jc w:val="both"/>
        <w:rPr>
          <w:rFonts w:ascii="Times New Roman" w:hAnsi="Times New Roman"/>
        </w:rPr>
      </w:pPr>
      <w:r>
        <w:rPr>
          <w:rFonts w:ascii="Times New Roman" w:hAnsi="Times New Roman"/>
          <w:sz w:val="24"/>
          <w:szCs w:val="24"/>
          <w:lang w:val="en-US"/>
        </w:rPr>
        <w:t>W</w:t>
      </w:r>
      <w:r w:rsidRPr="00514EFF">
        <w:rPr>
          <w:rFonts w:ascii="Times New Roman" w:hAnsi="Times New Roman"/>
          <w:sz w:val="24"/>
          <w:szCs w:val="24"/>
        </w:rPr>
        <w:t xml:space="preserve">riting can be defined as the activity of expressing ideas or concepts using written language as a medium of delivery Toba et al., (2019). According to Anggraini et al., (2020), wrote means expressing in writing thoughts, ideas, opinions or thoughts and feelings. According to Malik., (2019), Writing was an activity where you thought and felt about a topic, decided what to say, and figured out how to say it so that others could understand it clearly and easily. </w:t>
      </w:r>
      <w:r w:rsidR="00115003" w:rsidRPr="00E247C4">
        <w:rPr>
          <w:rFonts w:ascii="Times New Roman" w:hAnsi="Times New Roman"/>
          <w:shd w:val="clear" w:color="auto" w:fill="FFFFFF"/>
        </w:rPr>
        <w:t>Writing  as  a  part  of  language  skills  has  different  stages  of  the  process.  The different stages of the writing process will depend on how much attention we give to what the  content  and  length,  what  kind  of  writing  we  are  doing,  what  medium  we  are  using (Harmer,  2004,  p.  6).</w:t>
      </w:r>
    </w:p>
    <w:p w14:paraId="36DA4A38" w14:textId="1E9D8727" w:rsidR="001C5174" w:rsidRPr="006E345B" w:rsidRDefault="009856B3" w:rsidP="001C5174">
      <w:pPr>
        <w:pStyle w:val="E-JOURNALBody"/>
        <w:ind w:firstLine="709"/>
        <w:rPr>
          <w:sz w:val="24"/>
          <w:lang w:val="en-US"/>
        </w:rPr>
      </w:pPr>
      <w:r w:rsidRPr="009856B3">
        <w:rPr>
          <w:sz w:val="24"/>
        </w:rPr>
        <w:t>Descriptive is a type of essay that students need to learn. According to Dalimunthe (2021), descriptive writing is a way to explain or show something so that it creates a clear picture in the reader's mind, giving them the impression that they can see, hear, and feel what is being explained. Ulfa et al. (2023) say that descriptive text is a paragraph that clearly explains the main idea by describing an object, place, or event in detail. This helps the reader imagine or experience what is being talked about, making it feel real and personal. Sahalluddin et al. (2023) also agree, sa</w:t>
      </w:r>
      <w:r w:rsidR="006E345B">
        <w:rPr>
          <w:sz w:val="24"/>
          <w:lang w:val="en-US"/>
        </w:rPr>
        <w:t>id</w:t>
      </w:r>
      <w:r w:rsidRPr="009856B3">
        <w:rPr>
          <w:sz w:val="24"/>
        </w:rPr>
        <w:t xml:space="preserve"> that descriptive writing is a type of writing that gives a detailed description of an object., allowing readers to imagine, visualize, and even hear or feel what is being described through the words used</w:t>
      </w:r>
      <w:r w:rsidR="006E345B">
        <w:rPr>
          <w:sz w:val="24"/>
          <w:lang w:val="en-US"/>
        </w:rPr>
        <w:t>.</w:t>
      </w:r>
    </w:p>
    <w:p w14:paraId="47E7B1D1" w14:textId="77777777" w:rsidR="006E345B" w:rsidRPr="001C5174" w:rsidRDefault="006E345B" w:rsidP="006E345B">
      <w:pPr>
        <w:pStyle w:val="NormalWeb"/>
        <w:spacing w:before="0" w:beforeAutospacing="0" w:after="0" w:afterAutospacing="0"/>
        <w:ind w:firstLine="709"/>
        <w:jc w:val="both"/>
        <w:rPr>
          <w:rFonts w:eastAsia="Times New Roman"/>
          <w:lang w:val="en-US" w:eastAsia="en-US"/>
        </w:rPr>
      </w:pPr>
      <w:r w:rsidRPr="001C5174">
        <w:rPr>
          <w:rFonts w:eastAsia="Times New Roman"/>
          <w:color w:val="000000"/>
          <w:lang w:val="en-US" w:eastAsia="en-US"/>
        </w:rPr>
        <w:lastRenderedPageBreak/>
        <w:t>The researcher observed that students at SMA Negeri 10 Palembang are afraid of learning English, and the lack of vocabulary makes it difficult for them to express their ideas. They are also confused when writing due to problems with grammar. Therefore, the students have a low level of understanding in both vocabulary and writing.</w:t>
      </w:r>
    </w:p>
    <w:p w14:paraId="52CFE1CF" w14:textId="3F05191D" w:rsidR="004E3538" w:rsidRDefault="004E3538" w:rsidP="001C5174">
      <w:pPr>
        <w:ind w:firstLine="709"/>
        <w:jc w:val="both"/>
        <w:rPr>
          <w:rFonts w:ascii="Times New Roman" w:hAnsi="Times New Roman"/>
          <w:sz w:val="24"/>
          <w:szCs w:val="24"/>
          <w:lang w:val="en-US"/>
        </w:rPr>
      </w:pPr>
      <w:r w:rsidRPr="004E3538">
        <w:rPr>
          <w:rFonts w:ascii="Times New Roman" w:hAnsi="Times New Roman"/>
          <w:sz w:val="24"/>
          <w:szCs w:val="24"/>
        </w:rPr>
        <w:t xml:space="preserve">Therefore, previous research "The Correlation Between Students Vocabulary Mastery and Writing Skill at SMK 2 </w:t>
      </w:r>
      <w:r w:rsidR="001C5174">
        <w:rPr>
          <w:rFonts w:ascii="Times New Roman" w:hAnsi="Times New Roman"/>
          <w:sz w:val="24"/>
          <w:szCs w:val="24"/>
          <w:lang w:val="en-US"/>
        </w:rPr>
        <w:t>P</w:t>
      </w:r>
      <w:r w:rsidRPr="004E3538">
        <w:rPr>
          <w:rFonts w:ascii="Times New Roman" w:hAnsi="Times New Roman"/>
          <w:sz w:val="24"/>
          <w:szCs w:val="24"/>
        </w:rPr>
        <w:t>onorogo" by Laili,. (2022).</w:t>
      </w:r>
      <w:r w:rsidR="00F42CF1">
        <w:t xml:space="preserve"> </w:t>
      </w:r>
      <w:r w:rsidR="007723D4" w:rsidRPr="007723D4">
        <w:rPr>
          <w:rFonts w:ascii="Times New Roman" w:hAnsi="Times New Roman"/>
          <w:sz w:val="24"/>
          <w:szCs w:val="24"/>
          <w:lang w:val="en-US"/>
        </w:rPr>
        <w:t>T</w:t>
      </w:r>
      <w:r w:rsidR="00F42CF1" w:rsidRPr="007723D4">
        <w:rPr>
          <w:rFonts w:ascii="Times New Roman" w:hAnsi="Times New Roman"/>
          <w:sz w:val="24"/>
          <w:szCs w:val="24"/>
        </w:rPr>
        <w:t>he research results</w:t>
      </w:r>
      <w:r w:rsidR="007723D4" w:rsidRPr="007723D4">
        <w:rPr>
          <w:rFonts w:ascii="Times New Roman" w:hAnsi="Times New Roman"/>
          <w:sz w:val="24"/>
          <w:szCs w:val="24"/>
          <w:lang w:val="en-US"/>
        </w:rPr>
        <w:t xml:space="preserve"> </w:t>
      </w:r>
      <w:proofErr w:type="gramStart"/>
      <w:r w:rsidR="007723D4" w:rsidRPr="007723D4">
        <w:rPr>
          <w:rFonts w:ascii="Times New Roman" w:hAnsi="Times New Roman"/>
          <w:sz w:val="24"/>
          <w:szCs w:val="24"/>
          <w:lang w:val="en-US"/>
        </w:rPr>
        <w:t>was</w:t>
      </w:r>
      <w:proofErr w:type="gramEnd"/>
      <w:r w:rsidR="00F42CF1" w:rsidRPr="007723D4">
        <w:rPr>
          <w:rFonts w:ascii="Times New Roman" w:hAnsi="Times New Roman"/>
          <w:sz w:val="24"/>
          <w:szCs w:val="24"/>
        </w:rPr>
        <w:t xml:space="preserve"> positive value of 0.661 is the correlation coefficient. This demonstrates that the two variables are directly related. </w:t>
      </w:r>
      <w:r w:rsidR="007723D4" w:rsidRPr="007723D4">
        <w:rPr>
          <w:rFonts w:ascii="Times New Roman" w:hAnsi="Times New Roman"/>
          <w:sz w:val="24"/>
          <w:szCs w:val="24"/>
          <w:lang w:val="en-US"/>
        </w:rPr>
        <w:t xml:space="preserve">Previous research used </w:t>
      </w:r>
      <w:r w:rsidR="00F42CF1" w:rsidRPr="007723D4">
        <w:rPr>
          <w:rFonts w:ascii="Times New Roman" w:hAnsi="Times New Roman"/>
          <w:sz w:val="24"/>
          <w:szCs w:val="24"/>
        </w:rPr>
        <w:t>product moment table to interpret the correlation coefficient. Accordingly, throughout the 2021–2022 school year, there is a relationship between the writing abilities and vocabulary mastery of tenth grade students at SMKN 2 Ponorogo. Therefore, the research findings are accepted</w:t>
      </w:r>
      <w:r w:rsidRPr="004E3538">
        <w:rPr>
          <w:rFonts w:ascii="Times New Roman" w:hAnsi="Times New Roman"/>
          <w:sz w:val="24"/>
          <w:szCs w:val="24"/>
        </w:rPr>
        <w:t>.</w:t>
      </w:r>
    </w:p>
    <w:p w14:paraId="65BDE5DE" w14:textId="77777777" w:rsidR="001C5174" w:rsidRPr="001C5174" w:rsidRDefault="001C5174" w:rsidP="001C5174">
      <w:pPr>
        <w:ind w:firstLine="709"/>
        <w:jc w:val="both"/>
        <w:rPr>
          <w:rFonts w:ascii="Times New Roman" w:hAnsi="Times New Roman"/>
          <w:sz w:val="24"/>
          <w:szCs w:val="24"/>
          <w:lang w:val="en-US"/>
        </w:rPr>
      </w:pPr>
    </w:p>
    <w:p w14:paraId="0B4CD894" w14:textId="7DC32B35" w:rsidR="00B95A47" w:rsidRPr="00C5090A" w:rsidRDefault="004E3538" w:rsidP="004E3538">
      <w:pPr>
        <w:pStyle w:val="E-JOURNALBody"/>
        <w:ind w:firstLine="709"/>
        <w:rPr>
          <w:sz w:val="24"/>
          <w:lang w:val="en-ID" w:eastAsia="id-ID"/>
        </w:rPr>
      </w:pPr>
      <w:r>
        <w:t xml:space="preserve"> The second is “The Correlation Between Grammatical Mastery and Descriptive Writing Mastery of The Tenth Grade Students of SMA Negeri 1 Indralaya” by </w:t>
      </w:r>
      <w:r w:rsidRPr="0057607C">
        <w:t xml:space="preserve">Randika., </w:t>
      </w:r>
      <w:r>
        <w:t>(2018</w:t>
      </w:r>
      <w:r>
        <w:rPr>
          <w:rFonts w:ascii="Calibri" w:hAnsi="Calibri"/>
        </w:rPr>
        <w:t xml:space="preserve">). </w:t>
      </w:r>
      <w:r>
        <w:t xml:space="preserve">The </w:t>
      </w:r>
      <w:r w:rsidR="00BD20B2">
        <w:rPr>
          <w:lang w:val="en-US"/>
        </w:rPr>
        <w:t>result showed that there was a fair correlation between the students grammatical mastery and  their descriptive writing mastery (r= 0.598 and p-value=0.000). In conclusion, there was a significant correlation betwee</w:t>
      </w:r>
      <w:r w:rsidR="00702D87">
        <w:rPr>
          <w:lang w:val="en-US"/>
        </w:rPr>
        <w:t>n</w:t>
      </w:r>
      <w:r w:rsidR="00BD20B2">
        <w:rPr>
          <w:lang w:val="en-US"/>
        </w:rPr>
        <w:t xml:space="preserve"> grammatical mastery and descriptive writing mastery of the </w:t>
      </w:r>
      <w:r w:rsidR="00702D87">
        <w:rPr>
          <w:lang w:val="en-US"/>
        </w:rPr>
        <w:t>tenth-grade</w:t>
      </w:r>
      <w:r w:rsidR="00BD20B2">
        <w:rPr>
          <w:lang w:val="en-US"/>
        </w:rPr>
        <w:t xml:space="preserve"> students of SMA Negeri 1 </w:t>
      </w:r>
      <w:proofErr w:type="spellStart"/>
      <w:r w:rsidR="00BD20B2">
        <w:rPr>
          <w:lang w:val="en-US"/>
        </w:rPr>
        <w:t>Indralaya</w:t>
      </w:r>
      <w:proofErr w:type="spellEnd"/>
      <w:r>
        <w:t>.</w:t>
      </w:r>
    </w:p>
    <w:p w14:paraId="140635AA" w14:textId="542C1A19" w:rsidR="00362B06" w:rsidRPr="009B7C7F" w:rsidRDefault="007F2AA9" w:rsidP="0059180D">
      <w:pPr>
        <w:ind w:firstLine="709"/>
        <w:contextualSpacing/>
        <w:jc w:val="both"/>
        <w:rPr>
          <w:rFonts w:ascii="Times New Roman" w:hAnsi="Times New Roman"/>
          <w:sz w:val="24"/>
          <w:szCs w:val="24"/>
          <w:lang w:val="en-US"/>
        </w:rPr>
      </w:pPr>
      <w:r w:rsidRPr="004E3538">
        <w:rPr>
          <w:rFonts w:ascii="Times New Roman" w:hAnsi="Times New Roman"/>
          <w:sz w:val="24"/>
          <w:szCs w:val="24"/>
          <w:lang w:val="en-ID" w:eastAsia="id-ID"/>
        </w:rPr>
        <w:t xml:space="preserve">Consequently, given considering the explanations provided, the writer decided on a study titled </w:t>
      </w:r>
      <w:r w:rsidR="004E3538" w:rsidRPr="004E3538">
        <w:rPr>
          <w:rFonts w:ascii="Times New Roman" w:hAnsi="Times New Roman"/>
          <w:sz w:val="24"/>
          <w:szCs w:val="24"/>
          <w:lang w:val="en-ID" w:eastAsia="id-ID"/>
        </w:rPr>
        <w:t>“</w:t>
      </w:r>
      <w:r w:rsidR="004E3538" w:rsidRPr="004E3538">
        <w:rPr>
          <w:rFonts w:ascii="Times New Roman" w:hAnsi="Times New Roman"/>
          <w:sz w:val="24"/>
          <w:szCs w:val="24"/>
          <w:lang w:val="en-ID"/>
        </w:rPr>
        <w:t xml:space="preserve">an impact of vocabulary mastery to </w:t>
      </w:r>
      <w:r w:rsidR="0059180D" w:rsidRPr="004E3538">
        <w:rPr>
          <w:rFonts w:ascii="Times New Roman" w:hAnsi="Times New Roman"/>
          <w:sz w:val="24"/>
          <w:szCs w:val="24"/>
          <w:lang w:val="en-ID"/>
        </w:rPr>
        <w:t>writing</w:t>
      </w:r>
      <w:r w:rsidR="004E3538" w:rsidRPr="004E3538">
        <w:rPr>
          <w:rFonts w:ascii="Times New Roman" w:hAnsi="Times New Roman"/>
          <w:sz w:val="24"/>
          <w:szCs w:val="24"/>
          <w:lang w:val="en-ID"/>
        </w:rPr>
        <w:t xml:space="preserve"> ability through </w:t>
      </w:r>
      <w:r w:rsidR="0059180D" w:rsidRPr="004E3538">
        <w:rPr>
          <w:rFonts w:ascii="Times New Roman" w:hAnsi="Times New Roman"/>
          <w:sz w:val="24"/>
          <w:szCs w:val="24"/>
          <w:lang w:val="en-ID"/>
        </w:rPr>
        <w:t>descriptive</w:t>
      </w:r>
      <w:r w:rsidR="004E3538" w:rsidRPr="004E3538">
        <w:rPr>
          <w:rFonts w:ascii="Times New Roman" w:hAnsi="Times New Roman"/>
          <w:sz w:val="24"/>
          <w:szCs w:val="24"/>
          <w:lang w:val="en-ID"/>
        </w:rPr>
        <w:t xml:space="preserve"> text: </w:t>
      </w:r>
      <w:proofErr w:type="gramStart"/>
      <w:r w:rsidR="0059180D">
        <w:rPr>
          <w:rFonts w:ascii="Times New Roman" w:hAnsi="Times New Roman"/>
          <w:sz w:val="24"/>
          <w:szCs w:val="24"/>
          <w:lang w:val="en-ID"/>
        </w:rPr>
        <w:t xml:space="preserve">a </w:t>
      </w:r>
      <w:r w:rsidR="0059180D" w:rsidRPr="004E3538">
        <w:rPr>
          <w:rFonts w:ascii="Times New Roman" w:hAnsi="Times New Roman"/>
          <w:sz w:val="24"/>
          <w:szCs w:val="24"/>
          <w:lang w:val="en-ID"/>
        </w:rPr>
        <w:t>correlation research</w:t>
      </w:r>
      <w:proofErr w:type="gramEnd"/>
      <w:r w:rsidR="004E3538" w:rsidRPr="004E3538">
        <w:rPr>
          <w:rFonts w:ascii="Times New Roman" w:hAnsi="Times New Roman"/>
          <w:sz w:val="24"/>
          <w:szCs w:val="24"/>
          <w:lang w:val="en-ID"/>
        </w:rPr>
        <w:t>”</w:t>
      </w:r>
      <w:r w:rsidR="004E3538">
        <w:rPr>
          <w:rFonts w:ascii="Times New Roman" w:hAnsi="Times New Roman"/>
          <w:sz w:val="24"/>
          <w:szCs w:val="24"/>
          <w:lang w:val="en-ID"/>
        </w:rPr>
        <w:t>.</w:t>
      </w:r>
      <w:r w:rsidR="007723D4">
        <w:rPr>
          <w:rFonts w:ascii="Times New Roman" w:hAnsi="Times New Roman"/>
          <w:sz w:val="24"/>
          <w:szCs w:val="24"/>
          <w:lang w:val="en-ID"/>
        </w:rPr>
        <w:t xml:space="preserve"> Then, objectives of the </w:t>
      </w:r>
      <w:r w:rsidR="009B7C7F">
        <w:rPr>
          <w:rFonts w:ascii="Times New Roman" w:hAnsi="Times New Roman"/>
          <w:sz w:val="24"/>
          <w:szCs w:val="24"/>
          <w:lang w:val="en-ID"/>
        </w:rPr>
        <w:t xml:space="preserve">research are: </w:t>
      </w:r>
      <w:bookmarkStart w:id="0" w:name="_Hlk201080292"/>
      <w:r w:rsidR="009B7C7F" w:rsidRPr="009B7C7F">
        <w:rPr>
          <w:rFonts w:ascii="Times New Roman" w:hAnsi="Times New Roman"/>
          <w:sz w:val="24"/>
        </w:rPr>
        <w:t>To find out whether or not there was correlation between students’ vocabulary mastery and their writing ability of descriptive text for tenth grade students at SMA Negeri 10 Palembang</w:t>
      </w:r>
      <w:bookmarkEnd w:id="0"/>
      <w:r w:rsidR="009B7C7F" w:rsidRPr="009B7C7F">
        <w:rPr>
          <w:rFonts w:ascii="Times New Roman" w:hAnsi="Times New Roman"/>
          <w:sz w:val="24"/>
          <w:lang w:val="en-US"/>
        </w:rPr>
        <w:t xml:space="preserve"> and </w:t>
      </w:r>
      <w:r w:rsidR="009B7C7F">
        <w:rPr>
          <w:rFonts w:ascii="Times New Roman" w:hAnsi="Times New Roman"/>
          <w:sz w:val="24"/>
          <w:szCs w:val="24"/>
          <w:lang w:val="en-US"/>
        </w:rPr>
        <w:t>t</w:t>
      </w:r>
      <w:r w:rsidR="009B7C7F" w:rsidRPr="009B7C7F">
        <w:rPr>
          <w:rFonts w:ascii="Times New Roman" w:hAnsi="Times New Roman"/>
          <w:sz w:val="24"/>
          <w:szCs w:val="24"/>
        </w:rPr>
        <w:t>o find out whether or not there was contribution from students</w:t>
      </w:r>
      <w:r w:rsidR="00BD20B2">
        <w:rPr>
          <w:rFonts w:ascii="Times New Roman" w:hAnsi="Times New Roman"/>
          <w:sz w:val="24"/>
          <w:szCs w:val="24"/>
          <w:lang w:val="en-US"/>
        </w:rPr>
        <w:t>`</w:t>
      </w:r>
      <w:r w:rsidR="009B7C7F" w:rsidRPr="009B7C7F">
        <w:rPr>
          <w:rFonts w:ascii="Times New Roman" w:hAnsi="Times New Roman"/>
          <w:sz w:val="24"/>
          <w:szCs w:val="24"/>
        </w:rPr>
        <w:t xml:space="preserve"> vocabulary mastery and their writing ability of descriptive text of tenth grade students at SMA Negeri 10 Palembang</w:t>
      </w:r>
      <w:r w:rsidR="009B7C7F" w:rsidRPr="009B7C7F">
        <w:rPr>
          <w:rFonts w:ascii="Times New Roman" w:hAnsi="Times New Roman"/>
          <w:sz w:val="24"/>
          <w:szCs w:val="24"/>
          <w:lang w:val="en-US"/>
        </w:rPr>
        <w:t>.</w:t>
      </w:r>
    </w:p>
    <w:p w14:paraId="51B719B7" w14:textId="77777777" w:rsidR="004E3538" w:rsidRPr="004E3538" w:rsidRDefault="004E3538" w:rsidP="004E3538">
      <w:pPr>
        <w:contextualSpacing/>
        <w:jc w:val="both"/>
        <w:rPr>
          <w:rFonts w:ascii="Times New Roman" w:hAnsi="Times New Roman"/>
          <w:sz w:val="24"/>
          <w:szCs w:val="24"/>
          <w:lang w:val="en-ID"/>
        </w:rPr>
      </w:pPr>
    </w:p>
    <w:p w14:paraId="097004D6" w14:textId="68F36B03" w:rsidR="00385566" w:rsidRPr="00385566" w:rsidRDefault="00362B06" w:rsidP="00385566">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68348EF" w14:textId="22118C68" w:rsidR="006E0B0D" w:rsidRDefault="00385566" w:rsidP="00385566">
      <w:pPr>
        <w:pStyle w:val="E-JOURNALBody"/>
        <w:ind w:firstLine="0"/>
        <w:contextualSpacing/>
        <w:rPr>
          <w:sz w:val="24"/>
        </w:rPr>
      </w:pPr>
      <w:r>
        <w:rPr>
          <w:sz w:val="24"/>
        </w:rPr>
        <w:t xml:space="preserve">1. </w:t>
      </w:r>
      <w:r w:rsidR="00C750FB">
        <w:rPr>
          <w:sz w:val="24"/>
          <w:lang w:val="en-US"/>
        </w:rPr>
        <w:t xml:space="preserve">Research </w:t>
      </w:r>
      <w:r>
        <w:rPr>
          <w:sz w:val="24"/>
        </w:rPr>
        <w:t>Design</w:t>
      </w:r>
    </w:p>
    <w:p w14:paraId="43261366" w14:textId="5ADC7E75" w:rsidR="00DC35B4" w:rsidRPr="009B7C7F" w:rsidRDefault="001A458D" w:rsidP="008C7A94">
      <w:pPr>
        <w:ind w:firstLine="720"/>
        <w:jc w:val="both"/>
        <w:rPr>
          <w:rFonts w:ascii="Times New Roman" w:hAnsi="Times New Roman"/>
          <w:sz w:val="28"/>
          <w:szCs w:val="28"/>
          <w:lang w:val="en-US"/>
        </w:rPr>
      </w:pPr>
      <w:r w:rsidRPr="008C7A94">
        <w:rPr>
          <w:rFonts w:ascii="Times New Roman" w:hAnsi="Times New Roman"/>
          <w:sz w:val="24"/>
          <w:szCs w:val="24"/>
        </w:rPr>
        <w:t>This research use</w:t>
      </w:r>
      <w:r w:rsidR="00C750FB">
        <w:rPr>
          <w:rFonts w:ascii="Times New Roman" w:hAnsi="Times New Roman"/>
          <w:sz w:val="24"/>
          <w:szCs w:val="24"/>
          <w:lang w:val="en-US"/>
        </w:rPr>
        <w:t>d</w:t>
      </w:r>
      <w:r w:rsidRPr="008C7A94">
        <w:rPr>
          <w:rFonts w:ascii="Times New Roman" w:hAnsi="Times New Roman"/>
          <w:sz w:val="24"/>
          <w:szCs w:val="24"/>
        </w:rPr>
        <w:t xml:space="preserve"> a correlatio</w:t>
      </w:r>
      <w:r w:rsidR="00C750FB">
        <w:rPr>
          <w:rFonts w:ascii="Times New Roman" w:hAnsi="Times New Roman"/>
          <w:sz w:val="24"/>
          <w:szCs w:val="24"/>
          <w:lang w:val="en-US"/>
        </w:rPr>
        <w:t>n</w:t>
      </w:r>
      <w:r w:rsidRPr="008C7A94">
        <w:rPr>
          <w:rFonts w:ascii="Times New Roman" w:hAnsi="Times New Roman"/>
          <w:sz w:val="24"/>
          <w:szCs w:val="24"/>
        </w:rPr>
        <w:t xml:space="preserve"> design. Correlational research, according to Mardianti et al. (2021), is a quantitative technique intended to demonstrate the connections between two or more variables.</w:t>
      </w:r>
      <w:r w:rsidR="009B7C7F">
        <w:rPr>
          <w:rFonts w:ascii="Times New Roman" w:hAnsi="Times New Roman"/>
          <w:sz w:val="24"/>
          <w:szCs w:val="24"/>
          <w:lang w:val="en-US"/>
        </w:rPr>
        <w:t xml:space="preserve"> In addition, </w:t>
      </w:r>
      <w:r w:rsidRPr="008C7A94">
        <w:rPr>
          <w:rFonts w:ascii="Times New Roman" w:hAnsi="Times New Roman"/>
          <w:sz w:val="24"/>
          <w:szCs w:val="24"/>
        </w:rPr>
        <w:t xml:space="preserve">emizhan et al., (2022) </w:t>
      </w:r>
      <w:r w:rsidR="009B7C7F">
        <w:rPr>
          <w:rFonts w:ascii="Times New Roman" w:hAnsi="Times New Roman"/>
          <w:sz w:val="24"/>
          <w:szCs w:val="24"/>
          <w:lang w:val="en-US"/>
        </w:rPr>
        <w:t xml:space="preserve">states that </w:t>
      </w:r>
      <w:r w:rsidRPr="008C7A94">
        <w:rPr>
          <w:rFonts w:ascii="Times New Roman" w:hAnsi="Times New Roman"/>
          <w:sz w:val="24"/>
          <w:szCs w:val="24"/>
        </w:rPr>
        <w:t xml:space="preserve">correlation research is to investigate the extent to which variations in one factor correspond with variations in one or more other factor based on correlation coefficients. </w:t>
      </w:r>
      <w:r w:rsidR="008C7A94" w:rsidRPr="008C7A94">
        <w:rPr>
          <w:rFonts w:ascii="Times New Roman" w:hAnsi="Times New Roman"/>
          <w:sz w:val="24"/>
          <w:szCs w:val="24"/>
        </w:rPr>
        <w:t>In correlation design, researcher use</w:t>
      </w:r>
      <w:r w:rsidR="009B7C7F">
        <w:rPr>
          <w:rFonts w:ascii="Times New Roman" w:hAnsi="Times New Roman"/>
          <w:sz w:val="24"/>
          <w:szCs w:val="24"/>
          <w:lang w:val="en-US"/>
        </w:rPr>
        <w:t>d</w:t>
      </w:r>
      <w:r w:rsidR="008C7A94" w:rsidRPr="008C7A94">
        <w:rPr>
          <w:rFonts w:ascii="Times New Roman" w:hAnsi="Times New Roman"/>
          <w:sz w:val="24"/>
          <w:szCs w:val="24"/>
        </w:rPr>
        <w:t xml:space="preserve"> the statistical process of correlation analysis to quantify the degree of relationship between two or more variables. Whether the two variables are related or if one may predict the other is indicated by this degree of correlation, which is a numerical value. The researcher used correlation between two variables in this research. The research design was used to determine whether or not the tenth grade students vocabulary mastery had correlation to writing ability of descriptive text of tenth grade students at SMA Negeri 10. </w:t>
      </w:r>
      <w:r w:rsidR="009B7C7F">
        <w:rPr>
          <w:rFonts w:ascii="Times New Roman" w:hAnsi="Times New Roman"/>
          <w:sz w:val="24"/>
          <w:szCs w:val="24"/>
          <w:lang w:val="en-US"/>
        </w:rPr>
        <w:t xml:space="preserve">Also, </w:t>
      </w:r>
      <w:r w:rsidR="009B7C7F" w:rsidRPr="009B7C7F">
        <w:rPr>
          <w:rFonts w:ascii="Times New Roman" w:hAnsi="Times New Roman"/>
          <w:sz w:val="24"/>
          <w:szCs w:val="24"/>
        </w:rPr>
        <w:t>to find out whether or not there was a contribution of students’ vocabulary mastery to their writing ability in descriptive texts at the tenth-grade students of SMA Negeri 10 Palembang</w:t>
      </w:r>
    </w:p>
    <w:p w14:paraId="2D26C8DB" w14:textId="57EC468A" w:rsidR="001A458D" w:rsidRDefault="008C7A94" w:rsidP="008C7A94">
      <w:pPr>
        <w:ind w:firstLine="720"/>
        <w:jc w:val="both"/>
        <w:rPr>
          <w:rFonts w:ascii="Times New Roman" w:hAnsi="Times New Roman"/>
          <w:sz w:val="24"/>
          <w:szCs w:val="24"/>
        </w:rPr>
      </w:pPr>
      <w:r w:rsidRPr="008C7A94">
        <w:rPr>
          <w:rFonts w:ascii="Times New Roman" w:hAnsi="Times New Roman"/>
          <w:sz w:val="24"/>
          <w:szCs w:val="24"/>
        </w:rPr>
        <w:t>In this reasearch, the independent variable was vocabulary mastery and the dependent variable was writing ability.  Vocabulary was represented by X and writing was represented by Y.</w:t>
      </w:r>
    </w:p>
    <w:p w14:paraId="1E5AF586" w14:textId="77777777" w:rsidR="00C750FB" w:rsidRPr="008C7A94" w:rsidRDefault="00C750FB" w:rsidP="008C7A94">
      <w:pPr>
        <w:ind w:firstLine="720"/>
        <w:jc w:val="both"/>
        <w:rPr>
          <w:rFonts w:ascii="Times New Roman" w:hAnsi="Times New Roman"/>
          <w:sz w:val="24"/>
          <w:szCs w:val="24"/>
        </w:rPr>
      </w:pPr>
    </w:p>
    <w:p w14:paraId="3972E3C0" w14:textId="77777777" w:rsidR="004F2879" w:rsidRDefault="004F2879" w:rsidP="004F2879">
      <w:pPr>
        <w:pStyle w:val="E-JOURNALBody"/>
        <w:ind w:firstLine="0"/>
        <w:contextualSpacing/>
        <w:rPr>
          <w:sz w:val="24"/>
        </w:rPr>
      </w:pPr>
    </w:p>
    <w:p w14:paraId="72289F32" w14:textId="4A5BEA47" w:rsidR="004F2879" w:rsidRDefault="004F2879" w:rsidP="004F2879">
      <w:pPr>
        <w:pStyle w:val="E-JOURNALBody"/>
        <w:ind w:firstLine="0"/>
        <w:contextualSpacing/>
        <w:rPr>
          <w:sz w:val="24"/>
        </w:rPr>
      </w:pPr>
      <w:r>
        <w:rPr>
          <w:sz w:val="24"/>
        </w:rPr>
        <w:lastRenderedPageBreak/>
        <w:t xml:space="preserve">2. </w:t>
      </w:r>
      <w:r w:rsidR="006E0B0D">
        <w:rPr>
          <w:sz w:val="24"/>
        </w:rPr>
        <w:t>Population and Sample</w:t>
      </w:r>
    </w:p>
    <w:p w14:paraId="52F7DE34" w14:textId="401E89EC" w:rsidR="00702D87" w:rsidRDefault="004F2879" w:rsidP="008C7A94">
      <w:pPr>
        <w:jc w:val="both"/>
        <w:rPr>
          <w:rFonts w:ascii="Times New Roman" w:hAnsi="Times New Roman"/>
          <w:sz w:val="24"/>
          <w:szCs w:val="24"/>
        </w:rPr>
      </w:pPr>
      <w:r>
        <w:rPr>
          <w:sz w:val="24"/>
        </w:rPr>
        <w:tab/>
      </w:r>
      <w:r w:rsidR="008C7A94" w:rsidRPr="008C7A94">
        <w:rPr>
          <w:rFonts w:ascii="Times New Roman" w:hAnsi="Times New Roman"/>
          <w:sz w:val="24"/>
          <w:szCs w:val="24"/>
        </w:rPr>
        <w:t>The population in this research is all of the students from the tenth grade at SMA Negeri 10 Palembang. According to Levitt (2021), population is a region for generalization that includes an item or subject with unique qualities and traits that the researcher has chosen to study and draw conclusions from. Obilor., (2023) notice that sample is a little gathering of people who have similar encounters about a specific case. Afterwards, the samples in this research are from the students that belong to classes X.7, and X.8 with 72 total of students at SMA Negeri 10 Palembang</w:t>
      </w:r>
      <w:r w:rsidR="00C750FB">
        <w:rPr>
          <w:rFonts w:ascii="Times New Roman" w:hAnsi="Times New Roman"/>
          <w:sz w:val="24"/>
          <w:szCs w:val="24"/>
          <w:lang w:val="en-US"/>
        </w:rPr>
        <w:t xml:space="preserve"> chosen by using purposive sampling technique. </w:t>
      </w:r>
      <w:ins w:id="1" w:author="Reviewer" w:date="2025-10-04T13:44:00Z">
        <w:r w:rsidR="00E70726">
          <w:rPr>
            <w:rFonts w:ascii="Times New Roman" w:hAnsi="Times New Roman"/>
            <w:sz w:val="24"/>
            <w:szCs w:val="24"/>
            <w:lang w:val="en-US"/>
          </w:rPr>
          <w:t xml:space="preserve"> </w:t>
        </w:r>
      </w:ins>
      <w:r w:rsidR="008C7A94" w:rsidRPr="008C7A94">
        <w:rPr>
          <w:rFonts w:ascii="Times New Roman" w:hAnsi="Times New Roman"/>
          <w:sz w:val="24"/>
          <w:szCs w:val="24"/>
        </w:rPr>
        <w:t xml:space="preserve"> </w:t>
      </w:r>
    </w:p>
    <w:p w14:paraId="7D5E7622" w14:textId="58D863B4" w:rsidR="0059180D" w:rsidRPr="008C7A94" w:rsidRDefault="00702D87" w:rsidP="00702D87">
      <w:pPr>
        <w:ind w:firstLine="720"/>
        <w:jc w:val="both"/>
        <w:rPr>
          <w:rFonts w:ascii="Times New Roman" w:hAnsi="Times New Roman"/>
          <w:sz w:val="24"/>
          <w:szCs w:val="24"/>
        </w:rPr>
      </w:pPr>
      <w:r w:rsidRPr="00702D87">
        <w:rPr>
          <w:rFonts w:ascii="Times New Roman" w:hAnsi="Times New Roman"/>
          <w:sz w:val="24"/>
          <w:szCs w:val="24"/>
        </w:rPr>
        <w:t>Th</w:t>
      </w:r>
      <w:r w:rsidR="00C750FB">
        <w:rPr>
          <w:rFonts w:ascii="Times New Roman" w:hAnsi="Times New Roman"/>
          <w:sz w:val="24"/>
          <w:szCs w:val="24"/>
          <w:lang w:val="en-US"/>
        </w:rPr>
        <w:t>ese classes</w:t>
      </w:r>
      <w:r w:rsidRPr="00702D87">
        <w:rPr>
          <w:rFonts w:ascii="Times New Roman" w:hAnsi="Times New Roman"/>
          <w:sz w:val="24"/>
          <w:szCs w:val="24"/>
        </w:rPr>
        <w:t xml:space="preserve"> w</w:t>
      </w:r>
      <w:r w:rsidR="00C750FB">
        <w:rPr>
          <w:rFonts w:ascii="Times New Roman" w:hAnsi="Times New Roman"/>
          <w:sz w:val="24"/>
          <w:szCs w:val="24"/>
          <w:lang w:val="en-US"/>
        </w:rPr>
        <w:t>ere involved as the sample</w:t>
      </w:r>
      <w:r w:rsidRPr="00702D87">
        <w:rPr>
          <w:rFonts w:ascii="Times New Roman" w:hAnsi="Times New Roman"/>
          <w:sz w:val="24"/>
          <w:szCs w:val="24"/>
        </w:rPr>
        <w:t xml:space="preserve"> because the English teacher in both classes told </w:t>
      </w:r>
      <w:r>
        <w:rPr>
          <w:rFonts w:ascii="Times New Roman" w:hAnsi="Times New Roman"/>
          <w:sz w:val="24"/>
          <w:szCs w:val="24"/>
          <w:lang w:val="en-US"/>
        </w:rPr>
        <w:t>researcher</w:t>
      </w:r>
      <w:r w:rsidRPr="00702D87">
        <w:rPr>
          <w:rFonts w:ascii="Times New Roman" w:hAnsi="Times New Roman"/>
          <w:sz w:val="24"/>
          <w:szCs w:val="24"/>
        </w:rPr>
        <w:t xml:space="preserve"> that the students in those classes had insufficient vocabulary and weak writing </w:t>
      </w:r>
      <w:r>
        <w:rPr>
          <w:rFonts w:ascii="Times New Roman" w:hAnsi="Times New Roman"/>
          <w:sz w:val="24"/>
          <w:szCs w:val="24"/>
          <w:lang w:val="en-US"/>
        </w:rPr>
        <w:t>ability</w:t>
      </w:r>
      <w:r w:rsidRPr="00702D87">
        <w:rPr>
          <w:rFonts w:ascii="Times New Roman" w:hAnsi="Times New Roman"/>
          <w:sz w:val="24"/>
          <w:szCs w:val="24"/>
        </w:rPr>
        <w:t>. The teacher then chose th</w:t>
      </w:r>
      <w:proofErr w:type="spellStart"/>
      <w:r>
        <w:rPr>
          <w:rFonts w:ascii="Times New Roman" w:hAnsi="Times New Roman"/>
          <w:sz w:val="24"/>
          <w:szCs w:val="24"/>
          <w:lang w:val="en-US"/>
        </w:rPr>
        <w:t>ose</w:t>
      </w:r>
      <w:proofErr w:type="spellEnd"/>
      <w:r>
        <w:rPr>
          <w:rFonts w:ascii="Times New Roman" w:hAnsi="Times New Roman"/>
          <w:sz w:val="24"/>
          <w:szCs w:val="24"/>
          <w:lang w:val="en-US"/>
        </w:rPr>
        <w:t xml:space="preserve"> </w:t>
      </w:r>
      <w:r w:rsidRPr="00702D87">
        <w:rPr>
          <w:rFonts w:ascii="Times New Roman" w:hAnsi="Times New Roman"/>
          <w:sz w:val="24"/>
          <w:szCs w:val="24"/>
        </w:rPr>
        <w:t>class</w:t>
      </w:r>
      <w:r>
        <w:rPr>
          <w:rFonts w:ascii="Times New Roman" w:hAnsi="Times New Roman"/>
          <w:sz w:val="24"/>
          <w:szCs w:val="24"/>
          <w:lang w:val="en-US"/>
        </w:rPr>
        <w:t>es</w:t>
      </w:r>
      <w:r w:rsidRPr="00702D87">
        <w:rPr>
          <w:rFonts w:ascii="Times New Roman" w:hAnsi="Times New Roman"/>
          <w:sz w:val="24"/>
          <w:szCs w:val="24"/>
        </w:rPr>
        <w:t xml:space="preserve"> because it was the most suitable for </w:t>
      </w:r>
      <w:r>
        <w:rPr>
          <w:rFonts w:ascii="Times New Roman" w:hAnsi="Times New Roman"/>
          <w:sz w:val="24"/>
          <w:szCs w:val="24"/>
          <w:lang w:val="en-US"/>
        </w:rPr>
        <w:t xml:space="preserve">researcher </w:t>
      </w:r>
      <w:r w:rsidRPr="00702D87">
        <w:rPr>
          <w:rFonts w:ascii="Times New Roman" w:hAnsi="Times New Roman"/>
          <w:sz w:val="24"/>
          <w:szCs w:val="24"/>
        </w:rPr>
        <w:t>research</w:t>
      </w:r>
      <w:r>
        <w:rPr>
          <w:rFonts w:ascii="Times New Roman" w:hAnsi="Times New Roman"/>
          <w:sz w:val="24"/>
          <w:szCs w:val="24"/>
          <w:lang w:val="en-US"/>
        </w:rPr>
        <w:t xml:space="preserve"> </w:t>
      </w:r>
      <w:r w:rsidRPr="00702D87">
        <w:rPr>
          <w:rFonts w:ascii="Times New Roman" w:hAnsi="Times New Roman"/>
          <w:sz w:val="24"/>
          <w:szCs w:val="24"/>
        </w:rPr>
        <w:t>material.</w:t>
      </w:r>
    </w:p>
    <w:p w14:paraId="5EBEEFCB" w14:textId="674EAB4F" w:rsidR="00385566" w:rsidRDefault="00385566" w:rsidP="00385566">
      <w:pPr>
        <w:pStyle w:val="E-JOURNALBody"/>
        <w:ind w:firstLine="0"/>
        <w:contextualSpacing/>
        <w:rPr>
          <w:iCs/>
          <w:sz w:val="24"/>
        </w:rPr>
      </w:pPr>
    </w:p>
    <w:p w14:paraId="448350B0" w14:textId="678C8124" w:rsidR="00385566" w:rsidRDefault="006E0B0D" w:rsidP="00385566">
      <w:pPr>
        <w:pStyle w:val="E-JOURNALBody"/>
        <w:ind w:firstLine="0"/>
        <w:contextualSpacing/>
        <w:rPr>
          <w:iCs/>
          <w:sz w:val="24"/>
        </w:rPr>
      </w:pPr>
      <w:r>
        <w:rPr>
          <w:iCs/>
          <w:sz w:val="24"/>
        </w:rPr>
        <w:t>3</w:t>
      </w:r>
      <w:r w:rsidR="00385566">
        <w:rPr>
          <w:iCs/>
          <w:sz w:val="24"/>
        </w:rPr>
        <w:t>. Techniques for Collecting Data</w:t>
      </w:r>
    </w:p>
    <w:p w14:paraId="709E6B2E" w14:textId="4A784B70" w:rsidR="00D3518F" w:rsidRPr="00BF1FC4" w:rsidRDefault="00385566" w:rsidP="00BF1FC4">
      <w:pPr>
        <w:jc w:val="both"/>
        <w:rPr>
          <w:rFonts w:ascii="Times New Roman" w:hAnsi="Times New Roman"/>
          <w:sz w:val="24"/>
          <w:szCs w:val="24"/>
        </w:rPr>
      </w:pPr>
      <w:r>
        <w:rPr>
          <w:iCs/>
        </w:rPr>
        <w:tab/>
      </w:r>
      <w:r w:rsidR="00AC39C2" w:rsidRPr="00BF1FC4">
        <w:rPr>
          <w:rFonts w:ascii="Times New Roman" w:hAnsi="Times New Roman"/>
          <w:sz w:val="24"/>
          <w:szCs w:val="24"/>
        </w:rPr>
        <w:t xml:space="preserve">To assess </w:t>
      </w:r>
      <w:r w:rsidR="008C7A94" w:rsidRPr="00BF1FC4">
        <w:rPr>
          <w:rFonts w:ascii="Times New Roman" w:hAnsi="Times New Roman"/>
          <w:sz w:val="24"/>
          <w:szCs w:val="24"/>
        </w:rPr>
        <w:t xml:space="preserve">vocabulary mastery to writing </w:t>
      </w:r>
      <w:r w:rsidR="00C55E45" w:rsidRPr="00BF1FC4">
        <w:rPr>
          <w:rFonts w:ascii="Times New Roman" w:hAnsi="Times New Roman"/>
          <w:sz w:val="24"/>
          <w:szCs w:val="24"/>
        </w:rPr>
        <w:t>ability. Vocabulary</w:t>
      </w:r>
      <w:r w:rsidR="00D3518F" w:rsidRPr="00BF1FC4">
        <w:rPr>
          <w:rFonts w:ascii="Times New Roman" w:hAnsi="Times New Roman"/>
          <w:sz w:val="24"/>
          <w:szCs w:val="24"/>
        </w:rPr>
        <w:t xml:space="preserve"> mastery test, The purpose of vocabulary mastery test is to measure the students' understanding in vocabulary mastery. At the beginning of the research, the researcher distributed try out test consisting 35 items of multiple-choice questions at </w:t>
      </w:r>
      <w:r w:rsidR="00E70726" w:rsidRPr="00BF1FC4">
        <w:rPr>
          <w:rFonts w:ascii="Times New Roman" w:hAnsi="Times New Roman"/>
          <w:sz w:val="24"/>
          <w:szCs w:val="24"/>
        </w:rPr>
        <w:t>X.7 and X.</w:t>
      </w:r>
      <w:r w:rsidR="00D3518F" w:rsidRPr="00BF1FC4">
        <w:rPr>
          <w:rFonts w:ascii="Times New Roman" w:hAnsi="Times New Roman"/>
          <w:sz w:val="24"/>
          <w:szCs w:val="24"/>
        </w:rPr>
        <w:t>8 at SMA Negeri 10 Palembang. Writing ability test,</w:t>
      </w:r>
      <w:r w:rsidR="00AC39C2" w:rsidRPr="00BF1FC4">
        <w:rPr>
          <w:rFonts w:ascii="Times New Roman" w:hAnsi="Times New Roman"/>
          <w:sz w:val="24"/>
          <w:szCs w:val="24"/>
        </w:rPr>
        <w:t xml:space="preserve"> </w:t>
      </w:r>
      <w:r w:rsidR="00D3518F" w:rsidRPr="00BF1FC4">
        <w:rPr>
          <w:rFonts w:ascii="Times New Roman" w:hAnsi="Times New Roman"/>
          <w:sz w:val="24"/>
          <w:szCs w:val="24"/>
        </w:rPr>
        <w:t>the written test was given to measure the students' writing ability of descriptive text about person. In this test, the students are free to be creative and develop their writing with a minimum 50 words</w:t>
      </w:r>
      <w:r w:rsidR="000B6496" w:rsidRPr="00BF1FC4">
        <w:rPr>
          <w:rFonts w:ascii="Times New Roman" w:hAnsi="Times New Roman"/>
          <w:sz w:val="24"/>
          <w:szCs w:val="24"/>
        </w:rPr>
        <w:t xml:space="preserve"> in 40 minutes and </w:t>
      </w:r>
      <w:r w:rsidR="00813A0A" w:rsidRPr="00BF1FC4">
        <w:rPr>
          <w:rFonts w:ascii="Times New Roman" w:hAnsi="Times New Roman"/>
          <w:sz w:val="24"/>
          <w:szCs w:val="24"/>
        </w:rPr>
        <w:t xml:space="preserve">the question consist of 2 questions </w:t>
      </w:r>
      <w:r w:rsidR="000B6496" w:rsidRPr="00BF1FC4">
        <w:rPr>
          <w:rFonts w:ascii="Times New Roman" w:hAnsi="Times New Roman"/>
          <w:sz w:val="24"/>
          <w:szCs w:val="24"/>
        </w:rPr>
        <w:t>about famous landmarks such as the Ampera Bridge and Borobudur Temple</w:t>
      </w:r>
      <w:r w:rsidR="00D3518F" w:rsidRPr="00BF1FC4">
        <w:rPr>
          <w:rFonts w:ascii="Times New Roman" w:hAnsi="Times New Roman"/>
          <w:sz w:val="24"/>
          <w:szCs w:val="24"/>
        </w:rPr>
        <w:t xml:space="preserve">. Validity test, </w:t>
      </w:r>
      <w:r w:rsidR="001F53F4" w:rsidRPr="00BF1FC4">
        <w:rPr>
          <w:rFonts w:ascii="Times New Roman" w:hAnsi="Times New Roman"/>
          <w:sz w:val="24"/>
          <w:szCs w:val="24"/>
        </w:rPr>
        <w:t>before</w:t>
      </w:r>
      <w:r w:rsidR="00D3518F" w:rsidRPr="00BF1FC4">
        <w:rPr>
          <w:rFonts w:ascii="Times New Roman" w:hAnsi="Times New Roman"/>
          <w:sz w:val="24"/>
          <w:szCs w:val="24"/>
        </w:rPr>
        <w:t xml:space="preserve"> going to data collection process, the researcher </w:t>
      </w:r>
      <w:r w:rsidR="001F53F4" w:rsidRPr="00BF1FC4">
        <w:rPr>
          <w:rFonts w:ascii="Times New Roman" w:hAnsi="Times New Roman"/>
          <w:sz w:val="24"/>
          <w:szCs w:val="24"/>
        </w:rPr>
        <w:t>would</w:t>
      </w:r>
      <w:r w:rsidR="00D3518F" w:rsidRPr="00BF1FC4">
        <w:rPr>
          <w:rFonts w:ascii="Times New Roman" w:hAnsi="Times New Roman"/>
          <w:sz w:val="24"/>
          <w:szCs w:val="24"/>
        </w:rPr>
        <w:t xml:space="preserve"> validate the test as the instrument to find out the research question of this research because an instrument is qualified to using after showing the data variables research correctly. </w:t>
      </w:r>
      <w:r w:rsidR="00BF1FC4">
        <w:rPr>
          <w:rFonts w:ascii="Times New Roman" w:hAnsi="Times New Roman"/>
          <w:sz w:val="24"/>
          <w:szCs w:val="24"/>
          <w:lang w:val="en-US"/>
        </w:rPr>
        <w:t xml:space="preserve">The result of validity test </w:t>
      </w:r>
      <w:r w:rsidR="00BF1FC4" w:rsidRPr="00BF1FC4">
        <w:rPr>
          <w:rFonts w:ascii="Times New Roman" w:hAnsi="Times New Roman"/>
          <w:sz w:val="24"/>
          <w:szCs w:val="24"/>
          <w:lang w:val="en-US"/>
        </w:rPr>
        <w:t xml:space="preserve">was </w:t>
      </w:r>
      <w:r w:rsidR="00BF1FC4" w:rsidRPr="00BF1FC4">
        <w:rPr>
          <w:rFonts w:ascii="Times New Roman" w:hAnsi="Times New Roman"/>
          <w:sz w:val="24"/>
          <w:szCs w:val="24"/>
        </w:rPr>
        <w:t>the</w:t>
      </w:r>
      <w:r w:rsidR="00BF1FC4" w:rsidRPr="00BF1FC4">
        <w:rPr>
          <w:rFonts w:ascii="Times New Roman" w:hAnsi="Times New Roman"/>
          <w:spacing w:val="-6"/>
          <w:sz w:val="24"/>
          <w:szCs w:val="24"/>
        </w:rPr>
        <w:t xml:space="preserve"> </w:t>
      </w:r>
      <w:r w:rsidR="00BF1FC4" w:rsidRPr="00BF1FC4">
        <w:rPr>
          <w:rFonts w:ascii="Times New Roman" w:hAnsi="Times New Roman"/>
          <w:sz w:val="24"/>
          <w:szCs w:val="24"/>
        </w:rPr>
        <w:t>value</w:t>
      </w:r>
      <w:r w:rsidR="00BF1FC4" w:rsidRPr="00BF1FC4">
        <w:rPr>
          <w:rFonts w:ascii="Times New Roman" w:hAnsi="Times New Roman"/>
          <w:spacing w:val="-6"/>
          <w:sz w:val="24"/>
          <w:szCs w:val="24"/>
        </w:rPr>
        <w:t xml:space="preserve"> </w:t>
      </w:r>
      <w:r w:rsidR="00BF1FC4" w:rsidRPr="00BF1FC4">
        <w:rPr>
          <w:rFonts w:ascii="Times New Roman" w:hAnsi="Times New Roman"/>
          <w:sz w:val="24"/>
          <w:szCs w:val="24"/>
        </w:rPr>
        <w:t>of</w:t>
      </w:r>
      <w:r w:rsidR="00BF1FC4" w:rsidRPr="00BF1FC4">
        <w:rPr>
          <w:rFonts w:ascii="Times New Roman" w:hAnsi="Times New Roman"/>
          <w:spacing w:val="-6"/>
          <w:sz w:val="24"/>
          <w:szCs w:val="24"/>
        </w:rPr>
        <w:t xml:space="preserve"> </w:t>
      </w:r>
      <w:r w:rsidR="00BF1FC4" w:rsidRPr="00BF1FC4">
        <w:rPr>
          <w:rFonts w:ascii="Times New Roman" w:hAnsi="Times New Roman"/>
          <w:sz w:val="24"/>
          <w:szCs w:val="24"/>
        </w:rPr>
        <w:t xml:space="preserve">r-table lower than the r-value of items is not valid. </w:t>
      </w:r>
      <w:r w:rsidR="00BF1FC4" w:rsidRPr="00BF1FC4">
        <w:rPr>
          <w:rFonts w:ascii="Times New Roman" w:hAnsi="Times New Roman"/>
          <w:sz w:val="24"/>
          <w:szCs w:val="24"/>
          <w:shd w:val="clear" w:color="auto" w:fill="FFFFFF"/>
        </w:rPr>
        <w:t>The researcher found the r-table was 0.235 for 72 samples. Initially, the instrument to the test consisted of 35 items. Based on the result of the test it was found that 3 items of instruments were not valid. Those items were 27, 28 and 29</w:t>
      </w:r>
      <w:r w:rsidR="00BF1FC4">
        <w:rPr>
          <w:rFonts w:ascii="Times New Roman" w:hAnsi="Times New Roman"/>
          <w:sz w:val="24"/>
          <w:szCs w:val="24"/>
          <w:shd w:val="clear" w:color="auto" w:fill="FFFFFF"/>
          <w:lang w:val="en-US"/>
        </w:rPr>
        <w:t xml:space="preserve">. </w:t>
      </w:r>
      <w:r w:rsidR="00D3518F" w:rsidRPr="00BF1FC4">
        <w:rPr>
          <w:rFonts w:ascii="Times New Roman" w:hAnsi="Times New Roman"/>
          <w:sz w:val="24"/>
          <w:szCs w:val="24"/>
        </w:rPr>
        <w:t>Reliability, according to Fraenkel et al. (2012, p.154), is the degree to which the scores obtained are consistent for each individual across several instrument administrations and item sets.</w:t>
      </w:r>
      <w:r w:rsidR="000B6496" w:rsidRPr="00BF1FC4">
        <w:rPr>
          <w:rFonts w:ascii="Times New Roman" w:hAnsi="Times New Roman"/>
          <w:sz w:val="24"/>
          <w:szCs w:val="24"/>
        </w:rPr>
        <w:t xml:space="preserve"> The reliability test yielded a dependable coefficient of.928. Based on the interpretation of the reliability classification, it was possible to conclude that the writing test was highly reliable</w:t>
      </w:r>
    </w:p>
    <w:p w14:paraId="706C7982" w14:textId="77777777" w:rsidR="0059180D" w:rsidRPr="0059180D" w:rsidRDefault="0059180D" w:rsidP="0059180D">
      <w:pPr>
        <w:pStyle w:val="E-JOURNALBody"/>
        <w:ind w:firstLine="0"/>
        <w:contextualSpacing/>
        <w:rPr>
          <w:iCs/>
          <w:sz w:val="24"/>
          <w:lang w:val="en-US"/>
        </w:rPr>
      </w:pPr>
    </w:p>
    <w:p w14:paraId="556CEA43" w14:textId="0F1698E7" w:rsidR="00D3518F" w:rsidRDefault="00D3518F" w:rsidP="005E1B2B">
      <w:pPr>
        <w:spacing w:line="360" w:lineRule="auto"/>
        <w:jc w:val="both"/>
        <w:rPr>
          <w:rFonts w:ascii="Times New Roman" w:hAnsi="Times New Roman"/>
          <w:bCs/>
          <w:sz w:val="24"/>
          <w:szCs w:val="24"/>
          <w:lang w:val="en-US"/>
        </w:rPr>
      </w:pPr>
      <w:r w:rsidRPr="008140CD">
        <w:rPr>
          <w:rFonts w:ascii="Times New Roman" w:hAnsi="Times New Roman"/>
          <w:bCs/>
          <w:sz w:val="24"/>
          <w:szCs w:val="24"/>
          <w:lang w:val="en-US"/>
        </w:rPr>
        <w:t>4. Techniques for Analysis Data</w:t>
      </w:r>
    </w:p>
    <w:p w14:paraId="451AC5BB" w14:textId="77777777" w:rsidR="00C750FB" w:rsidRDefault="008140CD" w:rsidP="00F16B9E">
      <w:pPr>
        <w:jc w:val="both"/>
        <w:rPr>
          <w:rFonts w:ascii="Times New Roman" w:hAnsi="Times New Roman"/>
          <w:sz w:val="24"/>
          <w:szCs w:val="24"/>
        </w:rPr>
      </w:pPr>
      <w:r w:rsidRPr="00F16B9E">
        <w:rPr>
          <w:rFonts w:ascii="Times New Roman" w:hAnsi="Times New Roman"/>
          <w:sz w:val="24"/>
          <w:szCs w:val="24"/>
        </w:rPr>
        <w:t xml:space="preserve">Descriptive Statistic of the data limits generalization to a certain observational subject. The data used described from one group to the others. </w:t>
      </w:r>
    </w:p>
    <w:p w14:paraId="56B87BA1" w14:textId="77777777" w:rsidR="00C750FB" w:rsidRDefault="00C750FB" w:rsidP="00F16B9E">
      <w:pPr>
        <w:jc w:val="both"/>
        <w:rPr>
          <w:rFonts w:ascii="Times New Roman" w:hAnsi="Times New Roman"/>
          <w:sz w:val="24"/>
          <w:szCs w:val="24"/>
          <w:lang w:val="en-US"/>
        </w:rPr>
      </w:pPr>
      <w:r>
        <w:rPr>
          <w:rFonts w:ascii="Times New Roman" w:hAnsi="Times New Roman"/>
          <w:sz w:val="24"/>
          <w:szCs w:val="24"/>
          <w:lang w:val="en-US"/>
        </w:rPr>
        <w:t>4.1 Descriptive analysis</w:t>
      </w:r>
    </w:p>
    <w:p w14:paraId="070BE1FF" w14:textId="77777777" w:rsidR="00C750FB" w:rsidRDefault="008140CD" w:rsidP="00C750FB">
      <w:pPr>
        <w:ind w:firstLine="720"/>
        <w:jc w:val="both"/>
        <w:rPr>
          <w:rFonts w:ascii="Times New Roman" w:hAnsi="Times New Roman"/>
          <w:sz w:val="24"/>
          <w:szCs w:val="24"/>
          <w:lang w:val="en-US"/>
        </w:rPr>
      </w:pPr>
      <w:r w:rsidRPr="00F16B9E">
        <w:rPr>
          <w:rFonts w:ascii="Times New Roman" w:hAnsi="Times New Roman"/>
          <w:sz w:val="24"/>
          <w:szCs w:val="24"/>
        </w:rPr>
        <w:t>Descriptive</w:t>
      </w:r>
      <w:r w:rsidRPr="00F16B9E">
        <w:rPr>
          <w:rFonts w:ascii="Times New Roman" w:hAnsi="Times New Roman"/>
          <w:spacing w:val="-9"/>
          <w:sz w:val="24"/>
          <w:szCs w:val="24"/>
        </w:rPr>
        <w:t xml:space="preserve"> </w:t>
      </w:r>
      <w:r w:rsidRPr="00F16B9E">
        <w:rPr>
          <w:rFonts w:ascii="Times New Roman" w:hAnsi="Times New Roman"/>
          <w:sz w:val="24"/>
          <w:szCs w:val="24"/>
        </w:rPr>
        <w:t>analysis</w:t>
      </w:r>
      <w:r w:rsidRPr="00F16B9E">
        <w:rPr>
          <w:rFonts w:ascii="Times New Roman" w:hAnsi="Times New Roman"/>
          <w:spacing w:val="-9"/>
          <w:sz w:val="24"/>
          <w:szCs w:val="24"/>
        </w:rPr>
        <w:t xml:space="preserve"> used </w:t>
      </w:r>
      <w:r w:rsidRPr="00F16B9E">
        <w:rPr>
          <w:rFonts w:ascii="Times New Roman" w:hAnsi="Times New Roman"/>
          <w:sz w:val="24"/>
          <w:szCs w:val="24"/>
        </w:rPr>
        <w:t>distribute</w:t>
      </w:r>
      <w:r w:rsidRPr="00F16B9E">
        <w:rPr>
          <w:rFonts w:ascii="Times New Roman" w:hAnsi="Times New Roman"/>
          <w:spacing w:val="-9"/>
          <w:sz w:val="24"/>
          <w:szCs w:val="24"/>
        </w:rPr>
        <w:t xml:space="preserve"> </w:t>
      </w:r>
      <w:r w:rsidRPr="00F16B9E">
        <w:rPr>
          <w:rFonts w:ascii="Times New Roman" w:hAnsi="Times New Roman"/>
          <w:sz w:val="24"/>
          <w:szCs w:val="24"/>
        </w:rPr>
        <w:t>more</w:t>
      </w:r>
      <w:r w:rsidRPr="00F16B9E">
        <w:rPr>
          <w:rFonts w:ascii="Times New Roman" w:hAnsi="Times New Roman"/>
          <w:spacing w:val="-9"/>
          <w:sz w:val="24"/>
          <w:szCs w:val="24"/>
        </w:rPr>
        <w:t xml:space="preserve"> </w:t>
      </w:r>
      <w:r w:rsidRPr="00F16B9E">
        <w:rPr>
          <w:rFonts w:ascii="Times New Roman" w:hAnsi="Times New Roman"/>
          <w:sz w:val="24"/>
          <w:szCs w:val="24"/>
        </w:rPr>
        <w:t>valuable</w:t>
      </w:r>
      <w:r w:rsidRPr="00F16B9E">
        <w:rPr>
          <w:rFonts w:ascii="Times New Roman" w:hAnsi="Times New Roman"/>
          <w:spacing w:val="-9"/>
          <w:sz w:val="24"/>
          <w:szCs w:val="24"/>
        </w:rPr>
        <w:t xml:space="preserve"> </w:t>
      </w:r>
      <w:r w:rsidRPr="00F16B9E">
        <w:rPr>
          <w:rFonts w:ascii="Times New Roman" w:hAnsi="Times New Roman"/>
          <w:sz w:val="24"/>
          <w:szCs w:val="24"/>
        </w:rPr>
        <w:t>and</w:t>
      </w:r>
      <w:r w:rsidRPr="00F16B9E">
        <w:rPr>
          <w:rFonts w:ascii="Times New Roman" w:hAnsi="Times New Roman"/>
          <w:spacing w:val="-9"/>
          <w:sz w:val="24"/>
          <w:szCs w:val="24"/>
        </w:rPr>
        <w:t xml:space="preserve"> </w:t>
      </w:r>
      <w:r w:rsidRPr="00F16B9E">
        <w:rPr>
          <w:rFonts w:ascii="Times New Roman" w:hAnsi="Times New Roman"/>
          <w:sz w:val="24"/>
          <w:szCs w:val="24"/>
        </w:rPr>
        <w:t>accurate</w:t>
      </w:r>
      <w:r w:rsidRPr="00F16B9E">
        <w:rPr>
          <w:rFonts w:ascii="Times New Roman" w:hAnsi="Times New Roman"/>
          <w:spacing w:val="-9"/>
          <w:sz w:val="24"/>
          <w:szCs w:val="24"/>
        </w:rPr>
        <w:t xml:space="preserve"> </w:t>
      </w:r>
      <w:r w:rsidRPr="00F16B9E">
        <w:rPr>
          <w:rFonts w:ascii="Times New Roman" w:hAnsi="Times New Roman"/>
          <w:sz w:val="24"/>
          <w:szCs w:val="24"/>
        </w:rPr>
        <w:t>information</w:t>
      </w:r>
      <w:r w:rsidRPr="00F16B9E">
        <w:rPr>
          <w:rFonts w:ascii="Times New Roman" w:hAnsi="Times New Roman"/>
          <w:spacing w:val="-9"/>
          <w:sz w:val="24"/>
          <w:szCs w:val="24"/>
        </w:rPr>
        <w:t xml:space="preserve"> </w:t>
      </w:r>
      <w:r w:rsidRPr="00F16B9E">
        <w:rPr>
          <w:rFonts w:ascii="Times New Roman" w:hAnsi="Times New Roman"/>
          <w:sz w:val="24"/>
          <w:szCs w:val="24"/>
        </w:rPr>
        <w:t xml:space="preserve">about the nature of the certain group of subjects. </w:t>
      </w:r>
      <w:r w:rsidRPr="00F16B9E">
        <w:rPr>
          <w:rFonts w:ascii="Times New Roman" w:hAnsi="Times New Roman"/>
          <w:color w:val="222222"/>
          <w:sz w:val="24"/>
          <w:szCs w:val="24"/>
        </w:rPr>
        <w:t>Sari et, al., (2021</w:t>
      </w:r>
      <w:r w:rsidRPr="00F16B9E">
        <w:rPr>
          <w:rFonts w:ascii="Times New Roman" w:hAnsi="Times New Roman"/>
          <w:sz w:val="24"/>
          <w:szCs w:val="24"/>
        </w:rPr>
        <w:t>) stated that descriptive statistics used to analyze</w:t>
      </w:r>
      <w:r w:rsidRPr="00F16B9E">
        <w:rPr>
          <w:rFonts w:ascii="Times New Roman" w:hAnsi="Times New Roman"/>
          <w:spacing w:val="-1"/>
          <w:sz w:val="24"/>
          <w:szCs w:val="24"/>
        </w:rPr>
        <w:t xml:space="preserve"> </w:t>
      </w:r>
      <w:r w:rsidRPr="00F16B9E">
        <w:rPr>
          <w:rFonts w:ascii="Times New Roman" w:hAnsi="Times New Roman"/>
          <w:sz w:val="24"/>
          <w:szCs w:val="24"/>
        </w:rPr>
        <w:t>data to elaborate the collected data</w:t>
      </w:r>
      <w:r w:rsidRPr="00F16B9E">
        <w:rPr>
          <w:rFonts w:ascii="Times New Roman" w:hAnsi="Times New Roman"/>
          <w:sz w:val="24"/>
          <w:szCs w:val="24"/>
          <w:lang w:val="en-US"/>
        </w:rPr>
        <w:t xml:space="preserve">. </w:t>
      </w:r>
    </w:p>
    <w:p w14:paraId="27BE2073" w14:textId="77777777" w:rsidR="00C750FB" w:rsidRDefault="00C750FB" w:rsidP="00C750FB">
      <w:pPr>
        <w:jc w:val="both"/>
        <w:rPr>
          <w:rFonts w:ascii="Times New Roman" w:hAnsi="Times New Roman"/>
          <w:sz w:val="24"/>
          <w:szCs w:val="24"/>
          <w:lang w:val="en-US"/>
        </w:rPr>
      </w:pPr>
      <w:r>
        <w:rPr>
          <w:rFonts w:ascii="Times New Roman" w:hAnsi="Times New Roman"/>
          <w:sz w:val="24"/>
          <w:szCs w:val="24"/>
          <w:lang w:val="en-US"/>
        </w:rPr>
        <w:t>4.2 Normality Test</w:t>
      </w:r>
    </w:p>
    <w:p w14:paraId="5C1DBC98" w14:textId="77777777" w:rsidR="00BF1FC4" w:rsidRDefault="008140CD" w:rsidP="00C750FB">
      <w:pPr>
        <w:ind w:firstLine="720"/>
        <w:jc w:val="both"/>
        <w:rPr>
          <w:rFonts w:ascii="Times New Roman" w:hAnsi="Times New Roman"/>
          <w:spacing w:val="-5"/>
          <w:sz w:val="24"/>
          <w:szCs w:val="24"/>
        </w:rPr>
      </w:pPr>
      <w:r w:rsidRPr="00F16B9E">
        <w:rPr>
          <w:rFonts w:ascii="Times New Roman" w:hAnsi="Times New Roman"/>
          <w:sz w:val="24"/>
          <w:szCs w:val="24"/>
          <w:lang w:val="en-US"/>
        </w:rPr>
        <w:t xml:space="preserve">Normality test, </w:t>
      </w:r>
      <w:r w:rsidRPr="00F16B9E">
        <w:rPr>
          <w:rFonts w:ascii="Times New Roman" w:hAnsi="Times New Roman"/>
          <w:color w:val="222222"/>
          <w:sz w:val="24"/>
          <w:szCs w:val="24"/>
        </w:rPr>
        <w:t>Haryadi et, al., (2022</w:t>
      </w:r>
      <w:r w:rsidRPr="00F16B9E">
        <w:rPr>
          <w:rFonts w:ascii="Times New Roman" w:hAnsi="Times New Roman"/>
          <w:sz w:val="24"/>
          <w:szCs w:val="24"/>
        </w:rPr>
        <w:t>) claims that the normality used to measure whether the data are normal or not. Then, the result of the test can be called as normal if the probability is higher than 0.05 as normal measurement in the form Kolmogorov-</w:t>
      </w:r>
      <w:r w:rsidRPr="00F16B9E">
        <w:rPr>
          <w:rFonts w:ascii="Times New Roman" w:hAnsi="Times New Roman"/>
          <w:sz w:val="24"/>
          <w:szCs w:val="24"/>
        </w:rPr>
        <w:lastRenderedPageBreak/>
        <w:t>Smirnov</w:t>
      </w:r>
      <w:r w:rsidRPr="00F16B9E">
        <w:rPr>
          <w:rFonts w:ascii="Times New Roman" w:hAnsi="Times New Roman"/>
          <w:sz w:val="24"/>
          <w:szCs w:val="24"/>
          <w:lang w:val="en-US"/>
        </w:rPr>
        <w:t xml:space="preserve">. </w:t>
      </w:r>
      <w:r w:rsidR="00F16B9E" w:rsidRPr="00F16B9E">
        <w:rPr>
          <w:rFonts w:ascii="Times New Roman" w:hAnsi="Times New Roman"/>
          <w:sz w:val="24"/>
          <w:szCs w:val="24"/>
          <w:lang w:val="en-US"/>
        </w:rPr>
        <w:t xml:space="preserve">Normality test, </w:t>
      </w:r>
      <w:r w:rsidR="00F16B9E" w:rsidRPr="00F16B9E">
        <w:rPr>
          <w:rFonts w:ascii="Times New Roman" w:hAnsi="Times New Roman"/>
          <w:color w:val="222222"/>
          <w:sz w:val="24"/>
          <w:szCs w:val="24"/>
        </w:rPr>
        <w:t>Haryadi., (2022</w:t>
      </w:r>
      <w:r w:rsidR="00F16B9E" w:rsidRPr="00F16B9E">
        <w:rPr>
          <w:rFonts w:ascii="Times New Roman" w:hAnsi="Times New Roman"/>
          <w:sz w:val="24"/>
          <w:szCs w:val="24"/>
        </w:rPr>
        <w:t>) stated that a researcher needs to used correlational statistical</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to</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elaborate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and</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measure</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the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degree</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of</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correlation.</w:t>
      </w:r>
    </w:p>
    <w:p w14:paraId="3B5E1391" w14:textId="77777777" w:rsidR="00BF1FC4" w:rsidRDefault="00BF1FC4" w:rsidP="00BF1FC4">
      <w:pPr>
        <w:jc w:val="both"/>
        <w:rPr>
          <w:rFonts w:ascii="Times New Roman" w:hAnsi="Times New Roman"/>
          <w:spacing w:val="-5"/>
          <w:sz w:val="24"/>
          <w:szCs w:val="24"/>
          <w:lang w:val="en-US"/>
        </w:rPr>
      </w:pPr>
      <w:r>
        <w:rPr>
          <w:rFonts w:ascii="Times New Roman" w:hAnsi="Times New Roman"/>
          <w:spacing w:val="-5"/>
          <w:sz w:val="24"/>
          <w:szCs w:val="24"/>
          <w:lang w:val="en-US"/>
        </w:rPr>
        <w:t>4.3 Correlation Analysis</w:t>
      </w:r>
    </w:p>
    <w:p w14:paraId="573E809B" w14:textId="77777777" w:rsidR="00BF1FC4" w:rsidRDefault="00F16B9E" w:rsidP="00BF1FC4">
      <w:pPr>
        <w:ind w:firstLine="720"/>
        <w:jc w:val="both"/>
        <w:rPr>
          <w:rFonts w:ascii="Times New Roman" w:hAnsi="Times New Roman"/>
          <w:sz w:val="24"/>
          <w:szCs w:val="24"/>
          <w:lang w:val="en-US"/>
        </w:rPr>
      </w:pPr>
      <w:r w:rsidRPr="00F16B9E">
        <w:rPr>
          <w:rFonts w:ascii="Times New Roman" w:hAnsi="Times New Roman"/>
          <w:sz w:val="24"/>
          <w:szCs w:val="24"/>
        </w:rPr>
        <w:t>SPSS</w:t>
      </w:r>
      <w:r w:rsidRPr="00F16B9E">
        <w:rPr>
          <w:rFonts w:ascii="Times New Roman" w:hAnsi="Times New Roman"/>
          <w:spacing w:val="-4"/>
          <w:sz w:val="24"/>
          <w:szCs w:val="24"/>
        </w:rPr>
        <w:t xml:space="preserve"> </w:t>
      </w:r>
      <w:r w:rsidRPr="00F16B9E">
        <w:rPr>
          <w:rFonts w:ascii="Times New Roman" w:hAnsi="Times New Roman"/>
          <w:sz w:val="24"/>
          <w:szCs w:val="24"/>
        </w:rPr>
        <w:t>25 is using to see the coefficient of the correlation and the</w:t>
      </w:r>
      <w:r w:rsidRPr="00F16B9E">
        <w:rPr>
          <w:rFonts w:ascii="Times New Roman" w:hAnsi="Times New Roman"/>
          <w:spacing w:val="40"/>
          <w:sz w:val="24"/>
          <w:szCs w:val="24"/>
        </w:rPr>
        <w:t xml:space="preserve"> </w:t>
      </w:r>
      <w:r w:rsidRPr="00F16B9E">
        <w:rPr>
          <w:rFonts w:ascii="Times New Roman" w:hAnsi="Times New Roman"/>
          <w:sz w:val="24"/>
          <w:szCs w:val="24"/>
        </w:rPr>
        <w:t>influence between two variables. The researcher analyzes data using person product method. The correlation's significance is established by comparing the coefficient data (</w:t>
      </w:r>
      <w:r w:rsidRPr="00100A37">
        <w:rPr>
          <w:rFonts w:ascii="Times New Roman" w:hAnsi="Times New Roman"/>
          <w:i/>
          <w:sz w:val="24"/>
          <w:szCs w:val="24"/>
        </w:rPr>
        <w:t>r</w:t>
      </w:r>
      <w:r w:rsidRPr="00F16B9E">
        <w:rPr>
          <w:rFonts w:ascii="Times New Roman" w:hAnsi="Times New Roman"/>
          <w:sz w:val="24"/>
          <w:szCs w:val="24"/>
        </w:rPr>
        <w:t xml:space="preserve"> value) with the significance level in percentage accessible in the product moment table (</w:t>
      </w:r>
      <w:r w:rsidRPr="00100A37">
        <w:rPr>
          <w:rFonts w:ascii="Times New Roman" w:hAnsi="Times New Roman"/>
          <w:i/>
          <w:sz w:val="24"/>
          <w:szCs w:val="24"/>
        </w:rPr>
        <w:t>r</w:t>
      </w:r>
      <w:r w:rsidRPr="00F16B9E">
        <w:rPr>
          <w:rFonts w:ascii="Times New Roman" w:hAnsi="Times New Roman"/>
          <w:sz w:val="24"/>
          <w:szCs w:val="24"/>
        </w:rPr>
        <w:t xml:space="preserve"> table), where the correlation is known if </w:t>
      </w:r>
      <w:r w:rsidRPr="00100A37">
        <w:rPr>
          <w:rFonts w:ascii="Times New Roman" w:hAnsi="Times New Roman"/>
          <w:i/>
          <w:sz w:val="24"/>
          <w:szCs w:val="24"/>
        </w:rPr>
        <w:t>r</w:t>
      </w:r>
      <w:r w:rsidRPr="00F16B9E">
        <w:rPr>
          <w:rFonts w:ascii="Times New Roman" w:hAnsi="Times New Roman"/>
          <w:sz w:val="24"/>
          <w:szCs w:val="24"/>
        </w:rPr>
        <w:t xml:space="preserve"> table is less than </w:t>
      </w:r>
      <w:r w:rsidRPr="00100A37">
        <w:rPr>
          <w:rFonts w:ascii="Times New Roman" w:hAnsi="Times New Roman"/>
          <w:i/>
          <w:sz w:val="24"/>
          <w:szCs w:val="24"/>
        </w:rPr>
        <w:t xml:space="preserve">r </w:t>
      </w:r>
      <w:r w:rsidRPr="00F16B9E">
        <w:rPr>
          <w:rFonts w:ascii="Times New Roman" w:hAnsi="Times New Roman"/>
          <w:sz w:val="24"/>
          <w:szCs w:val="24"/>
        </w:rPr>
        <w:t>data</w:t>
      </w:r>
      <w:r w:rsidRPr="00F16B9E">
        <w:rPr>
          <w:rFonts w:ascii="Times New Roman" w:hAnsi="Times New Roman"/>
          <w:sz w:val="24"/>
          <w:szCs w:val="24"/>
          <w:lang w:val="en-US"/>
        </w:rPr>
        <w:t xml:space="preserve">. </w:t>
      </w:r>
    </w:p>
    <w:p w14:paraId="59504788" w14:textId="77777777" w:rsidR="00BF1FC4" w:rsidRDefault="00BF1FC4" w:rsidP="00BF1FC4">
      <w:pPr>
        <w:jc w:val="both"/>
        <w:rPr>
          <w:rFonts w:ascii="Times New Roman" w:hAnsi="Times New Roman"/>
          <w:sz w:val="24"/>
          <w:szCs w:val="24"/>
          <w:lang w:val="en-US"/>
        </w:rPr>
      </w:pPr>
      <w:r>
        <w:rPr>
          <w:rFonts w:ascii="Times New Roman" w:hAnsi="Times New Roman"/>
          <w:sz w:val="24"/>
          <w:szCs w:val="24"/>
          <w:lang w:val="en-US"/>
        </w:rPr>
        <w:t xml:space="preserve">4.4 Regression </w:t>
      </w:r>
      <w:proofErr w:type="spellStart"/>
      <w:r>
        <w:rPr>
          <w:rFonts w:ascii="Times New Roman" w:hAnsi="Times New Roman"/>
          <w:sz w:val="24"/>
          <w:szCs w:val="24"/>
          <w:lang w:val="en-US"/>
        </w:rPr>
        <w:t>Analyis</w:t>
      </w:r>
      <w:proofErr w:type="spellEnd"/>
    </w:p>
    <w:p w14:paraId="70F489C4" w14:textId="25877996" w:rsidR="008140CD" w:rsidRPr="00BF1FC4" w:rsidRDefault="00F16B9E" w:rsidP="00BF1FC4">
      <w:pPr>
        <w:ind w:firstLine="720"/>
        <w:jc w:val="both"/>
        <w:rPr>
          <w:rFonts w:ascii="Times New Roman" w:hAnsi="Times New Roman"/>
          <w:spacing w:val="-5"/>
          <w:sz w:val="24"/>
          <w:szCs w:val="24"/>
          <w:lang w:val="en-US"/>
        </w:rPr>
      </w:pPr>
      <w:r w:rsidRPr="00F16B9E">
        <w:rPr>
          <w:rFonts w:ascii="Times New Roman" w:hAnsi="Times New Roman"/>
          <w:sz w:val="24"/>
          <w:szCs w:val="24"/>
        </w:rPr>
        <w:t xml:space="preserve">According to Cote (2021) the statistical method for determining the structure of an interaction between two, three, or more variables is regression analysis. In this research, regression analysis was used to examine how much </w:t>
      </w:r>
      <w:r w:rsidR="001F53F4">
        <w:rPr>
          <w:rFonts w:ascii="Times New Roman" w:hAnsi="Times New Roman"/>
          <w:sz w:val="24"/>
          <w:szCs w:val="24"/>
          <w:lang w:val="en-US"/>
        </w:rPr>
        <w:t>vocabulary mastery</w:t>
      </w:r>
      <w:r w:rsidRPr="00F16B9E">
        <w:rPr>
          <w:rFonts w:ascii="Times New Roman" w:hAnsi="Times New Roman"/>
          <w:sz w:val="24"/>
          <w:szCs w:val="24"/>
        </w:rPr>
        <w:t xml:space="preserve"> contribute to </w:t>
      </w:r>
      <w:r w:rsidR="001F53F4">
        <w:rPr>
          <w:rFonts w:ascii="Times New Roman" w:hAnsi="Times New Roman"/>
          <w:sz w:val="24"/>
          <w:szCs w:val="24"/>
          <w:lang w:val="en-US"/>
        </w:rPr>
        <w:t>writing ability</w:t>
      </w:r>
      <w:r w:rsidRPr="00F16B9E">
        <w:rPr>
          <w:rFonts w:ascii="Times New Roman" w:hAnsi="Times New Roman"/>
          <w:sz w:val="24"/>
          <w:szCs w:val="24"/>
        </w:rPr>
        <w:t>. This analysis was analyzed by using SPPS 25.</w:t>
      </w:r>
    </w:p>
    <w:p w14:paraId="120600B6" w14:textId="77777777" w:rsidR="00F16B9E" w:rsidRPr="00F16B9E" w:rsidRDefault="00F16B9E" w:rsidP="005E1B2B">
      <w:pPr>
        <w:spacing w:line="360" w:lineRule="auto"/>
        <w:jc w:val="both"/>
        <w:rPr>
          <w:rFonts w:ascii="Times New Roman" w:hAnsi="Times New Roman"/>
          <w:bCs/>
          <w:sz w:val="24"/>
          <w:szCs w:val="24"/>
          <w:lang w:val="en-US"/>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D517C94" w14:textId="5FBBFB75" w:rsidR="00385566" w:rsidRDefault="00385566" w:rsidP="00385566">
      <w:pPr>
        <w:pStyle w:val="E-JOURNALBody"/>
        <w:ind w:firstLine="0"/>
        <w:contextualSpacing/>
        <w:rPr>
          <w:bCs/>
          <w:sz w:val="24"/>
        </w:rPr>
      </w:pPr>
      <w:r w:rsidRPr="00385566">
        <w:rPr>
          <w:bCs/>
          <w:sz w:val="24"/>
        </w:rPr>
        <w:t xml:space="preserve">1. </w:t>
      </w:r>
      <w:r w:rsidR="004F2879">
        <w:rPr>
          <w:bCs/>
          <w:sz w:val="24"/>
        </w:rPr>
        <w:t xml:space="preserve">Descriptive Statistic </w:t>
      </w:r>
    </w:p>
    <w:p w14:paraId="7C608D5F" w14:textId="090DAAAB" w:rsidR="00F16B9E" w:rsidRDefault="00F16B9E" w:rsidP="00F16B9E">
      <w:pPr>
        <w:ind w:firstLine="720"/>
        <w:jc w:val="both"/>
        <w:rPr>
          <w:rFonts w:ascii="Times New Roman" w:hAnsi="Times New Roman"/>
          <w:sz w:val="24"/>
        </w:rPr>
      </w:pPr>
      <w:r w:rsidRPr="00F16B9E">
        <w:rPr>
          <w:rFonts w:ascii="Times New Roman" w:hAnsi="Times New Roman"/>
          <w:sz w:val="24"/>
        </w:rPr>
        <w:t xml:space="preserve">Descriptive statistics revealed that the mean score for the vocabulary mastery test was 76.87, with a minimum score of 29, a maximum score of 97, and a standard deviation of 17.898; the mean score for the writing ability test was 77.15, with a minimum score of 70, a maximum score of 91, and a standard deviation of 4.904. The findings can be presented in the following table </w:t>
      </w:r>
      <w:r w:rsidRPr="00F16B9E">
        <w:rPr>
          <w:rFonts w:ascii="Times New Roman" w:hAnsi="Times New Roman"/>
          <w:sz w:val="24"/>
          <w:lang w:val="en-US"/>
        </w:rPr>
        <w:t>1</w:t>
      </w:r>
      <w:r w:rsidRPr="00F16B9E">
        <w:rPr>
          <w:rFonts w:ascii="Times New Roman" w:hAnsi="Times New Roman"/>
          <w:sz w:val="24"/>
        </w:rPr>
        <w:t xml:space="preserve"> below:</w:t>
      </w:r>
    </w:p>
    <w:p w14:paraId="63DA2891" w14:textId="77777777" w:rsidR="00F16B9E" w:rsidRPr="00F16B9E" w:rsidRDefault="00F16B9E" w:rsidP="00F16B9E">
      <w:pPr>
        <w:ind w:firstLine="720"/>
        <w:jc w:val="both"/>
        <w:rPr>
          <w:rFonts w:ascii="Times New Roman" w:hAnsi="Times New Roman"/>
          <w:sz w:val="24"/>
        </w:rPr>
      </w:pPr>
    </w:p>
    <w:p w14:paraId="0E0603AE" w14:textId="1705E147" w:rsidR="007B1240" w:rsidRPr="00F16B9E" w:rsidRDefault="007B1240" w:rsidP="00F16B9E">
      <w:pPr>
        <w:pStyle w:val="E-JOURNALBody"/>
        <w:ind w:firstLine="0"/>
        <w:contextualSpacing/>
        <w:rPr>
          <w:i/>
          <w:iCs/>
          <w:sz w:val="24"/>
        </w:rPr>
      </w:pPr>
      <w:r w:rsidRPr="007B1240">
        <w:rPr>
          <w:bCs/>
          <w:i/>
          <w:iCs/>
          <w:szCs w:val="22"/>
        </w:rPr>
        <w:t>Table 1.</w:t>
      </w:r>
      <w:r w:rsidRPr="007B1240">
        <w:rPr>
          <w:bCs/>
          <w:szCs w:val="22"/>
        </w:rPr>
        <w:t xml:space="preserve"> </w:t>
      </w:r>
      <w:bookmarkStart w:id="2" w:name="_Hlk201675177"/>
      <w:r w:rsidR="00F16B9E" w:rsidRPr="008E26D6">
        <w:rPr>
          <w:sz w:val="24"/>
        </w:rPr>
        <w:t>Descriptive Statistic of Vocabulary Mastery and Writing Ability</w:t>
      </w:r>
      <w:bookmarkEnd w:id="2"/>
    </w:p>
    <w:p w14:paraId="24A37F10" w14:textId="77777777" w:rsidR="00F16B9E" w:rsidRDefault="00F16B9E" w:rsidP="007B1240">
      <w:pPr>
        <w:pStyle w:val="E-JOURNALBody"/>
        <w:contextualSpacing/>
        <w:rPr>
          <w:bCs/>
          <w:sz w:val="24"/>
        </w:rPr>
      </w:pPr>
    </w:p>
    <w:tbl>
      <w:tblPr>
        <w:tblStyle w:val="TableGrid"/>
        <w:tblW w:w="7810" w:type="dxa"/>
        <w:tblInd w:w="279" w:type="dxa"/>
        <w:tblBorders>
          <w:top w:val="single" w:sz="4" w:space="0" w:color="auto"/>
          <w:left w:val="single" w:sz="4" w:space="0" w:color="auto"/>
          <w:bottom w:val="single" w:sz="4" w:space="0" w:color="auto"/>
          <w:right w:val="single" w:sz="4" w:space="0" w:color="auto"/>
          <w:insideV w:val="none" w:sz="0" w:space="0" w:color="auto"/>
        </w:tblBorders>
        <w:tblLayout w:type="fixed"/>
        <w:tblLook w:val="0000" w:firstRow="0" w:lastRow="0" w:firstColumn="0" w:lastColumn="0" w:noHBand="0" w:noVBand="0"/>
      </w:tblPr>
      <w:tblGrid>
        <w:gridCol w:w="2231"/>
        <w:gridCol w:w="557"/>
        <w:gridCol w:w="1256"/>
        <w:gridCol w:w="1255"/>
        <w:gridCol w:w="837"/>
        <w:gridCol w:w="1674"/>
      </w:tblGrid>
      <w:tr w:rsidR="007B1240" w:rsidRPr="007B1240" w14:paraId="6339AFAF" w14:textId="77777777" w:rsidTr="008E26D6">
        <w:trPr>
          <w:trHeight w:val="178"/>
        </w:trPr>
        <w:tc>
          <w:tcPr>
            <w:tcW w:w="2231" w:type="dxa"/>
            <w:vAlign w:val="center"/>
          </w:tcPr>
          <w:p w14:paraId="40E2FA3A" w14:textId="77777777" w:rsidR="007B1240" w:rsidRPr="007B1240" w:rsidRDefault="007B1240" w:rsidP="00BE5C58">
            <w:pPr>
              <w:rPr>
                <w:rFonts w:ascii="Times New Roman" w:hAnsi="Times New Roman"/>
              </w:rPr>
            </w:pPr>
          </w:p>
        </w:tc>
        <w:tc>
          <w:tcPr>
            <w:tcW w:w="557" w:type="dxa"/>
            <w:vAlign w:val="center"/>
          </w:tcPr>
          <w:p w14:paraId="5EA64BAD" w14:textId="77777777" w:rsidR="007B1240" w:rsidRPr="007B1240" w:rsidRDefault="007B1240" w:rsidP="00BE5C58">
            <w:pPr>
              <w:rPr>
                <w:rFonts w:ascii="Times New Roman" w:hAnsi="Times New Roman"/>
              </w:rPr>
            </w:pPr>
            <w:r w:rsidRPr="007B1240">
              <w:rPr>
                <w:rFonts w:ascii="Times New Roman" w:hAnsi="Times New Roman"/>
              </w:rPr>
              <w:t>N</w:t>
            </w:r>
          </w:p>
        </w:tc>
        <w:tc>
          <w:tcPr>
            <w:tcW w:w="1256" w:type="dxa"/>
            <w:vAlign w:val="center"/>
          </w:tcPr>
          <w:p w14:paraId="2CB21187" w14:textId="77777777" w:rsidR="007B1240" w:rsidRPr="007B1240" w:rsidRDefault="007B1240" w:rsidP="00BE5C58">
            <w:pPr>
              <w:rPr>
                <w:rFonts w:ascii="Times New Roman" w:hAnsi="Times New Roman"/>
              </w:rPr>
            </w:pPr>
            <w:r w:rsidRPr="007B1240">
              <w:rPr>
                <w:rFonts w:ascii="Times New Roman" w:hAnsi="Times New Roman"/>
              </w:rPr>
              <w:t>Minimum</w:t>
            </w:r>
          </w:p>
        </w:tc>
        <w:tc>
          <w:tcPr>
            <w:tcW w:w="1255" w:type="dxa"/>
            <w:vAlign w:val="center"/>
          </w:tcPr>
          <w:p w14:paraId="46572E2D" w14:textId="77777777" w:rsidR="007B1240" w:rsidRPr="007B1240" w:rsidRDefault="007B1240" w:rsidP="00BE5C58">
            <w:pPr>
              <w:rPr>
                <w:rFonts w:ascii="Times New Roman" w:hAnsi="Times New Roman"/>
              </w:rPr>
            </w:pPr>
            <w:r w:rsidRPr="007B1240">
              <w:rPr>
                <w:rFonts w:ascii="Times New Roman" w:hAnsi="Times New Roman"/>
              </w:rPr>
              <w:t>Maximum</w:t>
            </w:r>
          </w:p>
        </w:tc>
        <w:tc>
          <w:tcPr>
            <w:tcW w:w="837" w:type="dxa"/>
            <w:vAlign w:val="center"/>
          </w:tcPr>
          <w:p w14:paraId="19934ECA" w14:textId="77777777" w:rsidR="007B1240" w:rsidRPr="007B1240" w:rsidRDefault="007B1240" w:rsidP="00BE5C58">
            <w:pPr>
              <w:rPr>
                <w:rFonts w:ascii="Times New Roman" w:hAnsi="Times New Roman"/>
              </w:rPr>
            </w:pPr>
            <w:r w:rsidRPr="007B1240">
              <w:rPr>
                <w:rFonts w:ascii="Times New Roman" w:hAnsi="Times New Roman"/>
              </w:rPr>
              <w:t>Mean</w:t>
            </w:r>
          </w:p>
        </w:tc>
        <w:tc>
          <w:tcPr>
            <w:tcW w:w="1674" w:type="dxa"/>
            <w:vAlign w:val="center"/>
          </w:tcPr>
          <w:p w14:paraId="43425813" w14:textId="77777777" w:rsidR="007B1240" w:rsidRPr="007B1240" w:rsidRDefault="007B1240" w:rsidP="00BE5C58">
            <w:pPr>
              <w:rPr>
                <w:rFonts w:ascii="Times New Roman" w:hAnsi="Times New Roman"/>
              </w:rPr>
            </w:pPr>
            <w:r w:rsidRPr="007B1240">
              <w:rPr>
                <w:rFonts w:ascii="Times New Roman" w:hAnsi="Times New Roman"/>
              </w:rPr>
              <w:t>Std. Deviation</w:t>
            </w:r>
          </w:p>
        </w:tc>
      </w:tr>
      <w:tr w:rsidR="007B1240" w:rsidRPr="007B1240" w14:paraId="706665EA" w14:textId="77777777" w:rsidTr="008E26D6">
        <w:trPr>
          <w:trHeight w:val="368"/>
        </w:trPr>
        <w:tc>
          <w:tcPr>
            <w:tcW w:w="2231" w:type="dxa"/>
            <w:vAlign w:val="center"/>
          </w:tcPr>
          <w:p w14:paraId="3715C429" w14:textId="466880A6" w:rsidR="007B1240" w:rsidRPr="00F16B9E" w:rsidRDefault="00F16B9E" w:rsidP="00BE5C58">
            <w:pPr>
              <w:rPr>
                <w:rFonts w:ascii="Times New Roman" w:hAnsi="Times New Roman"/>
                <w:lang w:val="en-US"/>
              </w:rPr>
            </w:pPr>
            <w:r>
              <w:rPr>
                <w:rFonts w:ascii="Times New Roman" w:hAnsi="Times New Roman"/>
                <w:lang w:val="en-US"/>
              </w:rPr>
              <w:t>Vocabulary</w:t>
            </w:r>
          </w:p>
        </w:tc>
        <w:tc>
          <w:tcPr>
            <w:tcW w:w="557" w:type="dxa"/>
            <w:vAlign w:val="center"/>
          </w:tcPr>
          <w:p w14:paraId="59132ED6" w14:textId="5EFC1C2F" w:rsidR="007B1240" w:rsidRPr="00F16B9E" w:rsidRDefault="00F16B9E" w:rsidP="00BE5C58">
            <w:pPr>
              <w:jc w:val="center"/>
              <w:rPr>
                <w:rFonts w:ascii="Times New Roman" w:hAnsi="Times New Roman"/>
                <w:lang w:val="en-US"/>
              </w:rPr>
            </w:pPr>
            <w:r>
              <w:rPr>
                <w:rFonts w:ascii="Times New Roman" w:hAnsi="Times New Roman"/>
                <w:lang w:val="en-US"/>
              </w:rPr>
              <w:t>72</w:t>
            </w:r>
          </w:p>
        </w:tc>
        <w:tc>
          <w:tcPr>
            <w:tcW w:w="1256" w:type="dxa"/>
            <w:vAlign w:val="center"/>
          </w:tcPr>
          <w:p w14:paraId="4FF8AEB1" w14:textId="53DC5DD2" w:rsidR="007B1240" w:rsidRPr="00F16B9E" w:rsidRDefault="007B1240" w:rsidP="00BE5C58">
            <w:pPr>
              <w:jc w:val="center"/>
              <w:rPr>
                <w:rFonts w:ascii="Times New Roman" w:hAnsi="Times New Roman"/>
                <w:lang w:val="en-US"/>
              </w:rPr>
            </w:pPr>
            <w:r w:rsidRPr="007B1240">
              <w:rPr>
                <w:rFonts w:ascii="Times New Roman" w:hAnsi="Times New Roman"/>
              </w:rPr>
              <w:t>2</w:t>
            </w:r>
            <w:r w:rsidR="00F16B9E">
              <w:rPr>
                <w:rFonts w:ascii="Times New Roman" w:hAnsi="Times New Roman"/>
                <w:lang w:val="en-US"/>
              </w:rPr>
              <w:t>9</w:t>
            </w:r>
          </w:p>
        </w:tc>
        <w:tc>
          <w:tcPr>
            <w:tcW w:w="1255" w:type="dxa"/>
            <w:vAlign w:val="center"/>
          </w:tcPr>
          <w:p w14:paraId="1252AC2C" w14:textId="1F18569B" w:rsidR="007B1240" w:rsidRPr="00F16B9E" w:rsidRDefault="00F16B9E" w:rsidP="00BE5C58">
            <w:pPr>
              <w:jc w:val="center"/>
              <w:rPr>
                <w:rFonts w:ascii="Times New Roman" w:hAnsi="Times New Roman"/>
                <w:lang w:val="en-US"/>
              </w:rPr>
            </w:pPr>
            <w:r>
              <w:rPr>
                <w:rFonts w:ascii="Times New Roman" w:hAnsi="Times New Roman"/>
                <w:lang w:val="en-US"/>
              </w:rPr>
              <w:t>97</w:t>
            </w:r>
          </w:p>
        </w:tc>
        <w:tc>
          <w:tcPr>
            <w:tcW w:w="837" w:type="dxa"/>
            <w:vAlign w:val="center"/>
          </w:tcPr>
          <w:p w14:paraId="08A3CEBB" w14:textId="4C3A25C0" w:rsidR="007B1240" w:rsidRPr="00F16B9E" w:rsidRDefault="00F16B9E" w:rsidP="00BE5C58">
            <w:pPr>
              <w:jc w:val="center"/>
              <w:rPr>
                <w:rFonts w:ascii="Times New Roman" w:hAnsi="Times New Roman"/>
                <w:lang w:val="en-US"/>
              </w:rPr>
            </w:pPr>
            <w:r>
              <w:rPr>
                <w:rFonts w:ascii="Times New Roman" w:hAnsi="Times New Roman"/>
                <w:lang w:val="en-US"/>
              </w:rPr>
              <w:t>76</w:t>
            </w:r>
            <w:r w:rsidR="007B1240" w:rsidRPr="007B1240">
              <w:rPr>
                <w:rFonts w:ascii="Times New Roman" w:hAnsi="Times New Roman"/>
              </w:rPr>
              <w:t>.</w:t>
            </w:r>
            <w:r>
              <w:rPr>
                <w:rFonts w:ascii="Times New Roman" w:hAnsi="Times New Roman"/>
                <w:lang w:val="en-US"/>
              </w:rPr>
              <w:t>87</w:t>
            </w:r>
          </w:p>
        </w:tc>
        <w:tc>
          <w:tcPr>
            <w:tcW w:w="1674" w:type="dxa"/>
            <w:vAlign w:val="center"/>
          </w:tcPr>
          <w:p w14:paraId="0F3E9EFF" w14:textId="4243A2FD" w:rsidR="007B1240" w:rsidRPr="00F16B9E" w:rsidRDefault="00F16B9E" w:rsidP="00BE5C58">
            <w:pPr>
              <w:jc w:val="center"/>
              <w:rPr>
                <w:rFonts w:ascii="Times New Roman" w:hAnsi="Times New Roman"/>
                <w:lang w:val="en-US"/>
              </w:rPr>
            </w:pPr>
            <w:r>
              <w:rPr>
                <w:rFonts w:ascii="Times New Roman" w:hAnsi="Times New Roman"/>
                <w:lang w:val="en-US"/>
              </w:rPr>
              <w:t>17</w:t>
            </w:r>
            <w:r w:rsidR="007B1240" w:rsidRPr="007B1240">
              <w:rPr>
                <w:rFonts w:ascii="Times New Roman" w:hAnsi="Times New Roman"/>
              </w:rPr>
              <w:t>.</w:t>
            </w:r>
            <w:r>
              <w:rPr>
                <w:rFonts w:ascii="Times New Roman" w:hAnsi="Times New Roman"/>
                <w:lang w:val="en-US"/>
              </w:rPr>
              <w:t>898</w:t>
            </w:r>
          </w:p>
        </w:tc>
      </w:tr>
      <w:tr w:rsidR="007B1240" w:rsidRPr="007B1240" w14:paraId="73C58650" w14:textId="77777777" w:rsidTr="008E26D6">
        <w:trPr>
          <w:trHeight w:val="358"/>
        </w:trPr>
        <w:tc>
          <w:tcPr>
            <w:tcW w:w="2231" w:type="dxa"/>
            <w:vAlign w:val="center"/>
          </w:tcPr>
          <w:p w14:paraId="2360B493" w14:textId="09FE89D0" w:rsidR="007B1240" w:rsidRPr="00F16B9E" w:rsidRDefault="00F16B9E" w:rsidP="00BE5C58">
            <w:pPr>
              <w:rPr>
                <w:rFonts w:ascii="Times New Roman" w:hAnsi="Times New Roman"/>
                <w:lang w:val="en-US"/>
              </w:rPr>
            </w:pPr>
            <w:r>
              <w:rPr>
                <w:rFonts w:ascii="Times New Roman" w:hAnsi="Times New Roman"/>
                <w:lang w:val="en-US"/>
              </w:rPr>
              <w:t xml:space="preserve">Writing </w:t>
            </w:r>
          </w:p>
        </w:tc>
        <w:tc>
          <w:tcPr>
            <w:tcW w:w="557" w:type="dxa"/>
            <w:vAlign w:val="center"/>
          </w:tcPr>
          <w:p w14:paraId="4FFC3AE7" w14:textId="56E3AD47" w:rsidR="007B1240" w:rsidRPr="00F16B9E" w:rsidRDefault="00F16B9E" w:rsidP="00BE5C58">
            <w:pPr>
              <w:jc w:val="center"/>
              <w:rPr>
                <w:rFonts w:ascii="Times New Roman" w:hAnsi="Times New Roman"/>
                <w:lang w:val="en-US"/>
              </w:rPr>
            </w:pPr>
            <w:r>
              <w:rPr>
                <w:rFonts w:ascii="Times New Roman" w:hAnsi="Times New Roman"/>
                <w:lang w:val="en-US"/>
              </w:rPr>
              <w:t>72</w:t>
            </w:r>
          </w:p>
        </w:tc>
        <w:tc>
          <w:tcPr>
            <w:tcW w:w="1256" w:type="dxa"/>
            <w:vAlign w:val="center"/>
          </w:tcPr>
          <w:p w14:paraId="1A6C7F0B" w14:textId="7CBD335C" w:rsidR="007B1240" w:rsidRPr="007B1240" w:rsidRDefault="00F16B9E" w:rsidP="00BE5C58">
            <w:pPr>
              <w:jc w:val="center"/>
              <w:rPr>
                <w:rFonts w:ascii="Times New Roman" w:hAnsi="Times New Roman"/>
              </w:rPr>
            </w:pPr>
            <w:r>
              <w:rPr>
                <w:rFonts w:ascii="Times New Roman" w:hAnsi="Times New Roman"/>
                <w:lang w:val="en-US"/>
              </w:rPr>
              <w:t>7</w:t>
            </w:r>
            <w:r w:rsidR="007B1240" w:rsidRPr="007B1240">
              <w:rPr>
                <w:rFonts w:ascii="Times New Roman" w:hAnsi="Times New Roman"/>
              </w:rPr>
              <w:t>0</w:t>
            </w:r>
          </w:p>
        </w:tc>
        <w:tc>
          <w:tcPr>
            <w:tcW w:w="1255" w:type="dxa"/>
            <w:vAlign w:val="center"/>
          </w:tcPr>
          <w:p w14:paraId="4F529BA4" w14:textId="3129034F" w:rsidR="007B1240" w:rsidRPr="00F16B9E" w:rsidRDefault="00F16B9E" w:rsidP="00BE5C58">
            <w:pPr>
              <w:jc w:val="center"/>
              <w:rPr>
                <w:rFonts w:ascii="Times New Roman" w:hAnsi="Times New Roman"/>
                <w:lang w:val="en-US"/>
              </w:rPr>
            </w:pPr>
            <w:r>
              <w:rPr>
                <w:rFonts w:ascii="Times New Roman" w:hAnsi="Times New Roman"/>
                <w:lang w:val="en-US"/>
              </w:rPr>
              <w:t>91</w:t>
            </w:r>
          </w:p>
        </w:tc>
        <w:tc>
          <w:tcPr>
            <w:tcW w:w="837" w:type="dxa"/>
            <w:vAlign w:val="center"/>
          </w:tcPr>
          <w:p w14:paraId="2F29C9D5" w14:textId="0BA73E45" w:rsidR="007B1240" w:rsidRPr="00F16B9E" w:rsidRDefault="00F16B9E" w:rsidP="00BE5C58">
            <w:pPr>
              <w:jc w:val="center"/>
              <w:rPr>
                <w:rFonts w:ascii="Times New Roman" w:hAnsi="Times New Roman"/>
                <w:lang w:val="en-US"/>
              </w:rPr>
            </w:pPr>
            <w:r>
              <w:rPr>
                <w:rFonts w:ascii="Times New Roman" w:hAnsi="Times New Roman"/>
                <w:lang w:val="en-US"/>
              </w:rPr>
              <w:t>77</w:t>
            </w:r>
            <w:r w:rsidR="007B1240" w:rsidRPr="007B1240">
              <w:rPr>
                <w:rFonts w:ascii="Times New Roman" w:hAnsi="Times New Roman"/>
              </w:rPr>
              <w:t>.</w:t>
            </w:r>
            <w:r>
              <w:rPr>
                <w:rFonts w:ascii="Times New Roman" w:hAnsi="Times New Roman"/>
                <w:lang w:val="en-US"/>
              </w:rPr>
              <w:t>15</w:t>
            </w:r>
          </w:p>
        </w:tc>
        <w:tc>
          <w:tcPr>
            <w:tcW w:w="1674" w:type="dxa"/>
            <w:vAlign w:val="center"/>
          </w:tcPr>
          <w:p w14:paraId="7130AF64" w14:textId="73DF172C" w:rsidR="007B1240" w:rsidRPr="00F16B9E" w:rsidRDefault="00F16B9E" w:rsidP="00BE5C58">
            <w:pPr>
              <w:jc w:val="center"/>
              <w:rPr>
                <w:rFonts w:ascii="Times New Roman" w:hAnsi="Times New Roman"/>
                <w:lang w:val="en-US"/>
              </w:rPr>
            </w:pPr>
            <w:r>
              <w:rPr>
                <w:rFonts w:ascii="Times New Roman" w:hAnsi="Times New Roman"/>
                <w:lang w:val="en-US"/>
              </w:rPr>
              <w:t>4</w:t>
            </w:r>
            <w:r w:rsidR="007B1240" w:rsidRPr="007B1240">
              <w:rPr>
                <w:rFonts w:ascii="Times New Roman" w:hAnsi="Times New Roman"/>
              </w:rPr>
              <w:t>.</w:t>
            </w:r>
            <w:r>
              <w:rPr>
                <w:rFonts w:ascii="Times New Roman" w:hAnsi="Times New Roman"/>
                <w:lang w:val="en-US"/>
              </w:rPr>
              <w:t>904</w:t>
            </w:r>
          </w:p>
        </w:tc>
      </w:tr>
    </w:tbl>
    <w:p w14:paraId="72C2CFCD" w14:textId="77777777" w:rsidR="004F2879" w:rsidRDefault="004F2879" w:rsidP="00385566">
      <w:pPr>
        <w:pStyle w:val="E-JOURNALBody"/>
        <w:ind w:firstLine="0"/>
        <w:contextualSpacing/>
        <w:rPr>
          <w:bCs/>
          <w:sz w:val="24"/>
        </w:rPr>
      </w:pPr>
    </w:p>
    <w:p w14:paraId="558204A2" w14:textId="0B9D585B" w:rsidR="004F2879" w:rsidRDefault="004F2879" w:rsidP="00385566">
      <w:pPr>
        <w:pStyle w:val="E-JOURNALBody"/>
        <w:ind w:firstLine="0"/>
        <w:contextualSpacing/>
        <w:rPr>
          <w:bCs/>
          <w:sz w:val="24"/>
        </w:rPr>
      </w:pPr>
      <w:r>
        <w:rPr>
          <w:bCs/>
          <w:sz w:val="24"/>
        </w:rPr>
        <w:t>2. The Analysis of Frequency</w:t>
      </w:r>
    </w:p>
    <w:p w14:paraId="6197938E" w14:textId="77777777" w:rsidR="006A685C" w:rsidRDefault="006A685C" w:rsidP="00385566">
      <w:pPr>
        <w:pStyle w:val="E-JOURNALBody"/>
        <w:ind w:firstLine="0"/>
        <w:contextualSpacing/>
        <w:rPr>
          <w:bCs/>
          <w:sz w:val="24"/>
        </w:rPr>
      </w:pPr>
    </w:p>
    <w:p w14:paraId="3B9F3305" w14:textId="14CFCD1D" w:rsidR="006A685C" w:rsidRDefault="00F16B9E" w:rsidP="006A685C">
      <w:pPr>
        <w:pStyle w:val="E-JOURNALBody"/>
        <w:ind w:firstLine="720"/>
        <w:contextualSpacing/>
        <w:rPr>
          <w:bCs/>
          <w:sz w:val="24"/>
        </w:rPr>
      </w:pPr>
      <w:bookmarkStart w:id="3" w:name="_Hlk178624605"/>
      <w:r w:rsidRPr="00F36AB0">
        <w:rPr>
          <w:sz w:val="24"/>
        </w:rPr>
        <w:t>The vocabulary mastery test's findings stated that</w:t>
      </w:r>
      <w:r w:rsidRPr="00D04930">
        <w:rPr>
          <w:sz w:val="24"/>
        </w:rPr>
        <w:t xml:space="preserve"> </w:t>
      </w:r>
      <w:r>
        <w:rPr>
          <w:sz w:val="24"/>
        </w:rPr>
        <w:t xml:space="preserve">3 </w:t>
      </w:r>
      <w:r w:rsidRPr="00D04930">
        <w:rPr>
          <w:sz w:val="24"/>
        </w:rPr>
        <w:t>student</w:t>
      </w:r>
      <w:r>
        <w:rPr>
          <w:sz w:val="24"/>
        </w:rPr>
        <w:t>s</w:t>
      </w:r>
      <w:r w:rsidRPr="00D04930">
        <w:rPr>
          <w:sz w:val="24"/>
        </w:rPr>
        <w:t xml:space="preserve"> were in very poor category with </w:t>
      </w:r>
      <w:r>
        <w:rPr>
          <w:sz w:val="24"/>
        </w:rPr>
        <w:t>percentage</w:t>
      </w:r>
      <w:r w:rsidRPr="00D04930">
        <w:rPr>
          <w:sz w:val="24"/>
        </w:rPr>
        <w:t xml:space="preserve"> </w:t>
      </w:r>
      <w:r>
        <w:rPr>
          <w:sz w:val="24"/>
        </w:rPr>
        <w:t>4</w:t>
      </w:r>
      <w:r w:rsidRPr="00D04930">
        <w:rPr>
          <w:sz w:val="24"/>
        </w:rPr>
        <w:t xml:space="preserve">%. </w:t>
      </w:r>
      <w:r>
        <w:rPr>
          <w:sz w:val="24"/>
        </w:rPr>
        <w:t>7</w:t>
      </w:r>
      <w:r w:rsidRPr="00D04930">
        <w:rPr>
          <w:sz w:val="24"/>
        </w:rPr>
        <w:t xml:space="preserve"> Students were in poor category with</w:t>
      </w:r>
      <w:r w:rsidRPr="00120557">
        <w:rPr>
          <w:sz w:val="24"/>
        </w:rPr>
        <w:t xml:space="preserve"> </w:t>
      </w:r>
      <w:r>
        <w:rPr>
          <w:sz w:val="24"/>
        </w:rPr>
        <w:t>percentage 10</w:t>
      </w:r>
      <w:r w:rsidRPr="00D04930">
        <w:rPr>
          <w:sz w:val="24"/>
        </w:rPr>
        <w:t xml:space="preserve">%. </w:t>
      </w:r>
      <w:r>
        <w:rPr>
          <w:sz w:val="24"/>
        </w:rPr>
        <w:t>8</w:t>
      </w:r>
      <w:r w:rsidRPr="00D04930">
        <w:rPr>
          <w:sz w:val="24"/>
        </w:rPr>
        <w:t xml:space="preserve"> students were in average category with </w:t>
      </w:r>
      <w:r>
        <w:rPr>
          <w:sz w:val="24"/>
        </w:rPr>
        <w:t>percentage</w:t>
      </w:r>
      <w:r w:rsidRPr="00D04930">
        <w:rPr>
          <w:sz w:val="24"/>
        </w:rPr>
        <w:t xml:space="preserve"> </w:t>
      </w:r>
      <w:r>
        <w:rPr>
          <w:sz w:val="24"/>
        </w:rPr>
        <w:t>11</w:t>
      </w:r>
      <w:r w:rsidRPr="00D04930">
        <w:rPr>
          <w:sz w:val="24"/>
        </w:rPr>
        <w:t xml:space="preserve">%. </w:t>
      </w:r>
      <w:r>
        <w:rPr>
          <w:sz w:val="24"/>
        </w:rPr>
        <w:t>25</w:t>
      </w:r>
      <w:r w:rsidRPr="00D04930">
        <w:rPr>
          <w:sz w:val="24"/>
        </w:rPr>
        <w:t xml:space="preserve"> students were in good category with </w:t>
      </w:r>
      <w:r>
        <w:rPr>
          <w:sz w:val="24"/>
        </w:rPr>
        <w:t>percentage</w:t>
      </w:r>
      <w:r w:rsidRPr="00D04930">
        <w:rPr>
          <w:sz w:val="24"/>
        </w:rPr>
        <w:t xml:space="preserve"> </w:t>
      </w:r>
      <w:r>
        <w:rPr>
          <w:sz w:val="24"/>
        </w:rPr>
        <w:t>35</w:t>
      </w:r>
      <w:r w:rsidRPr="00D04930">
        <w:rPr>
          <w:sz w:val="24"/>
        </w:rPr>
        <w:t>%</w:t>
      </w:r>
      <w:r>
        <w:rPr>
          <w:sz w:val="24"/>
        </w:rPr>
        <w:t xml:space="preserve"> and 29</w:t>
      </w:r>
      <w:r w:rsidRPr="00D04930">
        <w:rPr>
          <w:sz w:val="24"/>
        </w:rPr>
        <w:t xml:space="preserve"> students were in very good category with </w:t>
      </w:r>
      <w:r>
        <w:rPr>
          <w:sz w:val="24"/>
        </w:rPr>
        <w:t>percentage</w:t>
      </w:r>
      <w:r w:rsidRPr="00D04930">
        <w:rPr>
          <w:sz w:val="24"/>
        </w:rPr>
        <w:t xml:space="preserve"> </w:t>
      </w:r>
      <w:r w:rsidRPr="004B178A">
        <w:rPr>
          <w:sz w:val="24"/>
        </w:rPr>
        <w:t>4</w:t>
      </w:r>
      <w:r w:rsidR="004B178A" w:rsidRPr="004B178A">
        <w:rPr>
          <w:sz w:val="24"/>
          <w:lang w:val="en-US"/>
        </w:rPr>
        <w:t>0</w:t>
      </w:r>
      <w:r w:rsidRPr="004B178A">
        <w:rPr>
          <w:sz w:val="24"/>
        </w:rPr>
        <w:t>%</w:t>
      </w:r>
      <w:bookmarkEnd w:id="3"/>
      <w:r w:rsidR="004B178A">
        <w:rPr>
          <w:sz w:val="24"/>
          <w:lang w:val="en-US"/>
        </w:rPr>
        <w:t>.</w:t>
      </w:r>
      <w:r w:rsidRPr="00D04930">
        <w:rPr>
          <w:sz w:val="24"/>
        </w:rPr>
        <w:t xml:space="preserve"> In addition, the score distribution of</w:t>
      </w:r>
      <w:r>
        <w:rPr>
          <w:sz w:val="24"/>
        </w:rPr>
        <w:t xml:space="preserve"> writing ability</w:t>
      </w:r>
      <w:r w:rsidRPr="00D04930">
        <w:rPr>
          <w:sz w:val="24"/>
        </w:rPr>
        <w:t xml:space="preserve"> can be seen in the following table</w:t>
      </w:r>
      <w:r>
        <w:rPr>
          <w:sz w:val="24"/>
          <w:lang w:val="en-US"/>
        </w:rPr>
        <w:t xml:space="preserve"> 2</w:t>
      </w:r>
      <w:r w:rsidR="006A685C">
        <w:rPr>
          <w:bCs/>
          <w:sz w:val="24"/>
        </w:rPr>
        <w:t>.</w:t>
      </w:r>
    </w:p>
    <w:p w14:paraId="4EC49AC0" w14:textId="3447191B" w:rsidR="004F2879" w:rsidRDefault="004F2879" w:rsidP="00385566">
      <w:pPr>
        <w:pStyle w:val="E-JOURNALBody"/>
        <w:ind w:firstLine="0"/>
        <w:contextualSpacing/>
        <w:rPr>
          <w:bCs/>
          <w:sz w:val="24"/>
        </w:rPr>
      </w:pPr>
      <w:r>
        <w:rPr>
          <w:bCs/>
          <w:sz w:val="24"/>
        </w:rPr>
        <w:tab/>
      </w:r>
    </w:p>
    <w:p w14:paraId="2D0AA6EE" w14:textId="77777777" w:rsidR="00F16B9E" w:rsidRPr="00F16B9E" w:rsidRDefault="00C92C09" w:rsidP="00F16B9E">
      <w:pPr>
        <w:rPr>
          <w:rFonts w:ascii="Times New Roman" w:hAnsi="Times New Roman"/>
          <w:sz w:val="24"/>
        </w:rPr>
      </w:pPr>
      <w:r w:rsidRPr="00C92C09">
        <w:rPr>
          <w:rFonts w:ascii="Times New Roman" w:hAnsi="Times New Roman"/>
        </w:rPr>
        <w:t xml:space="preserve">Table </w:t>
      </w:r>
      <w:r w:rsidR="007B1240">
        <w:rPr>
          <w:rFonts w:ascii="Times New Roman" w:hAnsi="Times New Roman"/>
        </w:rPr>
        <w:t>2</w:t>
      </w:r>
      <w:r w:rsidRPr="00C92C09">
        <w:rPr>
          <w:rFonts w:ascii="Times New Roman" w:hAnsi="Times New Roman"/>
        </w:rPr>
        <w:t xml:space="preserve">. </w:t>
      </w:r>
      <w:bookmarkStart w:id="4" w:name="_Hlk200045531"/>
      <w:r w:rsidR="00F16B9E" w:rsidRPr="00F16B9E">
        <w:rPr>
          <w:rFonts w:ascii="Times New Roman" w:hAnsi="Times New Roman"/>
          <w:sz w:val="24"/>
        </w:rPr>
        <w:t>Score Distribution of Vocabulary Mastery Test</w:t>
      </w:r>
      <w:bookmarkEnd w:id="4"/>
    </w:p>
    <w:p w14:paraId="2F984DB3" w14:textId="0CB2B3BC" w:rsidR="00C92C09" w:rsidRPr="00C92C09" w:rsidRDefault="00C92C09" w:rsidP="00C92C09">
      <w:pPr>
        <w:pStyle w:val="Caption"/>
        <w:rPr>
          <w:rFonts w:ascii="Times New Roman" w:hAnsi="Times New Roman" w:cs="Times New Roman"/>
          <w:i w:val="0"/>
          <w:iCs w:val="0"/>
          <w:color w:val="auto"/>
          <w:sz w:val="22"/>
          <w:szCs w:val="22"/>
        </w:rPr>
      </w:pPr>
    </w:p>
    <w:tbl>
      <w:tblPr>
        <w:tblStyle w:val="TableGrid"/>
        <w:tblW w:w="0" w:type="auto"/>
        <w:tblBorders>
          <w:insideV w:val="none" w:sz="0" w:space="0" w:color="auto"/>
        </w:tblBorders>
        <w:tblLook w:val="04A0" w:firstRow="1" w:lastRow="0" w:firstColumn="1" w:lastColumn="0" w:noHBand="0" w:noVBand="1"/>
      </w:tblPr>
      <w:tblGrid>
        <w:gridCol w:w="1983"/>
        <w:gridCol w:w="1963"/>
        <w:gridCol w:w="1991"/>
        <w:gridCol w:w="1994"/>
      </w:tblGrid>
      <w:tr w:rsidR="008E26D6" w:rsidRPr="008E26D6" w14:paraId="1CF641EE" w14:textId="77777777" w:rsidTr="008E26D6">
        <w:trPr>
          <w:trHeight w:val="303"/>
        </w:trPr>
        <w:tc>
          <w:tcPr>
            <w:tcW w:w="1983" w:type="dxa"/>
            <w:vMerge w:val="restart"/>
          </w:tcPr>
          <w:p w14:paraId="55A562F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Category</w:t>
            </w:r>
          </w:p>
        </w:tc>
        <w:tc>
          <w:tcPr>
            <w:tcW w:w="1963" w:type="dxa"/>
            <w:vMerge w:val="restart"/>
          </w:tcPr>
          <w:p w14:paraId="44D255B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Score</w:t>
            </w:r>
          </w:p>
        </w:tc>
        <w:tc>
          <w:tcPr>
            <w:tcW w:w="3985" w:type="dxa"/>
            <w:gridSpan w:val="2"/>
            <w:tcBorders>
              <w:right w:val="single" w:sz="4" w:space="0" w:color="auto"/>
            </w:tcBorders>
          </w:tcPr>
          <w:p w14:paraId="542EA82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Vocabulary Mastery</w:t>
            </w:r>
          </w:p>
        </w:tc>
      </w:tr>
      <w:tr w:rsidR="008E26D6" w:rsidRPr="008E26D6" w14:paraId="156CB925" w14:textId="77777777" w:rsidTr="008E26D6">
        <w:tc>
          <w:tcPr>
            <w:tcW w:w="1983" w:type="dxa"/>
            <w:vMerge/>
          </w:tcPr>
          <w:p w14:paraId="2E4C05CD" w14:textId="77777777" w:rsidR="008E26D6" w:rsidRPr="008E26D6" w:rsidRDefault="008E26D6" w:rsidP="005531FE">
            <w:pPr>
              <w:spacing w:line="276" w:lineRule="auto"/>
              <w:jc w:val="center"/>
              <w:rPr>
                <w:rFonts w:ascii="Times New Roman" w:hAnsi="Times New Roman"/>
              </w:rPr>
            </w:pPr>
          </w:p>
        </w:tc>
        <w:tc>
          <w:tcPr>
            <w:tcW w:w="1963" w:type="dxa"/>
            <w:vMerge/>
          </w:tcPr>
          <w:p w14:paraId="3587681C" w14:textId="77777777" w:rsidR="008E26D6" w:rsidRPr="008E26D6" w:rsidRDefault="008E26D6" w:rsidP="005531FE">
            <w:pPr>
              <w:spacing w:line="276" w:lineRule="auto"/>
              <w:jc w:val="center"/>
              <w:rPr>
                <w:rFonts w:ascii="Times New Roman" w:hAnsi="Times New Roman"/>
              </w:rPr>
            </w:pPr>
          </w:p>
        </w:tc>
        <w:tc>
          <w:tcPr>
            <w:tcW w:w="1991" w:type="dxa"/>
          </w:tcPr>
          <w:p w14:paraId="26B1BD7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Frequency</w:t>
            </w:r>
          </w:p>
        </w:tc>
        <w:tc>
          <w:tcPr>
            <w:tcW w:w="1994" w:type="dxa"/>
          </w:tcPr>
          <w:p w14:paraId="0BBE0FB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Percentage</w:t>
            </w:r>
          </w:p>
        </w:tc>
      </w:tr>
      <w:tr w:rsidR="008E26D6" w:rsidRPr="008E26D6" w14:paraId="22052CCD" w14:textId="77777777" w:rsidTr="008E26D6">
        <w:tc>
          <w:tcPr>
            <w:tcW w:w="1983" w:type="dxa"/>
          </w:tcPr>
          <w:p w14:paraId="07076AA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Good</w:t>
            </w:r>
          </w:p>
        </w:tc>
        <w:tc>
          <w:tcPr>
            <w:tcW w:w="1963" w:type="dxa"/>
          </w:tcPr>
          <w:p w14:paraId="4292601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86-100</w:t>
            </w:r>
          </w:p>
        </w:tc>
        <w:tc>
          <w:tcPr>
            <w:tcW w:w="1991" w:type="dxa"/>
          </w:tcPr>
          <w:p w14:paraId="047CC4F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29</w:t>
            </w:r>
          </w:p>
        </w:tc>
        <w:tc>
          <w:tcPr>
            <w:tcW w:w="1994" w:type="dxa"/>
          </w:tcPr>
          <w:p w14:paraId="419C3E0C" w14:textId="77777777" w:rsidR="008E26D6" w:rsidRPr="008E26D6" w:rsidRDefault="008E26D6" w:rsidP="005531FE">
            <w:pPr>
              <w:spacing w:line="276" w:lineRule="auto"/>
              <w:jc w:val="center"/>
              <w:rPr>
                <w:rFonts w:ascii="Times New Roman" w:hAnsi="Times New Roman"/>
              </w:rPr>
            </w:pPr>
            <w:r w:rsidRPr="004B178A">
              <w:rPr>
                <w:rFonts w:ascii="Times New Roman" w:hAnsi="Times New Roman"/>
              </w:rPr>
              <w:t>40%</w:t>
            </w:r>
          </w:p>
        </w:tc>
      </w:tr>
      <w:tr w:rsidR="008E26D6" w:rsidRPr="008E26D6" w14:paraId="69776B8B" w14:textId="77777777" w:rsidTr="008E26D6">
        <w:tc>
          <w:tcPr>
            <w:tcW w:w="1983" w:type="dxa"/>
          </w:tcPr>
          <w:p w14:paraId="3B94712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Good</w:t>
            </w:r>
          </w:p>
        </w:tc>
        <w:tc>
          <w:tcPr>
            <w:tcW w:w="1963" w:type="dxa"/>
          </w:tcPr>
          <w:p w14:paraId="48C6370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71-85</w:t>
            </w:r>
          </w:p>
        </w:tc>
        <w:tc>
          <w:tcPr>
            <w:tcW w:w="1991" w:type="dxa"/>
          </w:tcPr>
          <w:p w14:paraId="773A723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25</w:t>
            </w:r>
          </w:p>
        </w:tc>
        <w:tc>
          <w:tcPr>
            <w:tcW w:w="1994" w:type="dxa"/>
          </w:tcPr>
          <w:p w14:paraId="183CA44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35%</w:t>
            </w:r>
          </w:p>
        </w:tc>
      </w:tr>
      <w:tr w:rsidR="008E26D6" w:rsidRPr="008E26D6" w14:paraId="6EFFDFB5" w14:textId="77777777" w:rsidTr="008E26D6">
        <w:tc>
          <w:tcPr>
            <w:tcW w:w="1983" w:type="dxa"/>
          </w:tcPr>
          <w:p w14:paraId="2565AA5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Average</w:t>
            </w:r>
          </w:p>
        </w:tc>
        <w:tc>
          <w:tcPr>
            <w:tcW w:w="1963" w:type="dxa"/>
          </w:tcPr>
          <w:p w14:paraId="48445BD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52-70</w:t>
            </w:r>
          </w:p>
        </w:tc>
        <w:tc>
          <w:tcPr>
            <w:tcW w:w="1991" w:type="dxa"/>
          </w:tcPr>
          <w:p w14:paraId="0185171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w:t>
            </w:r>
          </w:p>
        </w:tc>
        <w:tc>
          <w:tcPr>
            <w:tcW w:w="1994" w:type="dxa"/>
          </w:tcPr>
          <w:p w14:paraId="69D36CC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11%</w:t>
            </w:r>
          </w:p>
        </w:tc>
      </w:tr>
      <w:tr w:rsidR="008E26D6" w:rsidRPr="008E26D6" w14:paraId="27D0DB84" w14:textId="77777777" w:rsidTr="008E26D6">
        <w:tc>
          <w:tcPr>
            <w:tcW w:w="1983" w:type="dxa"/>
          </w:tcPr>
          <w:p w14:paraId="693625E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Poor</w:t>
            </w:r>
          </w:p>
        </w:tc>
        <w:tc>
          <w:tcPr>
            <w:tcW w:w="1963" w:type="dxa"/>
          </w:tcPr>
          <w:p w14:paraId="5D57FDC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36-51</w:t>
            </w:r>
          </w:p>
        </w:tc>
        <w:tc>
          <w:tcPr>
            <w:tcW w:w="1991" w:type="dxa"/>
          </w:tcPr>
          <w:p w14:paraId="13AFC1B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w:t>
            </w:r>
          </w:p>
        </w:tc>
        <w:tc>
          <w:tcPr>
            <w:tcW w:w="1994" w:type="dxa"/>
          </w:tcPr>
          <w:p w14:paraId="58A75E1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w:t>
            </w:r>
          </w:p>
        </w:tc>
      </w:tr>
      <w:tr w:rsidR="008E26D6" w:rsidRPr="008E26D6" w14:paraId="1ECBD072" w14:textId="77777777" w:rsidTr="008E26D6">
        <w:tc>
          <w:tcPr>
            <w:tcW w:w="1983" w:type="dxa"/>
          </w:tcPr>
          <w:p w14:paraId="12821DE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lastRenderedPageBreak/>
              <w:t>Very Poor</w:t>
            </w:r>
          </w:p>
        </w:tc>
        <w:tc>
          <w:tcPr>
            <w:tcW w:w="1963" w:type="dxa"/>
          </w:tcPr>
          <w:p w14:paraId="24C24E0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0-35</w:t>
            </w:r>
          </w:p>
        </w:tc>
        <w:tc>
          <w:tcPr>
            <w:tcW w:w="1991" w:type="dxa"/>
          </w:tcPr>
          <w:p w14:paraId="4D377ED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w:t>
            </w:r>
          </w:p>
        </w:tc>
        <w:tc>
          <w:tcPr>
            <w:tcW w:w="1994" w:type="dxa"/>
          </w:tcPr>
          <w:p w14:paraId="6508D47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4%</w:t>
            </w:r>
          </w:p>
        </w:tc>
      </w:tr>
      <w:tr w:rsidR="008E26D6" w:rsidRPr="008E26D6" w14:paraId="7B378709" w14:textId="77777777" w:rsidTr="008E26D6">
        <w:tc>
          <w:tcPr>
            <w:tcW w:w="3946" w:type="dxa"/>
            <w:gridSpan w:val="2"/>
          </w:tcPr>
          <w:p w14:paraId="0C08588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Total</w:t>
            </w:r>
          </w:p>
        </w:tc>
        <w:tc>
          <w:tcPr>
            <w:tcW w:w="1991" w:type="dxa"/>
          </w:tcPr>
          <w:p w14:paraId="3738952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72</w:t>
            </w:r>
          </w:p>
        </w:tc>
        <w:tc>
          <w:tcPr>
            <w:tcW w:w="1994" w:type="dxa"/>
          </w:tcPr>
          <w:p w14:paraId="10BE9A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100%</w:t>
            </w:r>
          </w:p>
        </w:tc>
      </w:tr>
    </w:tbl>
    <w:p w14:paraId="2CC851A6" w14:textId="77777777" w:rsidR="00740996" w:rsidRDefault="00740996" w:rsidP="00740996">
      <w:pPr>
        <w:rPr>
          <w:rFonts w:ascii="Times New Roman" w:hAnsi="Times New Roman"/>
          <w:lang w:val="en-US"/>
        </w:rPr>
      </w:pPr>
    </w:p>
    <w:p w14:paraId="4C6A2D29" w14:textId="19C4C50D" w:rsidR="00C92C09" w:rsidRDefault="00C92C09" w:rsidP="00740996">
      <w:pPr>
        <w:rPr>
          <w:rFonts w:ascii="Times New Roman" w:hAnsi="Times New Roman"/>
          <w:sz w:val="24"/>
          <w:szCs w:val="24"/>
        </w:rPr>
      </w:pPr>
      <w:r w:rsidRPr="00104BA9">
        <w:rPr>
          <w:rFonts w:ascii="Times New Roman" w:hAnsi="Times New Roman"/>
          <w:sz w:val="24"/>
          <w:szCs w:val="24"/>
        </w:rPr>
        <w:t xml:space="preserve">Additionally, </w:t>
      </w:r>
      <w:r w:rsidR="002051B5">
        <w:rPr>
          <w:rFonts w:ascii="Times New Roman" w:hAnsi="Times New Roman"/>
          <w:sz w:val="24"/>
          <w:szCs w:val="24"/>
        </w:rPr>
        <w:t>figure</w:t>
      </w:r>
      <w:r w:rsidRPr="00104BA9">
        <w:rPr>
          <w:rFonts w:ascii="Times New Roman" w:hAnsi="Times New Roman"/>
          <w:sz w:val="24"/>
          <w:szCs w:val="24"/>
        </w:rPr>
        <w:t xml:space="preserve"> 1 below shows the </w:t>
      </w:r>
      <w:r w:rsidR="008E26D6">
        <w:rPr>
          <w:rFonts w:ascii="Times New Roman" w:hAnsi="Times New Roman"/>
          <w:sz w:val="24"/>
          <w:szCs w:val="24"/>
          <w:lang w:val="en-US"/>
        </w:rPr>
        <w:t>vocabulary mastery</w:t>
      </w:r>
      <w:r w:rsidRPr="00A24D11">
        <w:rPr>
          <w:rFonts w:ascii="Times New Roman" w:hAnsi="Times New Roman"/>
          <w:sz w:val="24"/>
          <w:szCs w:val="24"/>
        </w:rPr>
        <w:t xml:space="preserve">.  </w:t>
      </w:r>
    </w:p>
    <w:p w14:paraId="035156D0" w14:textId="77777777" w:rsidR="00C92C09" w:rsidRPr="000379AB" w:rsidRDefault="00C92C09" w:rsidP="00C92C09">
      <w:pPr>
        <w:jc w:val="both"/>
        <w:rPr>
          <w:rFonts w:ascii="Times New Roman" w:hAnsi="Times New Roman"/>
        </w:rPr>
      </w:pPr>
    </w:p>
    <w:p w14:paraId="20535976" w14:textId="5278312E" w:rsidR="00C92C09" w:rsidRDefault="008E26D6" w:rsidP="00740996">
      <w:pPr>
        <w:jc w:val="center"/>
        <w:rPr>
          <w:rFonts w:ascii="Times New Roman" w:hAnsi="Times New Roman"/>
        </w:rPr>
      </w:pPr>
      <w:r>
        <w:rPr>
          <w:noProof/>
          <w:sz w:val="24"/>
          <w:szCs w:val="24"/>
          <w:lang w:val="en-US"/>
        </w:rPr>
        <w:drawing>
          <wp:inline distT="0" distB="0" distL="0" distR="0" wp14:anchorId="68038C5F" wp14:editId="063D99D6">
            <wp:extent cx="3989703" cy="2032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3133" cy="2033747"/>
                    </a:xfrm>
                    <a:prstGeom prst="rect">
                      <a:avLst/>
                    </a:prstGeom>
                    <a:noFill/>
                    <a:ln>
                      <a:noFill/>
                    </a:ln>
                  </pic:spPr>
                </pic:pic>
              </a:graphicData>
            </a:graphic>
          </wp:inline>
        </w:drawing>
      </w:r>
    </w:p>
    <w:p w14:paraId="389BB5FF" w14:textId="076FEE48" w:rsidR="00C92C09" w:rsidRPr="008E26D6" w:rsidRDefault="00C92C09" w:rsidP="00740996">
      <w:pPr>
        <w:spacing w:after="240"/>
        <w:jc w:val="center"/>
        <w:rPr>
          <w:rFonts w:ascii="Times New Roman" w:hAnsi="Times New Roman"/>
          <w:lang w:val="en-US"/>
        </w:rPr>
      </w:pPr>
      <w:r w:rsidRPr="00C92C09">
        <w:rPr>
          <w:rFonts w:ascii="Times New Roman" w:hAnsi="Times New Roman"/>
          <w:i/>
          <w:iCs/>
        </w:rPr>
        <w:t>Figure 1</w:t>
      </w:r>
      <w:r w:rsidRPr="00D63B9F">
        <w:rPr>
          <w:rFonts w:ascii="Times New Roman" w:hAnsi="Times New Roman"/>
        </w:rPr>
        <w:t xml:space="preserve">. The Frequency Analysis of </w:t>
      </w:r>
      <w:r w:rsidR="008E26D6">
        <w:rPr>
          <w:rFonts w:ascii="Times New Roman" w:hAnsi="Times New Roman"/>
          <w:lang w:val="en-US"/>
        </w:rPr>
        <w:t>Vocabulary Mastery</w:t>
      </w:r>
    </w:p>
    <w:p w14:paraId="69BEA172" w14:textId="4ECA2368" w:rsidR="0059180D" w:rsidRDefault="006A685C" w:rsidP="006A685C">
      <w:pPr>
        <w:spacing w:after="240"/>
        <w:jc w:val="both"/>
        <w:rPr>
          <w:rFonts w:ascii="Times New Roman" w:hAnsi="Times New Roman"/>
        </w:rPr>
      </w:pPr>
      <w:r>
        <w:rPr>
          <w:rFonts w:ascii="Times New Roman" w:hAnsi="Times New Roman"/>
        </w:rPr>
        <w:tab/>
      </w:r>
      <w:r w:rsidR="008E26D6" w:rsidRPr="008E26D6">
        <w:rPr>
          <w:rFonts w:ascii="Times New Roman" w:hAnsi="Times New Roman"/>
          <w:sz w:val="24"/>
        </w:rPr>
        <w:t xml:space="preserve">The result of writing ability test showed that 0 student was in very poor category with percentage 0%.  0 student were in poor category with percentage 0 %.  8 students were in average category with percentage 11%. 57 students were in good category with </w:t>
      </w:r>
      <w:r w:rsidR="008E26D6" w:rsidRPr="004B178A">
        <w:rPr>
          <w:rFonts w:ascii="Times New Roman" w:hAnsi="Times New Roman"/>
          <w:sz w:val="24"/>
        </w:rPr>
        <w:t>percentage 79 %</w:t>
      </w:r>
      <w:r w:rsidR="008E26D6" w:rsidRPr="008E26D6">
        <w:rPr>
          <w:rFonts w:ascii="Times New Roman" w:hAnsi="Times New Roman"/>
          <w:sz w:val="24"/>
        </w:rPr>
        <w:t xml:space="preserve"> and 8 students were in very good category with percentage 11 %</w:t>
      </w:r>
      <w:r>
        <w:rPr>
          <w:rFonts w:ascii="Times New Roman" w:hAnsi="Times New Roman"/>
        </w:rPr>
        <w:t>.</w:t>
      </w:r>
    </w:p>
    <w:p w14:paraId="3B8DC161" w14:textId="5E37A61B" w:rsidR="00C92C09" w:rsidRPr="006A685C" w:rsidRDefault="006A685C" w:rsidP="006A685C">
      <w:pPr>
        <w:pStyle w:val="Caption"/>
        <w:rPr>
          <w:rFonts w:ascii="Times New Roman" w:hAnsi="Times New Roman" w:cs="Times New Roman"/>
          <w:i w:val="0"/>
          <w:iCs w:val="0"/>
          <w:color w:val="auto"/>
          <w:sz w:val="22"/>
          <w:szCs w:val="22"/>
        </w:rPr>
      </w:pPr>
      <w:r w:rsidRPr="006A685C">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3</w:t>
      </w:r>
      <w:r w:rsidRPr="006A685C">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6A685C">
        <w:rPr>
          <w:rFonts w:ascii="Times New Roman" w:hAnsi="Times New Roman" w:cs="Times New Roman"/>
          <w:i w:val="0"/>
          <w:iCs w:val="0"/>
          <w:color w:val="auto"/>
          <w:sz w:val="22"/>
          <w:szCs w:val="22"/>
        </w:rPr>
        <w:t xml:space="preserve">or </w:t>
      </w:r>
      <w:r w:rsidR="008E26D6">
        <w:rPr>
          <w:rFonts w:ascii="Times New Roman" w:hAnsi="Times New Roman" w:cs="Times New Roman"/>
          <w:i w:val="0"/>
          <w:iCs w:val="0"/>
          <w:color w:val="auto"/>
          <w:sz w:val="22"/>
          <w:szCs w:val="22"/>
        </w:rPr>
        <w:t>Writing Ability</w:t>
      </w:r>
    </w:p>
    <w:tbl>
      <w:tblPr>
        <w:tblStyle w:val="TableGrid"/>
        <w:tblW w:w="0" w:type="auto"/>
        <w:tblBorders>
          <w:insideV w:val="none" w:sz="0" w:space="0" w:color="auto"/>
        </w:tblBorders>
        <w:tblLook w:val="04A0" w:firstRow="1" w:lastRow="0" w:firstColumn="1" w:lastColumn="0" w:noHBand="0" w:noVBand="1"/>
      </w:tblPr>
      <w:tblGrid>
        <w:gridCol w:w="1983"/>
        <w:gridCol w:w="1963"/>
        <w:gridCol w:w="1991"/>
        <w:gridCol w:w="1994"/>
      </w:tblGrid>
      <w:tr w:rsidR="008E26D6" w:rsidRPr="008E26D6" w14:paraId="071D0FA8" w14:textId="77777777" w:rsidTr="008E26D6">
        <w:trPr>
          <w:trHeight w:val="303"/>
        </w:trPr>
        <w:tc>
          <w:tcPr>
            <w:tcW w:w="1983" w:type="dxa"/>
            <w:vMerge w:val="restart"/>
          </w:tcPr>
          <w:p w14:paraId="72F6730C"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Category</w:t>
            </w:r>
          </w:p>
        </w:tc>
        <w:tc>
          <w:tcPr>
            <w:tcW w:w="1963" w:type="dxa"/>
            <w:vMerge w:val="restart"/>
          </w:tcPr>
          <w:p w14:paraId="73A87BB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Score</w:t>
            </w:r>
          </w:p>
        </w:tc>
        <w:tc>
          <w:tcPr>
            <w:tcW w:w="3985" w:type="dxa"/>
            <w:gridSpan w:val="2"/>
          </w:tcPr>
          <w:p w14:paraId="219FB63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Writing Ability</w:t>
            </w:r>
          </w:p>
        </w:tc>
      </w:tr>
      <w:tr w:rsidR="008E26D6" w:rsidRPr="008E26D6" w14:paraId="3C07B9F2" w14:textId="77777777" w:rsidTr="008E26D6">
        <w:tc>
          <w:tcPr>
            <w:tcW w:w="1983" w:type="dxa"/>
            <w:vMerge/>
          </w:tcPr>
          <w:p w14:paraId="00EE46B3" w14:textId="77777777" w:rsidR="008E26D6" w:rsidRPr="008E26D6" w:rsidRDefault="008E26D6" w:rsidP="005531FE">
            <w:pPr>
              <w:spacing w:line="276" w:lineRule="auto"/>
              <w:jc w:val="center"/>
              <w:rPr>
                <w:rFonts w:ascii="Times New Roman" w:hAnsi="Times New Roman"/>
              </w:rPr>
            </w:pPr>
          </w:p>
        </w:tc>
        <w:tc>
          <w:tcPr>
            <w:tcW w:w="1963" w:type="dxa"/>
            <w:vMerge/>
          </w:tcPr>
          <w:p w14:paraId="501AEA03" w14:textId="77777777" w:rsidR="008E26D6" w:rsidRPr="008E26D6" w:rsidRDefault="008E26D6" w:rsidP="005531FE">
            <w:pPr>
              <w:spacing w:line="276" w:lineRule="auto"/>
              <w:jc w:val="center"/>
              <w:rPr>
                <w:rFonts w:ascii="Times New Roman" w:hAnsi="Times New Roman"/>
              </w:rPr>
            </w:pPr>
          </w:p>
        </w:tc>
        <w:tc>
          <w:tcPr>
            <w:tcW w:w="1991" w:type="dxa"/>
          </w:tcPr>
          <w:p w14:paraId="33905CA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Frequency</w:t>
            </w:r>
          </w:p>
        </w:tc>
        <w:tc>
          <w:tcPr>
            <w:tcW w:w="1994" w:type="dxa"/>
          </w:tcPr>
          <w:p w14:paraId="443EE5EE"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Percentage</w:t>
            </w:r>
          </w:p>
        </w:tc>
      </w:tr>
      <w:tr w:rsidR="008E26D6" w:rsidRPr="008E26D6" w14:paraId="69BD8D7D" w14:textId="77777777" w:rsidTr="008E26D6">
        <w:tc>
          <w:tcPr>
            <w:tcW w:w="1983" w:type="dxa"/>
          </w:tcPr>
          <w:p w14:paraId="0F7554A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Good</w:t>
            </w:r>
          </w:p>
        </w:tc>
        <w:tc>
          <w:tcPr>
            <w:tcW w:w="1963" w:type="dxa"/>
          </w:tcPr>
          <w:p w14:paraId="233C648E"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86-100</w:t>
            </w:r>
          </w:p>
        </w:tc>
        <w:tc>
          <w:tcPr>
            <w:tcW w:w="1991" w:type="dxa"/>
          </w:tcPr>
          <w:p w14:paraId="5EEA5AA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w:t>
            </w:r>
          </w:p>
        </w:tc>
        <w:tc>
          <w:tcPr>
            <w:tcW w:w="1994" w:type="dxa"/>
          </w:tcPr>
          <w:p w14:paraId="5FA576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w:t>
            </w:r>
          </w:p>
        </w:tc>
      </w:tr>
      <w:tr w:rsidR="008E26D6" w:rsidRPr="008E26D6" w14:paraId="7C0C4CCC" w14:textId="77777777" w:rsidTr="008E26D6">
        <w:tc>
          <w:tcPr>
            <w:tcW w:w="1983" w:type="dxa"/>
          </w:tcPr>
          <w:p w14:paraId="27E9D65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Good</w:t>
            </w:r>
          </w:p>
        </w:tc>
        <w:tc>
          <w:tcPr>
            <w:tcW w:w="1963" w:type="dxa"/>
          </w:tcPr>
          <w:p w14:paraId="50D0B0F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71-85</w:t>
            </w:r>
          </w:p>
        </w:tc>
        <w:tc>
          <w:tcPr>
            <w:tcW w:w="1991" w:type="dxa"/>
          </w:tcPr>
          <w:p w14:paraId="7121695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57</w:t>
            </w:r>
          </w:p>
        </w:tc>
        <w:tc>
          <w:tcPr>
            <w:tcW w:w="1994" w:type="dxa"/>
          </w:tcPr>
          <w:p w14:paraId="29D218C0" w14:textId="77777777" w:rsidR="008E26D6" w:rsidRPr="008E26D6" w:rsidRDefault="008E26D6" w:rsidP="005531FE">
            <w:pPr>
              <w:spacing w:line="276" w:lineRule="auto"/>
              <w:jc w:val="center"/>
              <w:rPr>
                <w:rFonts w:ascii="Times New Roman" w:hAnsi="Times New Roman"/>
              </w:rPr>
            </w:pPr>
            <w:r w:rsidRPr="004B178A">
              <w:rPr>
                <w:rFonts w:ascii="Times New Roman" w:hAnsi="Times New Roman"/>
              </w:rPr>
              <w:t>79%</w:t>
            </w:r>
          </w:p>
        </w:tc>
      </w:tr>
      <w:tr w:rsidR="008E26D6" w:rsidRPr="008E26D6" w14:paraId="60175791" w14:textId="77777777" w:rsidTr="008E26D6">
        <w:tc>
          <w:tcPr>
            <w:tcW w:w="1983" w:type="dxa"/>
          </w:tcPr>
          <w:p w14:paraId="7EEB202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Average</w:t>
            </w:r>
          </w:p>
        </w:tc>
        <w:tc>
          <w:tcPr>
            <w:tcW w:w="1963" w:type="dxa"/>
          </w:tcPr>
          <w:p w14:paraId="1D3D3D5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52-70</w:t>
            </w:r>
          </w:p>
        </w:tc>
        <w:tc>
          <w:tcPr>
            <w:tcW w:w="1991" w:type="dxa"/>
          </w:tcPr>
          <w:p w14:paraId="51668C2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w:t>
            </w:r>
          </w:p>
        </w:tc>
        <w:tc>
          <w:tcPr>
            <w:tcW w:w="1994" w:type="dxa"/>
          </w:tcPr>
          <w:p w14:paraId="661C207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11%</w:t>
            </w:r>
          </w:p>
        </w:tc>
      </w:tr>
      <w:tr w:rsidR="008E26D6" w:rsidRPr="008E26D6" w14:paraId="44AD5E4C" w14:textId="77777777" w:rsidTr="008E26D6">
        <w:tc>
          <w:tcPr>
            <w:tcW w:w="1983" w:type="dxa"/>
          </w:tcPr>
          <w:p w14:paraId="7A872EB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Poor</w:t>
            </w:r>
          </w:p>
        </w:tc>
        <w:tc>
          <w:tcPr>
            <w:tcW w:w="1963" w:type="dxa"/>
          </w:tcPr>
          <w:p w14:paraId="2F170E0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36-51</w:t>
            </w:r>
          </w:p>
        </w:tc>
        <w:tc>
          <w:tcPr>
            <w:tcW w:w="1991" w:type="dxa"/>
          </w:tcPr>
          <w:p w14:paraId="2282C2C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c>
          <w:tcPr>
            <w:tcW w:w="1994" w:type="dxa"/>
          </w:tcPr>
          <w:p w14:paraId="0D77B6D2"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r>
      <w:tr w:rsidR="008E26D6" w:rsidRPr="008E26D6" w14:paraId="18A0CBD3" w14:textId="77777777" w:rsidTr="008E26D6">
        <w:tc>
          <w:tcPr>
            <w:tcW w:w="1983" w:type="dxa"/>
          </w:tcPr>
          <w:p w14:paraId="4A0752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Poor</w:t>
            </w:r>
          </w:p>
        </w:tc>
        <w:tc>
          <w:tcPr>
            <w:tcW w:w="1963" w:type="dxa"/>
          </w:tcPr>
          <w:p w14:paraId="15F281CF"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0-35</w:t>
            </w:r>
          </w:p>
        </w:tc>
        <w:tc>
          <w:tcPr>
            <w:tcW w:w="1991" w:type="dxa"/>
          </w:tcPr>
          <w:p w14:paraId="136AA3F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c>
          <w:tcPr>
            <w:tcW w:w="1994" w:type="dxa"/>
          </w:tcPr>
          <w:p w14:paraId="7D21E6D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r>
      <w:tr w:rsidR="008E26D6" w:rsidRPr="008E26D6" w14:paraId="1E3A5363" w14:textId="77777777" w:rsidTr="008E26D6">
        <w:tc>
          <w:tcPr>
            <w:tcW w:w="3946" w:type="dxa"/>
            <w:gridSpan w:val="2"/>
          </w:tcPr>
          <w:p w14:paraId="6BB826B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Total</w:t>
            </w:r>
          </w:p>
        </w:tc>
        <w:tc>
          <w:tcPr>
            <w:tcW w:w="1991" w:type="dxa"/>
          </w:tcPr>
          <w:p w14:paraId="12B1CB6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 xml:space="preserve">72 </w:t>
            </w:r>
          </w:p>
        </w:tc>
        <w:tc>
          <w:tcPr>
            <w:tcW w:w="1994" w:type="dxa"/>
          </w:tcPr>
          <w:p w14:paraId="49D57D72"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100%</w:t>
            </w:r>
          </w:p>
        </w:tc>
      </w:tr>
    </w:tbl>
    <w:p w14:paraId="78457AB8" w14:textId="77777777" w:rsidR="006A685C" w:rsidRDefault="006A685C" w:rsidP="006A685C">
      <w:pPr>
        <w:ind w:firstLine="720"/>
        <w:jc w:val="both"/>
        <w:rPr>
          <w:rFonts w:ascii="Times New Roman" w:hAnsi="Times New Roman"/>
          <w:sz w:val="24"/>
          <w:szCs w:val="24"/>
        </w:rPr>
      </w:pPr>
    </w:p>
    <w:p w14:paraId="39D907D6" w14:textId="421962C5" w:rsidR="00C92C09" w:rsidRDefault="00C92C09" w:rsidP="008E26D6">
      <w:pPr>
        <w:jc w:val="both"/>
        <w:rPr>
          <w:rFonts w:ascii="Times New Roman" w:hAnsi="Times New Roman"/>
          <w:sz w:val="24"/>
          <w:szCs w:val="24"/>
        </w:rPr>
      </w:pPr>
      <w:r>
        <w:rPr>
          <w:rFonts w:ascii="Times New Roman" w:hAnsi="Times New Roman"/>
          <w:sz w:val="24"/>
          <w:szCs w:val="24"/>
        </w:rPr>
        <w:t xml:space="preserve">Furthermore, </w:t>
      </w:r>
      <w:r w:rsidR="006A685C">
        <w:rPr>
          <w:rFonts w:ascii="Times New Roman" w:hAnsi="Times New Roman"/>
          <w:sz w:val="24"/>
          <w:szCs w:val="24"/>
        </w:rPr>
        <w:t>Figure</w:t>
      </w:r>
      <w:r w:rsidRPr="00104BA9">
        <w:rPr>
          <w:rFonts w:ascii="Times New Roman" w:hAnsi="Times New Roman"/>
          <w:sz w:val="24"/>
          <w:szCs w:val="24"/>
        </w:rPr>
        <w:t xml:space="preserve"> </w:t>
      </w:r>
      <w:r>
        <w:rPr>
          <w:rFonts w:ascii="Times New Roman" w:hAnsi="Times New Roman"/>
          <w:sz w:val="24"/>
          <w:szCs w:val="24"/>
        </w:rPr>
        <w:t>2</w:t>
      </w:r>
      <w:r w:rsidRPr="00104BA9">
        <w:rPr>
          <w:rFonts w:ascii="Times New Roman" w:hAnsi="Times New Roman"/>
          <w:sz w:val="24"/>
          <w:szCs w:val="24"/>
        </w:rPr>
        <w:t xml:space="preserve"> below shows the </w:t>
      </w:r>
      <w:r w:rsidR="008E26D6">
        <w:rPr>
          <w:rFonts w:ascii="Times New Roman" w:hAnsi="Times New Roman"/>
          <w:sz w:val="24"/>
          <w:szCs w:val="24"/>
          <w:lang w:val="en-US"/>
        </w:rPr>
        <w:t>writing ability</w:t>
      </w:r>
      <w:r w:rsidRPr="00A24D11">
        <w:rPr>
          <w:rFonts w:ascii="Times New Roman" w:hAnsi="Times New Roman"/>
          <w:sz w:val="24"/>
          <w:szCs w:val="24"/>
        </w:rPr>
        <w:t xml:space="preserve">. </w:t>
      </w:r>
    </w:p>
    <w:p w14:paraId="12F4CBAE" w14:textId="77777777" w:rsidR="006A685C" w:rsidRPr="00104BA9" w:rsidRDefault="006A685C" w:rsidP="006A685C">
      <w:pPr>
        <w:ind w:firstLine="720"/>
        <w:jc w:val="both"/>
        <w:rPr>
          <w:rFonts w:ascii="Times New Roman" w:hAnsi="Times New Roman"/>
        </w:rPr>
      </w:pPr>
    </w:p>
    <w:p w14:paraId="560E67D2" w14:textId="6E043AEC" w:rsidR="00C92C09" w:rsidRDefault="00F575C6" w:rsidP="006A685C">
      <w:pPr>
        <w:rPr>
          <w:rFonts w:ascii="Times New Roman" w:hAnsi="Times New Roman"/>
          <w:sz w:val="24"/>
          <w:szCs w:val="24"/>
        </w:rPr>
      </w:pPr>
      <w:r>
        <w:rPr>
          <w:noProof/>
          <w:sz w:val="24"/>
          <w:szCs w:val="24"/>
          <w:lang w:val="en-US"/>
        </w:rPr>
        <w:lastRenderedPageBreak/>
        <w:drawing>
          <wp:inline distT="0" distB="0" distL="0" distR="0" wp14:anchorId="335551D1" wp14:editId="491230A2">
            <wp:extent cx="3911600" cy="2196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626" cy="2213230"/>
                    </a:xfrm>
                    <a:prstGeom prst="rect">
                      <a:avLst/>
                    </a:prstGeom>
                    <a:noFill/>
                    <a:ln>
                      <a:noFill/>
                    </a:ln>
                  </pic:spPr>
                </pic:pic>
              </a:graphicData>
            </a:graphic>
          </wp:inline>
        </w:drawing>
      </w:r>
    </w:p>
    <w:p w14:paraId="4D6B2350" w14:textId="77777777" w:rsidR="006A685C" w:rsidRDefault="006A685C" w:rsidP="006A685C">
      <w:pPr>
        <w:rPr>
          <w:rFonts w:ascii="Times New Roman" w:hAnsi="Times New Roman"/>
          <w:sz w:val="24"/>
          <w:szCs w:val="24"/>
        </w:rPr>
      </w:pPr>
    </w:p>
    <w:p w14:paraId="22F10077" w14:textId="1935B2E6" w:rsidR="004F2879" w:rsidRPr="00F575C6" w:rsidRDefault="006A685C" w:rsidP="006A685C">
      <w:pPr>
        <w:rPr>
          <w:rFonts w:ascii="Times New Roman" w:hAnsi="Times New Roman"/>
          <w:lang w:val="en-US"/>
        </w:rPr>
      </w:pPr>
      <w:r w:rsidRPr="006A685C">
        <w:rPr>
          <w:rFonts w:ascii="Times New Roman" w:hAnsi="Times New Roman"/>
          <w:i/>
          <w:iCs/>
        </w:rPr>
        <w:t>Figure</w:t>
      </w:r>
      <w:r w:rsidR="00C92C09" w:rsidRPr="006A685C">
        <w:rPr>
          <w:rFonts w:ascii="Times New Roman" w:hAnsi="Times New Roman"/>
          <w:i/>
          <w:iCs/>
        </w:rPr>
        <w:t xml:space="preserve"> 2</w:t>
      </w:r>
      <w:r w:rsidR="00C92C09" w:rsidRPr="00D63B9F">
        <w:rPr>
          <w:rFonts w:ascii="Times New Roman" w:hAnsi="Times New Roman"/>
        </w:rPr>
        <w:t xml:space="preserve">. The Frequency Analysis of </w:t>
      </w:r>
      <w:r w:rsidR="00F575C6">
        <w:rPr>
          <w:rFonts w:ascii="Times New Roman" w:hAnsi="Times New Roman"/>
          <w:lang w:val="en-US"/>
        </w:rPr>
        <w:t>Writing Ability</w:t>
      </w:r>
    </w:p>
    <w:p w14:paraId="7905E50C" w14:textId="77777777" w:rsidR="006A685C" w:rsidRPr="006A685C" w:rsidRDefault="006A685C" w:rsidP="006A685C">
      <w:pPr>
        <w:rPr>
          <w:rFonts w:ascii="Times New Roman" w:hAnsi="Times New Roman"/>
        </w:rPr>
      </w:pPr>
    </w:p>
    <w:p w14:paraId="5A77501D" w14:textId="6671BA87" w:rsidR="004F2879" w:rsidRDefault="004F2879" w:rsidP="006A685C">
      <w:pPr>
        <w:pStyle w:val="E-JOURNALBody"/>
        <w:ind w:firstLine="0"/>
        <w:contextualSpacing/>
        <w:rPr>
          <w:bCs/>
          <w:sz w:val="24"/>
          <w:lang w:val="en-ID"/>
        </w:rPr>
      </w:pPr>
      <w:r>
        <w:rPr>
          <w:bCs/>
          <w:sz w:val="24"/>
        </w:rPr>
        <w:t>3</w:t>
      </w:r>
      <w:r w:rsidRPr="004F2879">
        <w:rPr>
          <w:bCs/>
          <w:sz w:val="24"/>
        </w:rPr>
        <w:t xml:space="preserve">. </w:t>
      </w:r>
      <w:r w:rsidRPr="004F2879">
        <w:rPr>
          <w:bCs/>
          <w:sz w:val="24"/>
          <w:lang w:val="en-ID"/>
        </w:rPr>
        <w:t>Normality Test</w:t>
      </w:r>
    </w:p>
    <w:p w14:paraId="22B2A900" w14:textId="77777777" w:rsidR="00C92C09" w:rsidRDefault="00C92C09" w:rsidP="00385566">
      <w:pPr>
        <w:pStyle w:val="E-JOURNALBody"/>
        <w:ind w:firstLine="0"/>
        <w:contextualSpacing/>
        <w:rPr>
          <w:bCs/>
          <w:sz w:val="24"/>
          <w:lang w:val="en-ID"/>
        </w:rPr>
      </w:pPr>
    </w:p>
    <w:p w14:paraId="56D9E493" w14:textId="60BCD7C0" w:rsidR="004F2879" w:rsidRDefault="004F2879" w:rsidP="00385566">
      <w:pPr>
        <w:pStyle w:val="E-JOURNALBody"/>
        <w:ind w:firstLine="0"/>
        <w:contextualSpacing/>
        <w:rPr>
          <w:bCs/>
          <w:sz w:val="24"/>
          <w:lang w:val="en-ID"/>
        </w:rPr>
      </w:pPr>
      <w:r>
        <w:rPr>
          <w:bCs/>
          <w:sz w:val="24"/>
          <w:lang w:val="en-ID"/>
        </w:rPr>
        <w:tab/>
      </w:r>
      <w:r w:rsidR="00F575C6" w:rsidRPr="00751A4A">
        <w:rPr>
          <w:sz w:val="24"/>
        </w:rPr>
        <w:t xml:space="preserve">In this research, </w:t>
      </w:r>
      <w:r w:rsidR="00F575C6">
        <w:rPr>
          <w:sz w:val="24"/>
        </w:rPr>
        <w:t>t</w:t>
      </w:r>
      <w:r w:rsidR="00F575C6" w:rsidRPr="008E2E05">
        <w:rPr>
          <w:sz w:val="24"/>
        </w:rPr>
        <w:t>o determine whether or not the data on writing ability and vocabulary mastery were distributed normally, the normality test was employed</w:t>
      </w:r>
      <w:r w:rsidR="00F575C6" w:rsidRPr="00751A4A">
        <w:rPr>
          <w:sz w:val="24"/>
        </w:rPr>
        <w:t>. It was calculated by using residual normality of Kolmogorov-smirnov that is presented table</w:t>
      </w:r>
      <w:r w:rsidR="00F575C6">
        <w:rPr>
          <w:sz w:val="24"/>
          <w:lang w:val="en-US"/>
        </w:rPr>
        <w:t xml:space="preserve"> 4</w:t>
      </w:r>
      <w:r w:rsidR="00CE2292">
        <w:rPr>
          <w:bCs/>
          <w:sz w:val="24"/>
          <w:lang w:val="en-ID"/>
        </w:rPr>
        <w:t>.</w:t>
      </w:r>
    </w:p>
    <w:p w14:paraId="449BC76A" w14:textId="77777777" w:rsidR="00CE2292" w:rsidRDefault="00CE2292" w:rsidP="00385566">
      <w:pPr>
        <w:pStyle w:val="E-JOURNALBody"/>
        <w:ind w:firstLine="0"/>
        <w:contextualSpacing/>
        <w:rPr>
          <w:bCs/>
          <w:sz w:val="24"/>
          <w:lang w:val="en-ID"/>
        </w:rPr>
      </w:pPr>
    </w:p>
    <w:p w14:paraId="13254211" w14:textId="6CD6D455" w:rsidR="00CE2292" w:rsidRPr="00C92C09" w:rsidRDefault="00CE2292" w:rsidP="00385566">
      <w:pPr>
        <w:pStyle w:val="E-JOURNALBody"/>
        <w:ind w:firstLine="0"/>
        <w:contextualSpacing/>
        <w:rPr>
          <w:szCs w:val="22"/>
          <w:lang w:val="en-ID"/>
        </w:rPr>
      </w:pPr>
      <w:r w:rsidRPr="00C92C09">
        <w:rPr>
          <w:bCs/>
          <w:i/>
          <w:iCs/>
          <w:szCs w:val="22"/>
          <w:lang w:val="en-ID"/>
        </w:rPr>
        <w:t>Table</w:t>
      </w:r>
      <w:r w:rsidR="007B1240">
        <w:rPr>
          <w:bCs/>
          <w:i/>
          <w:iCs/>
          <w:szCs w:val="22"/>
          <w:lang w:val="en-ID"/>
        </w:rPr>
        <w:t xml:space="preserve"> 4</w:t>
      </w:r>
      <w:r w:rsidRPr="00C92C09">
        <w:rPr>
          <w:bCs/>
          <w:i/>
          <w:iCs/>
          <w:szCs w:val="22"/>
          <w:lang w:val="en-ID"/>
        </w:rPr>
        <w:t>.</w:t>
      </w:r>
      <w:r>
        <w:rPr>
          <w:bCs/>
          <w:sz w:val="24"/>
          <w:lang w:val="en-ID"/>
        </w:rPr>
        <w:t xml:space="preserve"> </w:t>
      </w:r>
      <w:r w:rsidR="00C92C09" w:rsidRPr="00C92C09">
        <w:rPr>
          <w:szCs w:val="22"/>
        </w:rPr>
        <w:t>The Normality Test</w:t>
      </w:r>
    </w:p>
    <w:p w14:paraId="75AD232F" w14:textId="77777777" w:rsidR="00CE2292" w:rsidRDefault="00CE2292" w:rsidP="00385566">
      <w:pPr>
        <w:pStyle w:val="E-JOURNALBody"/>
        <w:ind w:firstLine="0"/>
        <w:contextualSpacing/>
        <w:rPr>
          <w:bCs/>
          <w:sz w:val="24"/>
          <w:lang w:val="en-ID"/>
        </w:rPr>
      </w:pPr>
    </w:p>
    <w:tbl>
      <w:tblPr>
        <w:tblW w:w="5365" w:type="dxa"/>
        <w:tblBorders>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45"/>
        <w:gridCol w:w="1445"/>
        <w:gridCol w:w="1475"/>
      </w:tblGrid>
      <w:tr w:rsidR="00F575C6" w:rsidRPr="00F575C6" w14:paraId="1EA15EF5" w14:textId="77777777" w:rsidTr="0059180D">
        <w:trPr>
          <w:cantSplit/>
        </w:trPr>
        <w:tc>
          <w:tcPr>
            <w:tcW w:w="5365" w:type="dxa"/>
            <w:gridSpan w:val="3"/>
            <w:shd w:val="clear" w:color="auto" w:fill="FFFFFF"/>
            <w:vAlign w:val="center"/>
          </w:tcPr>
          <w:p w14:paraId="4E25E3CF" w14:textId="77777777" w:rsidR="00F575C6" w:rsidRPr="00F575C6" w:rsidRDefault="00F575C6" w:rsidP="00F575C6">
            <w:pPr>
              <w:adjustRightInd w:val="0"/>
              <w:ind w:left="60" w:right="60"/>
              <w:jc w:val="center"/>
              <w:rPr>
                <w:rFonts w:ascii="Times New Roman" w:hAnsi="Times New Roman"/>
                <w:color w:val="010205"/>
                <w:sz w:val="20"/>
                <w:szCs w:val="20"/>
                <w:lang w:val="en-ID"/>
              </w:rPr>
            </w:pPr>
            <w:bookmarkStart w:id="5" w:name="_Hlk204456135"/>
            <w:r w:rsidRPr="00F575C6">
              <w:rPr>
                <w:rFonts w:ascii="Times New Roman" w:hAnsi="Times New Roman"/>
                <w:b/>
                <w:bCs/>
                <w:color w:val="010205"/>
                <w:sz w:val="20"/>
                <w:szCs w:val="20"/>
                <w:lang w:val="en-ID"/>
              </w:rPr>
              <w:t>One-Sample Kolmogorov-Smirnov Test</w:t>
            </w:r>
          </w:p>
        </w:tc>
      </w:tr>
      <w:tr w:rsidR="00F575C6" w:rsidRPr="00F575C6" w14:paraId="4D584B32" w14:textId="77777777" w:rsidTr="0059180D">
        <w:trPr>
          <w:cantSplit/>
        </w:trPr>
        <w:tc>
          <w:tcPr>
            <w:tcW w:w="3890" w:type="dxa"/>
            <w:gridSpan w:val="2"/>
            <w:shd w:val="clear" w:color="auto" w:fill="FFFFFF"/>
            <w:vAlign w:val="bottom"/>
          </w:tcPr>
          <w:p w14:paraId="2FC4AB61" w14:textId="77777777" w:rsidR="00F575C6" w:rsidRPr="00F575C6" w:rsidRDefault="00F575C6" w:rsidP="00F575C6">
            <w:pPr>
              <w:adjustRightInd w:val="0"/>
              <w:rPr>
                <w:rFonts w:ascii="Times New Roman" w:hAnsi="Times New Roman"/>
                <w:sz w:val="20"/>
                <w:szCs w:val="20"/>
                <w:lang w:val="en-ID"/>
              </w:rPr>
            </w:pPr>
          </w:p>
        </w:tc>
        <w:tc>
          <w:tcPr>
            <w:tcW w:w="1475" w:type="dxa"/>
            <w:shd w:val="clear" w:color="auto" w:fill="FFFFFF"/>
            <w:vAlign w:val="bottom"/>
          </w:tcPr>
          <w:p w14:paraId="26EF81EE" w14:textId="77777777" w:rsidR="00F575C6" w:rsidRPr="00F575C6" w:rsidRDefault="00F575C6" w:rsidP="00F575C6">
            <w:pPr>
              <w:adjustRightInd w:val="0"/>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Unstandardized Residual</w:t>
            </w:r>
          </w:p>
        </w:tc>
      </w:tr>
      <w:tr w:rsidR="00F575C6" w:rsidRPr="00F575C6" w14:paraId="6671DE49" w14:textId="77777777" w:rsidTr="0059180D">
        <w:trPr>
          <w:cantSplit/>
        </w:trPr>
        <w:tc>
          <w:tcPr>
            <w:tcW w:w="3890" w:type="dxa"/>
            <w:gridSpan w:val="2"/>
            <w:shd w:val="clear" w:color="auto" w:fill="E0E0E0"/>
          </w:tcPr>
          <w:p w14:paraId="4F499ECC"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N</w:t>
            </w:r>
          </w:p>
        </w:tc>
        <w:tc>
          <w:tcPr>
            <w:tcW w:w="1475" w:type="dxa"/>
            <w:shd w:val="clear" w:color="auto" w:fill="FFFFFF"/>
          </w:tcPr>
          <w:p w14:paraId="565DC596"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72</w:t>
            </w:r>
          </w:p>
        </w:tc>
      </w:tr>
      <w:tr w:rsidR="00F575C6" w:rsidRPr="00F575C6" w14:paraId="74A6A767" w14:textId="77777777" w:rsidTr="0059180D">
        <w:trPr>
          <w:cantSplit/>
        </w:trPr>
        <w:tc>
          <w:tcPr>
            <w:tcW w:w="2445" w:type="dxa"/>
            <w:vMerge w:val="restart"/>
            <w:shd w:val="clear" w:color="auto" w:fill="E0E0E0"/>
          </w:tcPr>
          <w:p w14:paraId="39698BB5"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 xml:space="preserve">Normal </w:t>
            </w:r>
            <w:proofErr w:type="spellStart"/>
            <w:r w:rsidRPr="00F575C6">
              <w:rPr>
                <w:rFonts w:ascii="Times New Roman" w:hAnsi="Times New Roman"/>
                <w:color w:val="264A60"/>
                <w:sz w:val="20"/>
                <w:szCs w:val="20"/>
                <w:lang w:val="en-ID"/>
              </w:rPr>
              <w:t>Parameters</w:t>
            </w:r>
            <w:r w:rsidRPr="00F575C6">
              <w:rPr>
                <w:rFonts w:ascii="Times New Roman" w:hAnsi="Times New Roman"/>
                <w:color w:val="264A60"/>
                <w:sz w:val="20"/>
                <w:szCs w:val="20"/>
                <w:vertAlign w:val="superscript"/>
                <w:lang w:val="en-ID"/>
              </w:rPr>
              <w:t>a,b</w:t>
            </w:r>
            <w:proofErr w:type="spellEnd"/>
          </w:p>
        </w:tc>
        <w:tc>
          <w:tcPr>
            <w:tcW w:w="1445" w:type="dxa"/>
            <w:shd w:val="clear" w:color="auto" w:fill="E0E0E0"/>
          </w:tcPr>
          <w:p w14:paraId="21217BE4"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Mean</w:t>
            </w:r>
          </w:p>
        </w:tc>
        <w:tc>
          <w:tcPr>
            <w:tcW w:w="1475" w:type="dxa"/>
            <w:shd w:val="clear" w:color="auto" w:fill="FFFFFF"/>
          </w:tcPr>
          <w:p w14:paraId="1C9AAB34"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.0000000</w:t>
            </w:r>
          </w:p>
        </w:tc>
      </w:tr>
      <w:tr w:rsidR="00F575C6" w:rsidRPr="00F575C6" w14:paraId="089C55E4" w14:textId="77777777" w:rsidTr="0059180D">
        <w:trPr>
          <w:cantSplit/>
        </w:trPr>
        <w:tc>
          <w:tcPr>
            <w:tcW w:w="2445" w:type="dxa"/>
            <w:vMerge/>
            <w:shd w:val="clear" w:color="auto" w:fill="E0E0E0"/>
          </w:tcPr>
          <w:p w14:paraId="38711F7E"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66D1EF06"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Std. Deviation</w:t>
            </w:r>
          </w:p>
        </w:tc>
        <w:tc>
          <w:tcPr>
            <w:tcW w:w="1475" w:type="dxa"/>
            <w:shd w:val="clear" w:color="auto" w:fill="FFFFFF"/>
          </w:tcPr>
          <w:p w14:paraId="1ECBB99C"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4.88068409</w:t>
            </w:r>
          </w:p>
        </w:tc>
      </w:tr>
      <w:tr w:rsidR="00F575C6" w:rsidRPr="00F575C6" w14:paraId="37EC3552" w14:textId="77777777" w:rsidTr="0059180D">
        <w:trPr>
          <w:cantSplit/>
        </w:trPr>
        <w:tc>
          <w:tcPr>
            <w:tcW w:w="2445" w:type="dxa"/>
            <w:vMerge w:val="restart"/>
            <w:shd w:val="clear" w:color="auto" w:fill="E0E0E0"/>
          </w:tcPr>
          <w:p w14:paraId="7097B27D"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Most Extreme Differences</w:t>
            </w:r>
          </w:p>
        </w:tc>
        <w:tc>
          <w:tcPr>
            <w:tcW w:w="1445" w:type="dxa"/>
            <w:shd w:val="clear" w:color="auto" w:fill="E0E0E0"/>
          </w:tcPr>
          <w:p w14:paraId="06A75B20"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Absolute</w:t>
            </w:r>
          </w:p>
        </w:tc>
        <w:tc>
          <w:tcPr>
            <w:tcW w:w="1475" w:type="dxa"/>
            <w:shd w:val="clear" w:color="auto" w:fill="FFFFFF"/>
          </w:tcPr>
          <w:p w14:paraId="5D5F9BE3"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3459B1DC" w14:textId="77777777" w:rsidTr="0059180D">
        <w:trPr>
          <w:cantSplit/>
        </w:trPr>
        <w:tc>
          <w:tcPr>
            <w:tcW w:w="2445" w:type="dxa"/>
            <w:vMerge/>
            <w:shd w:val="clear" w:color="auto" w:fill="E0E0E0"/>
          </w:tcPr>
          <w:p w14:paraId="7BC66D2B"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0656F76C"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Positive</w:t>
            </w:r>
          </w:p>
        </w:tc>
        <w:tc>
          <w:tcPr>
            <w:tcW w:w="1475" w:type="dxa"/>
            <w:shd w:val="clear" w:color="auto" w:fill="FFFFFF"/>
          </w:tcPr>
          <w:p w14:paraId="515E93D2"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40BF1ED9" w14:textId="77777777" w:rsidTr="0059180D">
        <w:trPr>
          <w:cantSplit/>
        </w:trPr>
        <w:tc>
          <w:tcPr>
            <w:tcW w:w="2445" w:type="dxa"/>
            <w:vMerge/>
            <w:shd w:val="clear" w:color="auto" w:fill="E0E0E0"/>
          </w:tcPr>
          <w:p w14:paraId="70092534"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29E52564"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Negative</w:t>
            </w:r>
          </w:p>
        </w:tc>
        <w:tc>
          <w:tcPr>
            <w:tcW w:w="1475" w:type="dxa"/>
            <w:shd w:val="clear" w:color="auto" w:fill="FFFFFF"/>
          </w:tcPr>
          <w:p w14:paraId="56D83D93"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-.062</w:t>
            </w:r>
          </w:p>
        </w:tc>
      </w:tr>
      <w:tr w:rsidR="00F575C6" w:rsidRPr="00F575C6" w14:paraId="3DFD0693" w14:textId="77777777" w:rsidTr="0059180D">
        <w:trPr>
          <w:cantSplit/>
        </w:trPr>
        <w:tc>
          <w:tcPr>
            <w:tcW w:w="3890" w:type="dxa"/>
            <w:gridSpan w:val="2"/>
            <w:shd w:val="clear" w:color="auto" w:fill="E0E0E0"/>
          </w:tcPr>
          <w:p w14:paraId="7F0F3AA1"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Test Statistic</w:t>
            </w:r>
          </w:p>
        </w:tc>
        <w:tc>
          <w:tcPr>
            <w:tcW w:w="1475" w:type="dxa"/>
            <w:shd w:val="clear" w:color="auto" w:fill="FFFFFF"/>
          </w:tcPr>
          <w:p w14:paraId="06491D7D"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284DD2C7" w14:textId="77777777" w:rsidTr="0059180D">
        <w:trPr>
          <w:cantSplit/>
        </w:trPr>
        <w:tc>
          <w:tcPr>
            <w:tcW w:w="3890" w:type="dxa"/>
            <w:gridSpan w:val="2"/>
            <w:shd w:val="clear" w:color="auto" w:fill="E0E0E0"/>
          </w:tcPr>
          <w:p w14:paraId="2EF1F7CA" w14:textId="77777777" w:rsidR="00F575C6" w:rsidRPr="00F575C6" w:rsidRDefault="00F575C6" w:rsidP="00F575C6">
            <w:pPr>
              <w:adjustRightInd w:val="0"/>
              <w:ind w:left="60" w:right="60"/>
              <w:rPr>
                <w:rFonts w:ascii="Times New Roman" w:hAnsi="Times New Roman"/>
                <w:color w:val="264A60"/>
                <w:sz w:val="20"/>
                <w:szCs w:val="20"/>
                <w:lang w:val="en-ID"/>
              </w:rPr>
            </w:pPr>
            <w:proofErr w:type="spellStart"/>
            <w:r w:rsidRPr="00F575C6">
              <w:rPr>
                <w:rFonts w:ascii="Times New Roman" w:hAnsi="Times New Roman"/>
                <w:color w:val="264A60"/>
                <w:sz w:val="20"/>
                <w:szCs w:val="20"/>
                <w:lang w:val="en-ID"/>
              </w:rPr>
              <w:t>Asymp</w:t>
            </w:r>
            <w:proofErr w:type="spellEnd"/>
            <w:r w:rsidRPr="00F575C6">
              <w:rPr>
                <w:rFonts w:ascii="Times New Roman" w:hAnsi="Times New Roman"/>
                <w:color w:val="264A60"/>
                <w:sz w:val="20"/>
                <w:szCs w:val="20"/>
                <w:lang w:val="en-ID"/>
              </w:rPr>
              <w:t>. Sig. (2-tailed)</w:t>
            </w:r>
          </w:p>
        </w:tc>
        <w:tc>
          <w:tcPr>
            <w:tcW w:w="1475" w:type="dxa"/>
            <w:shd w:val="clear" w:color="auto" w:fill="FFFFFF"/>
          </w:tcPr>
          <w:p w14:paraId="13BBD7AD"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.200</w:t>
            </w:r>
            <w:r w:rsidRPr="00F575C6">
              <w:rPr>
                <w:rFonts w:ascii="Times New Roman" w:hAnsi="Times New Roman"/>
                <w:color w:val="010205"/>
                <w:sz w:val="20"/>
                <w:szCs w:val="20"/>
                <w:vertAlign w:val="superscript"/>
                <w:lang w:val="en-ID"/>
              </w:rPr>
              <w:t>c,d</w:t>
            </w:r>
          </w:p>
        </w:tc>
      </w:tr>
      <w:tr w:rsidR="00F575C6" w:rsidRPr="00F575C6" w14:paraId="142D5FD3" w14:textId="77777777" w:rsidTr="0059180D">
        <w:trPr>
          <w:cantSplit/>
        </w:trPr>
        <w:tc>
          <w:tcPr>
            <w:tcW w:w="5365" w:type="dxa"/>
            <w:gridSpan w:val="3"/>
            <w:shd w:val="clear" w:color="auto" w:fill="FFFFFF"/>
          </w:tcPr>
          <w:p w14:paraId="4C9BE858"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a. Test distribution is Normal.</w:t>
            </w:r>
          </w:p>
        </w:tc>
      </w:tr>
      <w:tr w:rsidR="00F575C6" w:rsidRPr="00F575C6" w14:paraId="44AFF4F5" w14:textId="77777777" w:rsidTr="0059180D">
        <w:trPr>
          <w:cantSplit/>
        </w:trPr>
        <w:tc>
          <w:tcPr>
            <w:tcW w:w="5365" w:type="dxa"/>
            <w:gridSpan w:val="3"/>
            <w:shd w:val="clear" w:color="auto" w:fill="FFFFFF"/>
          </w:tcPr>
          <w:p w14:paraId="2BC1CBB0"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b. Calculated from data.</w:t>
            </w:r>
          </w:p>
        </w:tc>
      </w:tr>
      <w:tr w:rsidR="00F575C6" w:rsidRPr="00F575C6" w14:paraId="361BB3B2" w14:textId="77777777" w:rsidTr="0059180D">
        <w:trPr>
          <w:cantSplit/>
        </w:trPr>
        <w:tc>
          <w:tcPr>
            <w:tcW w:w="5365" w:type="dxa"/>
            <w:gridSpan w:val="3"/>
            <w:shd w:val="clear" w:color="auto" w:fill="FFFFFF"/>
          </w:tcPr>
          <w:p w14:paraId="2D552290"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c. Lilliefors Significance Correction.</w:t>
            </w:r>
          </w:p>
        </w:tc>
      </w:tr>
      <w:tr w:rsidR="00F575C6" w:rsidRPr="00F575C6" w14:paraId="536B9258" w14:textId="77777777" w:rsidTr="0059180D">
        <w:trPr>
          <w:cantSplit/>
        </w:trPr>
        <w:tc>
          <w:tcPr>
            <w:tcW w:w="5365" w:type="dxa"/>
            <w:gridSpan w:val="3"/>
            <w:shd w:val="clear" w:color="auto" w:fill="FFFFFF"/>
          </w:tcPr>
          <w:p w14:paraId="5FC99525"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d. This is a lower bound of the true significance.</w:t>
            </w:r>
          </w:p>
        </w:tc>
      </w:tr>
      <w:bookmarkEnd w:id="5"/>
    </w:tbl>
    <w:p w14:paraId="3C87550B" w14:textId="77777777" w:rsidR="00CE2292" w:rsidRDefault="00CE2292" w:rsidP="00385566">
      <w:pPr>
        <w:pStyle w:val="E-JOURNALBody"/>
        <w:ind w:firstLine="0"/>
        <w:contextualSpacing/>
        <w:rPr>
          <w:bCs/>
          <w:sz w:val="24"/>
          <w:lang w:val="en-ID"/>
        </w:rPr>
      </w:pPr>
    </w:p>
    <w:p w14:paraId="3BF70522" w14:textId="46B720E8" w:rsidR="00C92C09" w:rsidRPr="00F575C6" w:rsidRDefault="00F575C6" w:rsidP="00F575C6">
      <w:pPr>
        <w:adjustRightInd w:val="0"/>
        <w:ind w:firstLine="720"/>
        <w:jc w:val="both"/>
        <w:rPr>
          <w:rFonts w:ascii="Times New Roman" w:hAnsi="Times New Roman"/>
          <w:sz w:val="24"/>
          <w:szCs w:val="24"/>
          <w:lang w:val="en-ID"/>
        </w:rPr>
      </w:pPr>
      <w:r w:rsidRPr="00F575C6">
        <w:rPr>
          <w:rFonts w:ascii="Times New Roman" w:hAnsi="Times New Roman"/>
          <w:sz w:val="24"/>
          <w:szCs w:val="24"/>
          <w:lang w:val="en-ID"/>
        </w:rPr>
        <w:t xml:space="preserve">it was found that the data from the normality test of vocabulary mastery and writing ability showed </w:t>
      </w:r>
      <w:r w:rsidR="003B0D8C">
        <w:rPr>
          <w:rFonts w:ascii="Times New Roman" w:hAnsi="Times New Roman"/>
          <w:sz w:val="24"/>
          <w:szCs w:val="24"/>
          <w:lang w:val="en-ID"/>
        </w:rPr>
        <w:t>0</w:t>
      </w:r>
      <w:r w:rsidRPr="00F575C6">
        <w:rPr>
          <w:rFonts w:ascii="Times New Roman" w:hAnsi="Times New Roman"/>
          <w:sz w:val="24"/>
          <w:szCs w:val="24"/>
          <w:lang w:val="en-ID"/>
        </w:rPr>
        <w:t xml:space="preserve">.200 &gt; 0.05, it means that the data was normally distributed </w:t>
      </w:r>
    </w:p>
    <w:p w14:paraId="74D3E1CF" w14:textId="77777777" w:rsidR="004F2879" w:rsidRDefault="004F2879" w:rsidP="00385566">
      <w:pPr>
        <w:pStyle w:val="E-JOURNALBody"/>
        <w:ind w:firstLine="0"/>
        <w:contextualSpacing/>
        <w:rPr>
          <w:bCs/>
          <w:sz w:val="24"/>
          <w:lang w:val="en-ID"/>
        </w:rPr>
      </w:pPr>
    </w:p>
    <w:p w14:paraId="068D9AFC" w14:textId="39AE7D4A" w:rsidR="004F2879" w:rsidRDefault="004F2879" w:rsidP="00385566">
      <w:pPr>
        <w:pStyle w:val="E-JOURNALBody"/>
        <w:ind w:firstLine="0"/>
        <w:contextualSpacing/>
        <w:rPr>
          <w:bCs/>
          <w:sz w:val="24"/>
          <w:lang w:val="en-ID"/>
        </w:rPr>
      </w:pPr>
      <w:r>
        <w:rPr>
          <w:bCs/>
          <w:sz w:val="24"/>
          <w:lang w:val="en-ID"/>
        </w:rPr>
        <w:t>4</w:t>
      </w:r>
      <w:r w:rsidR="00F575C6">
        <w:rPr>
          <w:bCs/>
          <w:sz w:val="24"/>
          <w:lang w:val="en-ID"/>
        </w:rPr>
        <w:t>. Correlation Analysis</w:t>
      </w:r>
    </w:p>
    <w:p w14:paraId="19697CD2" w14:textId="77777777" w:rsidR="006222B3" w:rsidRDefault="006222B3" w:rsidP="00385566">
      <w:pPr>
        <w:pStyle w:val="E-JOURNALBody"/>
        <w:ind w:firstLine="0"/>
        <w:contextualSpacing/>
        <w:rPr>
          <w:bCs/>
          <w:sz w:val="24"/>
          <w:lang w:val="en-ID"/>
        </w:rPr>
      </w:pPr>
    </w:p>
    <w:p w14:paraId="05541518" w14:textId="5373C513" w:rsidR="006222B3" w:rsidRDefault="00F575C6" w:rsidP="006222B3">
      <w:pPr>
        <w:pStyle w:val="E-JOURNALBody"/>
        <w:contextualSpacing/>
        <w:rPr>
          <w:bCs/>
          <w:sz w:val="24"/>
          <w:lang w:val="en-ID"/>
        </w:rPr>
      </w:pPr>
      <w:r w:rsidRPr="008E2E05">
        <w:rPr>
          <w:sz w:val="24"/>
        </w:rPr>
        <w:t xml:space="preserve">Regression analysis was utilized in this </w:t>
      </w:r>
      <w:r>
        <w:rPr>
          <w:sz w:val="24"/>
        </w:rPr>
        <w:t>research</w:t>
      </w:r>
      <w:r w:rsidRPr="008E2E05">
        <w:rPr>
          <w:sz w:val="24"/>
        </w:rPr>
        <w:t xml:space="preserve"> to look at</w:t>
      </w:r>
      <w:r w:rsidRPr="00D04930">
        <w:rPr>
          <w:sz w:val="24"/>
        </w:rPr>
        <w:t xml:space="preserve"> how much </w:t>
      </w:r>
      <w:r>
        <w:rPr>
          <w:sz w:val="24"/>
        </w:rPr>
        <w:t>vocabulary mastery</w:t>
      </w:r>
      <w:r w:rsidRPr="00D04930">
        <w:rPr>
          <w:sz w:val="24"/>
        </w:rPr>
        <w:t xml:space="preserve"> contributed toward </w:t>
      </w:r>
      <w:r>
        <w:rPr>
          <w:sz w:val="24"/>
        </w:rPr>
        <w:t>writing ability</w:t>
      </w:r>
      <w:r w:rsidRPr="00D04930">
        <w:rPr>
          <w:sz w:val="24"/>
        </w:rPr>
        <w:t xml:space="preserve"> that is presented in Table</w:t>
      </w:r>
      <w:r>
        <w:rPr>
          <w:sz w:val="24"/>
          <w:lang w:val="en-US"/>
        </w:rPr>
        <w:t xml:space="preserve"> 5</w:t>
      </w:r>
      <w:r w:rsidR="006222B3" w:rsidRPr="006222B3">
        <w:rPr>
          <w:bCs/>
          <w:sz w:val="24"/>
          <w:lang w:val="en-ID"/>
        </w:rPr>
        <w:t>.</w:t>
      </w:r>
    </w:p>
    <w:p w14:paraId="17683C4B" w14:textId="77777777" w:rsidR="006222B3" w:rsidRDefault="006222B3" w:rsidP="006222B3">
      <w:pPr>
        <w:pStyle w:val="E-JOURNALBody"/>
        <w:contextualSpacing/>
        <w:rPr>
          <w:bCs/>
          <w:sz w:val="24"/>
          <w:lang w:val="en-ID"/>
        </w:rPr>
      </w:pPr>
    </w:p>
    <w:p w14:paraId="0A786B72" w14:textId="7EAB9917" w:rsidR="006222B3" w:rsidRPr="006222B3" w:rsidRDefault="006222B3" w:rsidP="006222B3">
      <w:pPr>
        <w:pStyle w:val="Caption"/>
        <w:rPr>
          <w:rFonts w:ascii="Times New Roman" w:hAnsi="Times New Roman" w:cs="Times New Roman"/>
          <w:bCs/>
          <w:i w:val="0"/>
          <w:iCs w:val="0"/>
          <w:color w:val="auto"/>
          <w:sz w:val="22"/>
          <w:szCs w:val="22"/>
        </w:rPr>
      </w:pPr>
      <w:r w:rsidRPr="006222B3">
        <w:rPr>
          <w:rFonts w:ascii="Times New Roman" w:hAnsi="Times New Roman" w:cs="Times New Roman"/>
          <w:bCs/>
          <w:color w:val="auto"/>
          <w:sz w:val="22"/>
          <w:szCs w:val="22"/>
        </w:rPr>
        <w:t xml:space="preserve">Table </w:t>
      </w:r>
      <w:r w:rsidR="007B1240">
        <w:rPr>
          <w:rFonts w:ascii="Times New Roman" w:hAnsi="Times New Roman" w:cs="Times New Roman"/>
          <w:bCs/>
          <w:color w:val="auto"/>
          <w:sz w:val="22"/>
          <w:szCs w:val="22"/>
        </w:rPr>
        <w:t>5</w:t>
      </w:r>
      <w:r w:rsidRPr="006222B3">
        <w:rPr>
          <w:rFonts w:ascii="Times New Roman" w:hAnsi="Times New Roman" w:cs="Times New Roman"/>
          <w:bCs/>
          <w:color w:val="auto"/>
          <w:sz w:val="22"/>
          <w:szCs w:val="22"/>
        </w:rPr>
        <w:t xml:space="preserve">. </w:t>
      </w:r>
      <w:r w:rsidRPr="006222B3">
        <w:rPr>
          <w:rFonts w:ascii="Times New Roman" w:hAnsi="Times New Roman" w:cs="Times New Roman"/>
          <w:bCs/>
          <w:i w:val="0"/>
          <w:iCs w:val="0"/>
          <w:color w:val="auto"/>
          <w:sz w:val="22"/>
          <w:szCs w:val="22"/>
        </w:rPr>
        <w:t>The Homogeneity Test</w:t>
      </w:r>
    </w:p>
    <w:tbl>
      <w:tblPr>
        <w:tblW w:w="5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F575C6" w:rsidRPr="00F575C6" w14:paraId="4251D484" w14:textId="77777777" w:rsidTr="0059180D">
        <w:trPr>
          <w:cantSplit/>
        </w:trPr>
        <w:tc>
          <w:tcPr>
            <w:tcW w:w="5872" w:type="dxa"/>
            <w:gridSpan w:val="5"/>
            <w:tcBorders>
              <w:top w:val="nil"/>
              <w:left w:val="nil"/>
              <w:bottom w:val="nil"/>
              <w:right w:val="nil"/>
            </w:tcBorders>
            <w:shd w:val="clear" w:color="auto" w:fill="FFFFFF"/>
            <w:vAlign w:val="center"/>
          </w:tcPr>
          <w:p w14:paraId="4DB8B703" w14:textId="77777777" w:rsidR="00F575C6" w:rsidRPr="00F575C6" w:rsidRDefault="00F575C6" w:rsidP="005531FE">
            <w:pPr>
              <w:adjustRightInd w:val="0"/>
              <w:spacing w:line="320" w:lineRule="atLeast"/>
              <w:ind w:left="60" w:right="60"/>
              <w:jc w:val="center"/>
              <w:rPr>
                <w:rFonts w:ascii="Times New Roman" w:hAnsi="Times New Roman"/>
                <w:color w:val="010205"/>
                <w:lang w:val="en-ID"/>
              </w:rPr>
            </w:pPr>
            <w:r w:rsidRPr="00F575C6">
              <w:rPr>
                <w:rFonts w:ascii="Times New Roman" w:hAnsi="Times New Roman"/>
                <w:b/>
                <w:bCs/>
                <w:color w:val="010205"/>
                <w:lang w:val="en-ID"/>
              </w:rPr>
              <w:lastRenderedPageBreak/>
              <w:t>Model Summary</w:t>
            </w:r>
          </w:p>
        </w:tc>
      </w:tr>
      <w:tr w:rsidR="00F575C6" w:rsidRPr="00F575C6" w14:paraId="6485086F" w14:textId="77777777" w:rsidTr="0059180D">
        <w:trPr>
          <w:cantSplit/>
        </w:trPr>
        <w:tc>
          <w:tcPr>
            <w:tcW w:w="798" w:type="dxa"/>
            <w:tcBorders>
              <w:top w:val="nil"/>
              <w:left w:val="nil"/>
              <w:bottom w:val="single" w:sz="8" w:space="0" w:color="152935"/>
              <w:right w:val="nil"/>
            </w:tcBorders>
            <w:shd w:val="clear" w:color="auto" w:fill="FFFFFF"/>
            <w:vAlign w:val="bottom"/>
          </w:tcPr>
          <w:p w14:paraId="5852B168" w14:textId="77777777" w:rsidR="00F575C6" w:rsidRPr="00F575C6" w:rsidRDefault="00F575C6" w:rsidP="005531FE">
            <w:pPr>
              <w:adjustRightInd w:val="0"/>
              <w:spacing w:line="320" w:lineRule="atLeast"/>
              <w:ind w:left="60" w:right="60"/>
              <w:rPr>
                <w:rFonts w:ascii="Times New Roman" w:hAnsi="Times New Roman"/>
                <w:color w:val="264A60"/>
                <w:sz w:val="18"/>
                <w:szCs w:val="18"/>
                <w:lang w:val="en-ID"/>
              </w:rPr>
            </w:pPr>
            <w:r w:rsidRPr="00F575C6">
              <w:rPr>
                <w:rFonts w:ascii="Times New Roman" w:hAnsi="Times New Roman"/>
                <w:color w:val="264A60"/>
                <w:sz w:val="18"/>
                <w:szCs w:val="18"/>
                <w:lang w:val="en-ID"/>
              </w:rPr>
              <w:t>Model</w:t>
            </w:r>
          </w:p>
        </w:tc>
        <w:tc>
          <w:tcPr>
            <w:tcW w:w="1030" w:type="dxa"/>
            <w:tcBorders>
              <w:top w:val="nil"/>
              <w:left w:val="nil"/>
              <w:bottom w:val="single" w:sz="8" w:space="0" w:color="152935"/>
              <w:right w:val="single" w:sz="8" w:space="0" w:color="E0E0E0"/>
            </w:tcBorders>
            <w:shd w:val="clear" w:color="auto" w:fill="FFFFFF"/>
            <w:vAlign w:val="bottom"/>
          </w:tcPr>
          <w:p w14:paraId="776CBA5F"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R</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2136B551"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R Square</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4AD69FFE"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Adjusted R Square</w:t>
            </w:r>
          </w:p>
        </w:tc>
        <w:tc>
          <w:tcPr>
            <w:tcW w:w="1476" w:type="dxa"/>
            <w:tcBorders>
              <w:top w:val="nil"/>
              <w:left w:val="single" w:sz="8" w:space="0" w:color="E0E0E0"/>
              <w:bottom w:val="single" w:sz="8" w:space="0" w:color="152935"/>
              <w:right w:val="nil"/>
            </w:tcBorders>
            <w:shd w:val="clear" w:color="auto" w:fill="FFFFFF"/>
            <w:vAlign w:val="bottom"/>
          </w:tcPr>
          <w:p w14:paraId="26C4BCA0"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Std. Error of the Estimate</w:t>
            </w:r>
          </w:p>
        </w:tc>
      </w:tr>
      <w:tr w:rsidR="00F575C6" w:rsidRPr="00F575C6" w14:paraId="7B37FAA5" w14:textId="77777777" w:rsidTr="0059180D">
        <w:trPr>
          <w:cantSplit/>
        </w:trPr>
        <w:tc>
          <w:tcPr>
            <w:tcW w:w="798" w:type="dxa"/>
            <w:tcBorders>
              <w:top w:val="single" w:sz="8" w:space="0" w:color="152935"/>
              <w:left w:val="nil"/>
              <w:bottom w:val="single" w:sz="8" w:space="0" w:color="152935"/>
              <w:right w:val="nil"/>
            </w:tcBorders>
            <w:shd w:val="clear" w:color="auto" w:fill="E0E0E0"/>
          </w:tcPr>
          <w:p w14:paraId="5EA18102" w14:textId="77777777" w:rsidR="00F575C6" w:rsidRPr="00F575C6" w:rsidRDefault="00F575C6" w:rsidP="005531FE">
            <w:pPr>
              <w:adjustRightInd w:val="0"/>
              <w:spacing w:line="320" w:lineRule="atLeast"/>
              <w:ind w:left="60" w:right="60"/>
              <w:rPr>
                <w:rFonts w:ascii="Times New Roman" w:hAnsi="Times New Roman"/>
                <w:color w:val="264A60"/>
                <w:sz w:val="18"/>
                <w:szCs w:val="18"/>
                <w:lang w:val="en-ID"/>
              </w:rPr>
            </w:pPr>
            <w:r w:rsidRPr="00F575C6">
              <w:rPr>
                <w:rFonts w:ascii="Times New Roman" w:hAnsi="Times New Roman"/>
                <w:color w:val="264A60"/>
                <w:sz w:val="18"/>
                <w:szCs w:val="18"/>
                <w:lang w:val="en-ID"/>
              </w:rPr>
              <w:t>1</w:t>
            </w:r>
          </w:p>
        </w:tc>
        <w:tc>
          <w:tcPr>
            <w:tcW w:w="1030" w:type="dxa"/>
            <w:tcBorders>
              <w:top w:val="single" w:sz="8" w:space="0" w:color="152935"/>
              <w:left w:val="nil"/>
              <w:bottom w:val="single" w:sz="8" w:space="0" w:color="152935"/>
              <w:right w:val="single" w:sz="8" w:space="0" w:color="E0E0E0"/>
            </w:tcBorders>
            <w:shd w:val="clear" w:color="auto" w:fill="FFFFFF"/>
          </w:tcPr>
          <w:p w14:paraId="74DF1F23"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.066</w:t>
            </w:r>
            <w:r w:rsidRPr="00F575C6">
              <w:rPr>
                <w:rFonts w:ascii="Times New Roman" w:hAnsi="Times New Roman"/>
                <w:color w:val="010205"/>
                <w:sz w:val="18"/>
                <w:szCs w:val="18"/>
                <w:vertAlign w:val="superscript"/>
                <w:lang w:val="en-ID"/>
              </w:rPr>
              <w:t>a</w:t>
            </w:r>
          </w:p>
        </w:tc>
        <w:tc>
          <w:tcPr>
            <w:tcW w:w="1092" w:type="dxa"/>
            <w:tcBorders>
              <w:top w:val="single" w:sz="8" w:space="0" w:color="152935"/>
              <w:left w:val="single" w:sz="8" w:space="0" w:color="E0E0E0"/>
              <w:bottom w:val="single" w:sz="8" w:space="0" w:color="152935"/>
              <w:right w:val="single" w:sz="8" w:space="0" w:color="E0E0E0"/>
            </w:tcBorders>
            <w:shd w:val="clear" w:color="auto" w:fill="FFFFFF"/>
          </w:tcPr>
          <w:p w14:paraId="2EBA73C2"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.004</w:t>
            </w:r>
          </w:p>
        </w:tc>
        <w:tc>
          <w:tcPr>
            <w:tcW w:w="1476" w:type="dxa"/>
            <w:tcBorders>
              <w:top w:val="single" w:sz="8" w:space="0" w:color="152935"/>
              <w:left w:val="single" w:sz="8" w:space="0" w:color="E0E0E0"/>
              <w:bottom w:val="single" w:sz="8" w:space="0" w:color="152935"/>
              <w:right w:val="single" w:sz="8" w:space="0" w:color="E0E0E0"/>
            </w:tcBorders>
            <w:shd w:val="clear" w:color="auto" w:fill="FFFFFF"/>
          </w:tcPr>
          <w:p w14:paraId="41F79EA3"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-.010</w:t>
            </w:r>
          </w:p>
        </w:tc>
        <w:tc>
          <w:tcPr>
            <w:tcW w:w="1476" w:type="dxa"/>
            <w:tcBorders>
              <w:top w:val="single" w:sz="8" w:space="0" w:color="152935"/>
              <w:left w:val="single" w:sz="8" w:space="0" w:color="E0E0E0"/>
              <w:bottom w:val="single" w:sz="8" w:space="0" w:color="152935"/>
              <w:right w:val="nil"/>
            </w:tcBorders>
            <w:shd w:val="clear" w:color="auto" w:fill="FFFFFF"/>
          </w:tcPr>
          <w:p w14:paraId="538D9FCA"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18.754</w:t>
            </w:r>
          </w:p>
        </w:tc>
      </w:tr>
      <w:tr w:rsidR="00F575C6" w:rsidRPr="00F575C6" w14:paraId="29EB18FC" w14:textId="77777777" w:rsidTr="0059180D">
        <w:trPr>
          <w:cantSplit/>
        </w:trPr>
        <w:tc>
          <w:tcPr>
            <w:tcW w:w="5872" w:type="dxa"/>
            <w:gridSpan w:val="5"/>
            <w:tcBorders>
              <w:top w:val="nil"/>
              <w:left w:val="nil"/>
              <w:bottom w:val="nil"/>
              <w:right w:val="nil"/>
            </w:tcBorders>
            <w:shd w:val="clear" w:color="auto" w:fill="FFFFFF"/>
          </w:tcPr>
          <w:p w14:paraId="2D978C38" w14:textId="77777777" w:rsidR="00F575C6" w:rsidRPr="00F575C6" w:rsidRDefault="00F575C6" w:rsidP="005531FE">
            <w:pPr>
              <w:adjustRightInd w:val="0"/>
              <w:spacing w:line="320" w:lineRule="atLeast"/>
              <w:ind w:left="60" w:right="60"/>
              <w:rPr>
                <w:rFonts w:ascii="Times New Roman" w:hAnsi="Times New Roman"/>
                <w:color w:val="010205"/>
                <w:sz w:val="18"/>
                <w:szCs w:val="18"/>
                <w:lang w:val="en-ID"/>
              </w:rPr>
            </w:pPr>
            <w:r w:rsidRPr="00F575C6">
              <w:rPr>
                <w:rFonts w:ascii="Times New Roman" w:hAnsi="Times New Roman"/>
                <w:color w:val="010205"/>
                <w:sz w:val="18"/>
                <w:szCs w:val="18"/>
                <w:lang w:val="en-ID"/>
              </w:rPr>
              <w:t>a. Predictors: (Constant), writing</w:t>
            </w:r>
          </w:p>
        </w:tc>
      </w:tr>
    </w:tbl>
    <w:p w14:paraId="05B9FEA8" w14:textId="77777777" w:rsidR="006222B3" w:rsidRPr="006222B3" w:rsidRDefault="006222B3" w:rsidP="00CE2292">
      <w:pPr>
        <w:pStyle w:val="E-JOURNALBody"/>
        <w:ind w:firstLine="0"/>
        <w:contextualSpacing/>
        <w:rPr>
          <w:bCs/>
          <w:sz w:val="24"/>
          <w:lang w:val="en-ID"/>
        </w:rPr>
      </w:pPr>
    </w:p>
    <w:p w14:paraId="33CEC0C5" w14:textId="18F91A25" w:rsidR="004F2879" w:rsidRDefault="00F575C6" w:rsidP="00CE2292">
      <w:pPr>
        <w:pStyle w:val="E-JOURNALBody"/>
        <w:ind w:firstLine="720"/>
        <w:contextualSpacing/>
        <w:rPr>
          <w:bCs/>
          <w:sz w:val="24"/>
          <w:lang w:val="en-ID"/>
        </w:rPr>
      </w:pPr>
      <w:r w:rsidRPr="009331FB">
        <w:rPr>
          <w:sz w:val="24"/>
        </w:rPr>
        <w:t>Based on the table above, it was found that the correlation value (R) was .0</w:t>
      </w:r>
      <w:r>
        <w:rPr>
          <w:sz w:val="24"/>
        </w:rPr>
        <w:t>66</w:t>
      </w:r>
      <w:r w:rsidRPr="009331FB">
        <w:rPr>
          <w:sz w:val="24"/>
        </w:rPr>
        <w:t xml:space="preserve"> from the output data, the coefficient of determination (R Square) was .00</w:t>
      </w:r>
      <w:r>
        <w:rPr>
          <w:sz w:val="24"/>
        </w:rPr>
        <w:t>4</w:t>
      </w:r>
      <w:r w:rsidRPr="009331FB">
        <w:rPr>
          <w:sz w:val="24"/>
        </w:rPr>
        <w:t xml:space="preserve"> it means that the contribution of vocabulary mastery toward writing ability was .00</w:t>
      </w:r>
      <w:r>
        <w:rPr>
          <w:sz w:val="24"/>
        </w:rPr>
        <w:t>4</w:t>
      </w:r>
      <w:r w:rsidRPr="009331FB">
        <w:rPr>
          <w:sz w:val="24"/>
        </w:rPr>
        <w:t>. It could be concluded that vocabulary mastery only contributed as much as 0.0</w:t>
      </w:r>
      <w:r>
        <w:rPr>
          <w:sz w:val="24"/>
        </w:rPr>
        <w:t>4</w:t>
      </w:r>
      <w:r w:rsidRPr="009331FB">
        <w:rPr>
          <w:sz w:val="24"/>
        </w:rPr>
        <w:t>% toward writing ability</w:t>
      </w:r>
      <w:r w:rsidR="006222B3" w:rsidRPr="006222B3">
        <w:rPr>
          <w:bCs/>
          <w:sz w:val="24"/>
          <w:lang w:val="en-ID"/>
        </w:rPr>
        <w:t>.</w:t>
      </w:r>
    </w:p>
    <w:p w14:paraId="2FCD1BDD" w14:textId="77777777" w:rsidR="004F2879" w:rsidRDefault="004F2879" w:rsidP="00385566">
      <w:pPr>
        <w:pStyle w:val="E-JOURNALBody"/>
        <w:ind w:firstLine="0"/>
        <w:contextualSpacing/>
        <w:rPr>
          <w:bCs/>
          <w:sz w:val="24"/>
          <w:lang w:val="en-ID"/>
        </w:rPr>
      </w:pPr>
    </w:p>
    <w:p w14:paraId="79BCF73F" w14:textId="3C0AD524" w:rsidR="004F2879" w:rsidRDefault="004F2879" w:rsidP="00385566">
      <w:pPr>
        <w:pStyle w:val="E-JOURNALBody"/>
        <w:ind w:firstLine="0"/>
        <w:contextualSpacing/>
        <w:rPr>
          <w:bCs/>
          <w:sz w:val="24"/>
          <w:lang w:val="en-ID"/>
        </w:rPr>
      </w:pPr>
      <w:r>
        <w:rPr>
          <w:bCs/>
          <w:sz w:val="24"/>
          <w:lang w:val="en-ID"/>
        </w:rPr>
        <w:t xml:space="preserve">5. </w:t>
      </w:r>
      <w:r w:rsidR="00F575C6">
        <w:rPr>
          <w:bCs/>
          <w:sz w:val="24"/>
          <w:lang w:val="en-ID"/>
        </w:rPr>
        <w:t>Regression Analysis</w:t>
      </w:r>
    </w:p>
    <w:p w14:paraId="656EA0BD" w14:textId="601957A9" w:rsidR="004F2879" w:rsidRDefault="004F2879" w:rsidP="00385566">
      <w:pPr>
        <w:pStyle w:val="E-JOURNALBody"/>
        <w:ind w:firstLine="0"/>
        <w:contextualSpacing/>
        <w:rPr>
          <w:bCs/>
          <w:sz w:val="24"/>
          <w:lang w:val="en-ID"/>
        </w:rPr>
      </w:pPr>
      <w:r>
        <w:rPr>
          <w:bCs/>
          <w:sz w:val="24"/>
          <w:lang w:val="en-ID"/>
        </w:rPr>
        <w:tab/>
      </w:r>
    </w:p>
    <w:p w14:paraId="068B9353" w14:textId="56C7C14C" w:rsidR="006222B3" w:rsidRPr="006222B3" w:rsidRDefault="006222B3" w:rsidP="006222B3">
      <w:pPr>
        <w:pStyle w:val="E-JOURNALBody"/>
        <w:contextualSpacing/>
        <w:rPr>
          <w:bCs/>
          <w:sz w:val="24"/>
          <w:lang w:val="en-ID"/>
        </w:rPr>
      </w:pPr>
      <w:r>
        <w:rPr>
          <w:bCs/>
          <w:sz w:val="24"/>
          <w:lang w:val="en-ID"/>
        </w:rPr>
        <w:tab/>
      </w:r>
      <w:r w:rsidR="00F575C6" w:rsidRPr="008E2E05">
        <w:rPr>
          <w:sz w:val="24"/>
        </w:rPr>
        <w:t xml:space="preserve">Regression analysis was utilized in this </w:t>
      </w:r>
      <w:r w:rsidR="00F575C6">
        <w:rPr>
          <w:sz w:val="24"/>
        </w:rPr>
        <w:t>research</w:t>
      </w:r>
      <w:r w:rsidR="00F575C6" w:rsidRPr="008E2E05">
        <w:rPr>
          <w:sz w:val="24"/>
        </w:rPr>
        <w:t xml:space="preserve"> to look at</w:t>
      </w:r>
      <w:r w:rsidR="00F575C6" w:rsidRPr="00D04930">
        <w:rPr>
          <w:sz w:val="24"/>
        </w:rPr>
        <w:t xml:space="preserve"> how much </w:t>
      </w:r>
      <w:r w:rsidR="00F575C6">
        <w:rPr>
          <w:sz w:val="24"/>
        </w:rPr>
        <w:t>vocabulary mastery</w:t>
      </w:r>
      <w:r w:rsidR="00F575C6" w:rsidRPr="00D04930">
        <w:rPr>
          <w:sz w:val="24"/>
        </w:rPr>
        <w:t xml:space="preserve"> contributed toward </w:t>
      </w:r>
      <w:r w:rsidR="00F575C6">
        <w:rPr>
          <w:sz w:val="24"/>
        </w:rPr>
        <w:t>writing ability</w:t>
      </w:r>
      <w:r w:rsidR="00F575C6" w:rsidRPr="00D04930">
        <w:rPr>
          <w:sz w:val="24"/>
        </w:rPr>
        <w:t xml:space="preserve"> that is presented in Table</w:t>
      </w:r>
      <w:r w:rsidR="00F575C6">
        <w:rPr>
          <w:sz w:val="24"/>
          <w:lang w:val="en-US"/>
        </w:rPr>
        <w:t xml:space="preserve"> 6</w:t>
      </w:r>
      <w:r>
        <w:rPr>
          <w:bCs/>
          <w:sz w:val="24"/>
          <w:lang w:val="en-ID"/>
        </w:rPr>
        <w:t>.</w:t>
      </w:r>
    </w:p>
    <w:p w14:paraId="6138D3EA" w14:textId="77777777" w:rsidR="006222B3" w:rsidRDefault="006222B3" w:rsidP="006222B3">
      <w:pPr>
        <w:pStyle w:val="E-JOURNALBody"/>
        <w:ind w:firstLine="0"/>
        <w:contextualSpacing/>
        <w:rPr>
          <w:bCs/>
          <w:sz w:val="24"/>
          <w:lang w:val="en-ID"/>
        </w:rPr>
      </w:pPr>
    </w:p>
    <w:p w14:paraId="50B917B4" w14:textId="31A81C06" w:rsidR="006222B3" w:rsidRPr="006222B3" w:rsidRDefault="006222B3" w:rsidP="006222B3">
      <w:pPr>
        <w:pStyle w:val="E-JOURNALBody"/>
        <w:ind w:firstLine="0"/>
        <w:contextualSpacing/>
        <w:rPr>
          <w:bCs/>
          <w:szCs w:val="22"/>
          <w:lang w:val="en-ID"/>
        </w:rPr>
      </w:pPr>
      <w:r w:rsidRPr="006222B3">
        <w:rPr>
          <w:bCs/>
          <w:i/>
          <w:iCs/>
          <w:szCs w:val="22"/>
          <w:lang w:val="en-ID"/>
        </w:rPr>
        <w:t xml:space="preserve">Table </w:t>
      </w:r>
      <w:r w:rsidR="007B1240">
        <w:rPr>
          <w:bCs/>
          <w:i/>
          <w:iCs/>
          <w:szCs w:val="22"/>
          <w:lang w:val="en-ID"/>
        </w:rPr>
        <w:t>6</w:t>
      </w:r>
      <w:r w:rsidRPr="006222B3">
        <w:rPr>
          <w:bCs/>
          <w:i/>
          <w:iCs/>
          <w:szCs w:val="22"/>
          <w:lang w:val="en-ID"/>
        </w:rPr>
        <w:t>.</w:t>
      </w:r>
      <w:r w:rsidRPr="006222B3">
        <w:rPr>
          <w:bCs/>
          <w:szCs w:val="22"/>
          <w:lang w:val="en-ID"/>
        </w:rPr>
        <w:t xml:space="preserve"> </w:t>
      </w:r>
      <w:r w:rsidR="00F575C6">
        <w:rPr>
          <w:bCs/>
          <w:szCs w:val="22"/>
          <w:lang w:val="en-ID"/>
        </w:rPr>
        <w:t>Regression Analysis</w:t>
      </w:r>
    </w:p>
    <w:tbl>
      <w:tblPr>
        <w:tblW w:w="5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F575C6" w:rsidRPr="00F575C6" w14:paraId="787E2432" w14:textId="77777777" w:rsidTr="0059180D">
        <w:trPr>
          <w:cantSplit/>
        </w:trPr>
        <w:tc>
          <w:tcPr>
            <w:tcW w:w="5872" w:type="dxa"/>
            <w:gridSpan w:val="5"/>
            <w:tcBorders>
              <w:top w:val="nil"/>
              <w:left w:val="nil"/>
              <w:bottom w:val="nil"/>
              <w:right w:val="nil"/>
            </w:tcBorders>
            <w:shd w:val="clear" w:color="auto" w:fill="FFFFFF"/>
            <w:vAlign w:val="center"/>
          </w:tcPr>
          <w:p w14:paraId="1D8AFFA5" w14:textId="77777777" w:rsidR="00F575C6" w:rsidRPr="00F575C6" w:rsidRDefault="00F575C6" w:rsidP="005531FE">
            <w:pPr>
              <w:adjustRightInd w:val="0"/>
              <w:spacing w:line="320" w:lineRule="atLeast"/>
              <w:ind w:left="60" w:right="60"/>
              <w:jc w:val="center"/>
              <w:rPr>
                <w:rFonts w:ascii="Times New Roman" w:hAnsi="Times New Roman"/>
                <w:color w:val="010205"/>
                <w:sz w:val="20"/>
                <w:szCs w:val="20"/>
                <w:lang w:val="en-ID"/>
              </w:rPr>
            </w:pPr>
            <w:r w:rsidRPr="00F575C6">
              <w:rPr>
                <w:rFonts w:ascii="Times New Roman" w:hAnsi="Times New Roman"/>
                <w:b/>
                <w:bCs/>
                <w:color w:val="010205"/>
                <w:sz w:val="20"/>
                <w:szCs w:val="20"/>
                <w:lang w:val="en-ID"/>
              </w:rPr>
              <w:t>Model Summary</w:t>
            </w:r>
          </w:p>
        </w:tc>
      </w:tr>
      <w:tr w:rsidR="00F575C6" w:rsidRPr="00F575C6" w14:paraId="23B86A36" w14:textId="77777777" w:rsidTr="0059180D">
        <w:trPr>
          <w:cantSplit/>
        </w:trPr>
        <w:tc>
          <w:tcPr>
            <w:tcW w:w="798" w:type="dxa"/>
            <w:tcBorders>
              <w:top w:val="nil"/>
              <w:left w:val="nil"/>
              <w:bottom w:val="single" w:sz="8" w:space="0" w:color="152935"/>
              <w:right w:val="nil"/>
            </w:tcBorders>
            <w:shd w:val="clear" w:color="auto" w:fill="FFFFFF"/>
            <w:vAlign w:val="bottom"/>
          </w:tcPr>
          <w:p w14:paraId="1A3F8867" w14:textId="77777777" w:rsidR="00F575C6" w:rsidRPr="00F575C6" w:rsidRDefault="00F575C6" w:rsidP="005531FE">
            <w:pPr>
              <w:adjustRightInd w:val="0"/>
              <w:spacing w:line="320" w:lineRule="atLeast"/>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Model</w:t>
            </w:r>
          </w:p>
        </w:tc>
        <w:tc>
          <w:tcPr>
            <w:tcW w:w="1030" w:type="dxa"/>
            <w:tcBorders>
              <w:top w:val="nil"/>
              <w:left w:val="nil"/>
              <w:bottom w:val="single" w:sz="8" w:space="0" w:color="152935"/>
              <w:right w:val="single" w:sz="8" w:space="0" w:color="E0E0E0"/>
            </w:tcBorders>
            <w:shd w:val="clear" w:color="auto" w:fill="FFFFFF"/>
            <w:vAlign w:val="bottom"/>
          </w:tcPr>
          <w:p w14:paraId="1260A32C"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R</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20609AF7"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R Square</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3525B040"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Adjusted R Square</w:t>
            </w:r>
          </w:p>
        </w:tc>
        <w:tc>
          <w:tcPr>
            <w:tcW w:w="1476" w:type="dxa"/>
            <w:tcBorders>
              <w:top w:val="nil"/>
              <w:left w:val="single" w:sz="8" w:space="0" w:color="E0E0E0"/>
              <w:bottom w:val="single" w:sz="8" w:space="0" w:color="152935"/>
              <w:right w:val="nil"/>
            </w:tcBorders>
            <w:shd w:val="clear" w:color="auto" w:fill="FFFFFF"/>
            <w:vAlign w:val="bottom"/>
          </w:tcPr>
          <w:p w14:paraId="01E75BC6"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Std. Error of the Estimate</w:t>
            </w:r>
          </w:p>
        </w:tc>
      </w:tr>
      <w:tr w:rsidR="00F575C6" w:rsidRPr="00F575C6" w14:paraId="44EA8E09" w14:textId="77777777" w:rsidTr="0059180D">
        <w:trPr>
          <w:cantSplit/>
        </w:trPr>
        <w:tc>
          <w:tcPr>
            <w:tcW w:w="798" w:type="dxa"/>
            <w:tcBorders>
              <w:top w:val="single" w:sz="8" w:space="0" w:color="152935"/>
              <w:left w:val="nil"/>
              <w:bottom w:val="single" w:sz="8" w:space="0" w:color="152935"/>
              <w:right w:val="nil"/>
            </w:tcBorders>
            <w:shd w:val="clear" w:color="auto" w:fill="E0E0E0"/>
          </w:tcPr>
          <w:p w14:paraId="74CF64B2" w14:textId="77777777" w:rsidR="00F575C6" w:rsidRPr="00F575C6" w:rsidRDefault="00F575C6" w:rsidP="005531FE">
            <w:pPr>
              <w:adjustRightInd w:val="0"/>
              <w:spacing w:line="320" w:lineRule="atLeast"/>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1</w:t>
            </w:r>
          </w:p>
        </w:tc>
        <w:tc>
          <w:tcPr>
            <w:tcW w:w="1030" w:type="dxa"/>
            <w:tcBorders>
              <w:top w:val="single" w:sz="8" w:space="0" w:color="152935"/>
              <w:left w:val="nil"/>
              <w:bottom w:val="single" w:sz="8" w:space="0" w:color="152935"/>
              <w:right w:val="single" w:sz="8" w:space="0" w:color="E0E0E0"/>
            </w:tcBorders>
            <w:shd w:val="clear" w:color="auto" w:fill="FFFFFF"/>
          </w:tcPr>
          <w:p w14:paraId="5356F1A8"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.066</w:t>
            </w:r>
            <w:r w:rsidRPr="00F575C6">
              <w:rPr>
                <w:rFonts w:ascii="Times New Roman" w:hAnsi="Times New Roman"/>
                <w:color w:val="010205"/>
                <w:sz w:val="20"/>
                <w:szCs w:val="20"/>
                <w:vertAlign w:val="superscript"/>
                <w:lang w:val="en-ID"/>
              </w:rPr>
              <w:t>a</w:t>
            </w:r>
          </w:p>
        </w:tc>
        <w:tc>
          <w:tcPr>
            <w:tcW w:w="1092" w:type="dxa"/>
            <w:tcBorders>
              <w:top w:val="single" w:sz="8" w:space="0" w:color="152935"/>
              <w:left w:val="single" w:sz="8" w:space="0" w:color="E0E0E0"/>
              <w:bottom w:val="single" w:sz="8" w:space="0" w:color="152935"/>
              <w:right w:val="single" w:sz="8" w:space="0" w:color="E0E0E0"/>
            </w:tcBorders>
            <w:shd w:val="clear" w:color="auto" w:fill="FFFFFF"/>
          </w:tcPr>
          <w:p w14:paraId="49819093"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.004</w:t>
            </w:r>
          </w:p>
        </w:tc>
        <w:tc>
          <w:tcPr>
            <w:tcW w:w="1476" w:type="dxa"/>
            <w:tcBorders>
              <w:top w:val="single" w:sz="8" w:space="0" w:color="152935"/>
              <w:left w:val="single" w:sz="8" w:space="0" w:color="E0E0E0"/>
              <w:bottom w:val="single" w:sz="8" w:space="0" w:color="152935"/>
              <w:right w:val="single" w:sz="8" w:space="0" w:color="E0E0E0"/>
            </w:tcBorders>
            <w:shd w:val="clear" w:color="auto" w:fill="FFFFFF"/>
          </w:tcPr>
          <w:p w14:paraId="0A942961"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-.010</w:t>
            </w:r>
          </w:p>
        </w:tc>
        <w:tc>
          <w:tcPr>
            <w:tcW w:w="1476" w:type="dxa"/>
            <w:tcBorders>
              <w:top w:val="single" w:sz="8" w:space="0" w:color="152935"/>
              <w:left w:val="single" w:sz="8" w:space="0" w:color="E0E0E0"/>
              <w:bottom w:val="single" w:sz="8" w:space="0" w:color="152935"/>
              <w:right w:val="nil"/>
            </w:tcBorders>
            <w:shd w:val="clear" w:color="auto" w:fill="FFFFFF"/>
          </w:tcPr>
          <w:p w14:paraId="710416C6"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18.754</w:t>
            </w:r>
          </w:p>
        </w:tc>
      </w:tr>
      <w:tr w:rsidR="00F575C6" w:rsidRPr="00F575C6" w14:paraId="41E81E92" w14:textId="77777777" w:rsidTr="0059180D">
        <w:trPr>
          <w:cantSplit/>
        </w:trPr>
        <w:tc>
          <w:tcPr>
            <w:tcW w:w="5872" w:type="dxa"/>
            <w:gridSpan w:val="5"/>
            <w:tcBorders>
              <w:top w:val="nil"/>
              <w:left w:val="nil"/>
              <w:bottom w:val="nil"/>
              <w:right w:val="nil"/>
            </w:tcBorders>
            <w:shd w:val="clear" w:color="auto" w:fill="FFFFFF"/>
          </w:tcPr>
          <w:p w14:paraId="7557BC85" w14:textId="77777777" w:rsidR="00F575C6" w:rsidRPr="00F575C6" w:rsidRDefault="00F575C6" w:rsidP="005531FE">
            <w:pPr>
              <w:adjustRightInd w:val="0"/>
              <w:spacing w:line="320" w:lineRule="atLeast"/>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a. Predictors: (Constant), writing</w:t>
            </w:r>
          </w:p>
        </w:tc>
      </w:tr>
    </w:tbl>
    <w:p w14:paraId="3D2C29D7" w14:textId="77777777" w:rsidR="006222B3" w:rsidRPr="006222B3" w:rsidRDefault="006222B3" w:rsidP="002051B5">
      <w:pPr>
        <w:pStyle w:val="E-JOURNALBody"/>
        <w:ind w:firstLine="0"/>
        <w:contextualSpacing/>
        <w:rPr>
          <w:bCs/>
          <w:sz w:val="24"/>
          <w:lang w:val="en-ID"/>
        </w:rPr>
      </w:pPr>
    </w:p>
    <w:p w14:paraId="47F658BC" w14:textId="24BE627F" w:rsidR="006222B3" w:rsidRDefault="00F575C6" w:rsidP="006222B3">
      <w:pPr>
        <w:pStyle w:val="E-JOURNALBody"/>
        <w:contextualSpacing/>
        <w:rPr>
          <w:bCs/>
          <w:sz w:val="24"/>
          <w:lang w:val="en-ID"/>
        </w:rPr>
      </w:pPr>
      <w:r w:rsidRPr="009331FB">
        <w:rPr>
          <w:sz w:val="24"/>
        </w:rPr>
        <w:t>Based on the table above, it was found that the correlation value (R) was .0</w:t>
      </w:r>
      <w:r>
        <w:rPr>
          <w:sz w:val="24"/>
        </w:rPr>
        <w:t>66</w:t>
      </w:r>
      <w:r w:rsidRPr="009331FB">
        <w:rPr>
          <w:sz w:val="24"/>
        </w:rPr>
        <w:t xml:space="preserve"> from the output data, the coefficient of determination (R Square) was </w:t>
      </w:r>
      <w:r w:rsidR="003B0D8C">
        <w:rPr>
          <w:sz w:val="24"/>
          <w:lang w:val="en-US"/>
        </w:rPr>
        <w:t>0</w:t>
      </w:r>
      <w:r w:rsidRPr="009331FB">
        <w:rPr>
          <w:sz w:val="24"/>
        </w:rPr>
        <w:t>.00</w:t>
      </w:r>
      <w:r>
        <w:rPr>
          <w:sz w:val="24"/>
        </w:rPr>
        <w:t>4</w:t>
      </w:r>
      <w:r w:rsidRPr="009331FB">
        <w:rPr>
          <w:sz w:val="24"/>
        </w:rPr>
        <w:t xml:space="preserve"> it means that the contribution of vocabulary mastery toward writing ability was </w:t>
      </w:r>
      <w:r w:rsidR="003B0D8C">
        <w:rPr>
          <w:sz w:val="24"/>
          <w:lang w:val="en-US"/>
        </w:rPr>
        <w:t>0</w:t>
      </w:r>
      <w:r w:rsidRPr="009331FB">
        <w:rPr>
          <w:sz w:val="24"/>
        </w:rPr>
        <w:t>.00</w:t>
      </w:r>
      <w:r>
        <w:rPr>
          <w:sz w:val="24"/>
        </w:rPr>
        <w:t>4</w:t>
      </w:r>
      <w:r w:rsidRPr="009331FB">
        <w:rPr>
          <w:sz w:val="24"/>
        </w:rPr>
        <w:t>. It could be concluded that vocabulary mastery only contributed as much as 0.0</w:t>
      </w:r>
      <w:r>
        <w:rPr>
          <w:sz w:val="24"/>
        </w:rPr>
        <w:t>4</w:t>
      </w:r>
      <w:r w:rsidRPr="009331FB">
        <w:rPr>
          <w:sz w:val="24"/>
        </w:rPr>
        <w:t>% toward writing ability</w:t>
      </w:r>
      <w:r w:rsidR="006222B3" w:rsidRPr="006222B3">
        <w:rPr>
          <w:bCs/>
          <w:sz w:val="24"/>
          <w:lang w:val="en-ID"/>
        </w:rPr>
        <w:t>.</w:t>
      </w:r>
    </w:p>
    <w:p w14:paraId="39A7BF15" w14:textId="77777777" w:rsidR="004F2879" w:rsidRDefault="004F2879" w:rsidP="00385566">
      <w:pPr>
        <w:pStyle w:val="E-JOURNALBody"/>
        <w:ind w:firstLine="0"/>
        <w:contextualSpacing/>
        <w:rPr>
          <w:bCs/>
          <w:sz w:val="24"/>
          <w:lang w:val="en-ID"/>
        </w:rPr>
      </w:pPr>
    </w:p>
    <w:p w14:paraId="4B0E20AF" w14:textId="707F5A96" w:rsidR="00763467" w:rsidRDefault="00763467" w:rsidP="005E1B2B">
      <w:pPr>
        <w:pStyle w:val="E-JOURNALBody"/>
        <w:contextualSpacing/>
        <w:rPr>
          <w:sz w:val="24"/>
        </w:rPr>
      </w:pPr>
    </w:p>
    <w:p w14:paraId="60C31072" w14:textId="23AF639C" w:rsidR="00F575C6" w:rsidRDefault="00F575C6" w:rsidP="00680B85">
      <w:pPr>
        <w:pStyle w:val="E-JOURNALBody"/>
        <w:tabs>
          <w:tab w:val="left" w:pos="5529"/>
        </w:tabs>
        <w:contextualSpacing/>
        <w:rPr>
          <w:sz w:val="24"/>
        </w:rPr>
      </w:pPr>
    </w:p>
    <w:p w14:paraId="1A8D1737" w14:textId="31C04DA8" w:rsidR="0059180D" w:rsidRDefault="0059180D" w:rsidP="00680B85">
      <w:pPr>
        <w:pStyle w:val="E-JOURNALBody"/>
        <w:tabs>
          <w:tab w:val="left" w:pos="5529"/>
        </w:tabs>
        <w:contextualSpacing/>
        <w:rPr>
          <w:sz w:val="24"/>
        </w:rPr>
      </w:pPr>
    </w:p>
    <w:p w14:paraId="396FF41B" w14:textId="77777777" w:rsidR="0059180D" w:rsidRDefault="0059180D" w:rsidP="00680B85">
      <w:pPr>
        <w:pStyle w:val="E-JOURNALBody"/>
        <w:tabs>
          <w:tab w:val="left" w:pos="5529"/>
        </w:tabs>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306B726" w14:textId="4738D23B" w:rsidR="00F05CBA" w:rsidRPr="00F05CBA" w:rsidRDefault="00F05CBA" w:rsidP="00F05CBA">
      <w:pPr>
        <w:pStyle w:val="E-JOURNALBody"/>
        <w:contextualSpacing/>
        <w:rPr>
          <w:sz w:val="24"/>
          <w:lang w:val="en-ID"/>
        </w:rPr>
      </w:pPr>
      <w:r w:rsidRPr="00F05CBA">
        <w:rPr>
          <w:sz w:val="24"/>
          <w:lang w:val="en-ID"/>
        </w:rPr>
        <w:t>Two conclusions could be made in light of the study's findings and interpretation. First,</w:t>
      </w:r>
      <w:r w:rsidR="00680B85" w:rsidRPr="00680B85">
        <w:t xml:space="preserve"> </w:t>
      </w:r>
      <w:r w:rsidR="00680B85" w:rsidRPr="001132EC">
        <w:t>correlation coefficient was .030 it indicated in low category of the correlation coefficient. It could be assumed that the score of vocabulary mastery could not be influenced by the score of writing ability. So, Ho 1 (null hypothesis) was accepted and Ha1 (alternative hypothesis) was rejected</w:t>
      </w:r>
      <w:r w:rsidRPr="00F05CBA">
        <w:rPr>
          <w:sz w:val="24"/>
          <w:lang w:val="en-ID"/>
        </w:rPr>
        <w:t>.</w:t>
      </w:r>
    </w:p>
    <w:p w14:paraId="0D0C5C42" w14:textId="467CB6C1" w:rsidR="004B178A" w:rsidRDefault="00F05CBA" w:rsidP="00F05CBA">
      <w:pPr>
        <w:pStyle w:val="E-JOURNALBody"/>
        <w:contextualSpacing/>
        <w:rPr>
          <w:sz w:val="24"/>
        </w:rPr>
      </w:pPr>
      <w:r w:rsidRPr="00F05CBA">
        <w:rPr>
          <w:sz w:val="24"/>
          <w:lang w:val="en-ID"/>
        </w:rPr>
        <w:t xml:space="preserve"> Second</w:t>
      </w:r>
      <w:r w:rsidR="00680B85" w:rsidRPr="00A51932">
        <w:rPr>
          <w:sz w:val="24"/>
        </w:rPr>
        <w:t>, regression analysis revealed that the output data had a correlation value (R) of</w:t>
      </w:r>
      <w:r w:rsidR="00680B85">
        <w:rPr>
          <w:sz w:val="24"/>
        </w:rPr>
        <w:t xml:space="preserve"> </w:t>
      </w:r>
      <w:r w:rsidR="00680B85" w:rsidRPr="00A51932">
        <w:rPr>
          <w:sz w:val="24"/>
        </w:rPr>
        <w:t>.066 and a coefficient of determination (R Square) of.004. It indicates that mastery of language contributed.004 to writing skill.</w:t>
      </w:r>
      <w:r w:rsidR="004B178A">
        <w:rPr>
          <w:sz w:val="24"/>
          <w:lang w:val="en-US"/>
        </w:rPr>
        <w:t xml:space="preserve"> It c</w:t>
      </w:r>
      <w:r w:rsidR="00680B85" w:rsidRPr="00A51932">
        <w:rPr>
          <w:sz w:val="24"/>
        </w:rPr>
        <w:t>ould conclude that the contribution of language mastery on writing skill was only 0.04%. It indicates that the null hypothesis (Ha2) was rejected and the alternative hypothesis (Ho2) was accepted.</w:t>
      </w:r>
    </w:p>
    <w:p w14:paraId="391D4A34" w14:textId="7571F291" w:rsidR="00252D84" w:rsidRPr="00252D84" w:rsidRDefault="00252D84" w:rsidP="00252D84">
      <w:pPr>
        <w:ind w:firstLine="720"/>
        <w:jc w:val="both"/>
        <w:rPr>
          <w:rFonts w:ascii="Times New Roman" w:hAnsi="Times New Roman"/>
          <w:sz w:val="24"/>
          <w:szCs w:val="24"/>
          <w:lang w:val="en-US" w:eastAsia="en-ID"/>
        </w:rPr>
      </w:pPr>
      <w:r w:rsidRPr="00252D84">
        <w:rPr>
          <w:rFonts w:ascii="Times New Roman" w:hAnsi="Times New Roman"/>
          <w:sz w:val="24"/>
          <w:szCs w:val="24"/>
          <w:lang w:val="en-ID" w:eastAsia="en-ID"/>
        </w:rPr>
        <w:lastRenderedPageBreak/>
        <w:t>Teachers must to take an active part in encouraging students to write better and expand their vocabulary</w:t>
      </w:r>
      <w:r w:rsidRPr="00252D84">
        <w:rPr>
          <w:rFonts w:ascii="Times New Roman" w:hAnsi="Times New Roman"/>
          <w:sz w:val="24"/>
          <w:lang w:val="en-ID" w:eastAsia="en-ID"/>
        </w:rPr>
        <w:t xml:space="preserve">. Then, </w:t>
      </w:r>
      <w:r w:rsidRPr="00252D84">
        <w:rPr>
          <w:rFonts w:ascii="Times New Roman" w:hAnsi="Times New Roman"/>
          <w:sz w:val="24"/>
          <w:szCs w:val="24"/>
          <w:lang w:val="en-ID" w:eastAsia="en-ID"/>
        </w:rPr>
        <w:t xml:space="preserve">students should work harder to improve their writing and vocabulary. To succeed, students must enhance their vocabulary mastery and writing abilities. Also, Institution needs </w:t>
      </w:r>
      <w:r w:rsidRPr="00252D84">
        <w:rPr>
          <w:rFonts w:ascii="Times New Roman" w:hAnsi="Times New Roman"/>
          <w:sz w:val="24"/>
          <w:lang w:val="en-US"/>
        </w:rPr>
        <w:t>m</w:t>
      </w:r>
      <w:r w:rsidRPr="00252D84">
        <w:rPr>
          <w:rFonts w:ascii="Times New Roman" w:hAnsi="Times New Roman"/>
          <w:sz w:val="24"/>
        </w:rPr>
        <w:t>ore media and facilities should be provided by the school to assist the teaching and learning process; teachers and the institution should work together to achieve educational goals</w:t>
      </w:r>
      <w:r w:rsidRPr="00252D84">
        <w:rPr>
          <w:rFonts w:ascii="Times New Roman" w:hAnsi="Times New Roman"/>
          <w:sz w:val="24"/>
          <w:lang w:val="en-US"/>
        </w:rPr>
        <w:t xml:space="preserve">. Finally, </w:t>
      </w:r>
      <w:r>
        <w:rPr>
          <w:rFonts w:ascii="Times New Roman" w:hAnsi="Times New Roman"/>
          <w:sz w:val="24"/>
          <w:lang w:val="en-US"/>
        </w:rPr>
        <w:t>t</w:t>
      </w:r>
      <w:r w:rsidRPr="00252D84">
        <w:rPr>
          <w:rFonts w:ascii="Times New Roman" w:hAnsi="Times New Roman"/>
          <w:sz w:val="24"/>
        </w:rPr>
        <w:t>he researcher wants to advise other researchers to be able to control the classroom situation in the learning process so that they can focus on learning and obtain satisfactory result</w:t>
      </w:r>
    </w:p>
    <w:p w14:paraId="397BF557" w14:textId="33B47173" w:rsidR="00252D84" w:rsidRDefault="00252D84" w:rsidP="00F05CBA">
      <w:pPr>
        <w:pStyle w:val="E-JOURNALBody"/>
        <w:contextualSpacing/>
        <w:rPr>
          <w:sz w:val="24"/>
        </w:rPr>
      </w:pPr>
    </w:p>
    <w:p w14:paraId="57F72FF7" w14:textId="2F739B24" w:rsidR="00594560" w:rsidRPr="00252D84" w:rsidRDefault="00FB47D6" w:rsidP="00252D84">
      <w:pPr>
        <w:pStyle w:val="E-JOURNALBody"/>
        <w:contextualSpacing/>
        <w:rPr>
          <w:sz w:val="24"/>
        </w:rPr>
      </w:pPr>
      <w:r>
        <w:rPr>
          <w:sz w:val="24"/>
        </w:rPr>
        <w:t xml:space="preserve"> </w:t>
      </w:r>
    </w:p>
    <w:p w14:paraId="440DDCA2" w14:textId="425BCFF8" w:rsidR="00763467" w:rsidRPr="00680B85"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543AE4">
        <w:rPr>
          <w:rFonts w:ascii="Times New Roman" w:hAnsi="Times New Roman"/>
          <w:b/>
          <w:sz w:val="24"/>
          <w:szCs w:val="24"/>
        </w:rPr>
        <w:t>S</w:t>
      </w:r>
    </w:p>
    <w:p w14:paraId="17E713BE" w14:textId="6ADB1C49" w:rsidR="00FC0344" w:rsidRPr="00115003" w:rsidRDefault="00FC0344" w:rsidP="0066468A">
      <w:pPr>
        <w:pStyle w:val="BodyText"/>
        <w:spacing w:before="160" w:line="240" w:lineRule="auto"/>
        <w:ind w:left="1134" w:right="139" w:hanging="1134"/>
        <w:rPr>
          <w:rFonts w:ascii="Times New Roman" w:hAnsi="Times New Roman"/>
          <w:szCs w:val="24"/>
        </w:rPr>
      </w:pPr>
      <w:r w:rsidRPr="00115003">
        <w:rPr>
          <w:rFonts w:ascii="Times New Roman" w:hAnsi="Times New Roman"/>
          <w:szCs w:val="24"/>
        </w:rPr>
        <w:t>Adler, A. (2017</w:t>
      </w:r>
      <w:r w:rsidRPr="00115003">
        <w:rPr>
          <w:rFonts w:ascii="Times New Roman" w:hAnsi="Times New Roman"/>
          <w:i/>
          <w:iCs/>
          <w:szCs w:val="24"/>
        </w:rPr>
        <w:t>). Positive education: Educating for academic success and for a fulfilling life</w:t>
      </w:r>
      <w:r w:rsidRPr="00115003">
        <w:rPr>
          <w:rFonts w:ascii="Times New Roman" w:hAnsi="Times New Roman"/>
          <w:szCs w:val="24"/>
        </w:rPr>
        <w:t xml:space="preserve">. </w:t>
      </w:r>
      <w:proofErr w:type="spellStart"/>
      <w:r w:rsidRPr="00115003">
        <w:rPr>
          <w:rFonts w:ascii="Times New Roman" w:hAnsi="Times New Roman"/>
          <w:iCs/>
          <w:szCs w:val="24"/>
        </w:rPr>
        <w:t>Papeles</w:t>
      </w:r>
      <w:proofErr w:type="spellEnd"/>
      <w:r w:rsidRPr="00115003">
        <w:rPr>
          <w:rFonts w:ascii="Times New Roman" w:hAnsi="Times New Roman"/>
          <w:iCs/>
          <w:szCs w:val="24"/>
        </w:rPr>
        <w:t xml:space="preserve"> del </w:t>
      </w:r>
      <w:proofErr w:type="spellStart"/>
      <w:r w:rsidRPr="00115003">
        <w:rPr>
          <w:rFonts w:ascii="Times New Roman" w:hAnsi="Times New Roman"/>
          <w:iCs/>
          <w:szCs w:val="24"/>
        </w:rPr>
        <w:t>psicólogo</w:t>
      </w:r>
      <w:proofErr w:type="spellEnd"/>
      <w:r w:rsidRPr="00115003">
        <w:rPr>
          <w:rFonts w:ascii="Times New Roman" w:hAnsi="Times New Roman"/>
          <w:szCs w:val="24"/>
        </w:rPr>
        <w:t xml:space="preserve">, </w:t>
      </w:r>
      <w:r w:rsidRPr="00115003">
        <w:rPr>
          <w:rFonts w:ascii="Times New Roman" w:hAnsi="Times New Roman"/>
          <w:i/>
          <w:szCs w:val="24"/>
        </w:rPr>
        <w:t>38</w:t>
      </w:r>
      <w:r w:rsidRPr="00115003">
        <w:rPr>
          <w:rFonts w:ascii="Times New Roman" w:hAnsi="Times New Roman"/>
          <w:szCs w:val="24"/>
        </w:rPr>
        <w:t>(1), 50-57.</w:t>
      </w:r>
    </w:p>
    <w:p w14:paraId="72D91DC5" w14:textId="5821B1FE" w:rsidR="0066468A" w:rsidRPr="00115003" w:rsidRDefault="0066468A" w:rsidP="0066468A">
      <w:pPr>
        <w:pStyle w:val="BodyText"/>
        <w:spacing w:before="160" w:line="240" w:lineRule="auto"/>
        <w:ind w:left="1135" w:right="141" w:hanging="1135"/>
        <w:rPr>
          <w:rFonts w:ascii="Times New Roman" w:hAnsi="Times New Roman"/>
          <w:szCs w:val="24"/>
        </w:rPr>
      </w:pPr>
      <w:proofErr w:type="spellStart"/>
      <w:r w:rsidRPr="00115003">
        <w:rPr>
          <w:rFonts w:ascii="Times New Roman" w:hAnsi="Times New Roman"/>
          <w:szCs w:val="24"/>
        </w:rPr>
        <w:t>Anggraini</w:t>
      </w:r>
      <w:proofErr w:type="spellEnd"/>
      <w:r w:rsidRPr="00115003">
        <w:rPr>
          <w:rFonts w:ascii="Times New Roman" w:hAnsi="Times New Roman"/>
          <w:szCs w:val="24"/>
        </w:rPr>
        <w:t xml:space="preserve">, R., </w:t>
      </w:r>
      <w:proofErr w:type="spellStart"/>
      <w:r w:rsidRPr="00115003">
        <w:rPr>
          <w:rFonts w:ascii="Times New Roman" w:hAnsi="Times New Roman"/>
          <w:szCs w:val="24"/>
        </w:rPr>
        <w:t>Rozimela</w:t>
      </w:r>
      <w:proofErr w:type="spellEnd"/>
      <w:r w:rsidRPr="00115003">
        <w:rPr>
          <w:rFonts w:ascii="Times New Roman" w:hAnsi="Times New Roman"/>
          <w:szCs w:val="24"/>
        </w:rPr>
        <w:t xml:space="preserve">, Y., &amp; Anwar, D. (2020). </w:t>
      </w:r>
      <w:r w:rsidRPr="00115003">
        <w:rPr>
          <w:rFonts w:ascii="Times New Roman" w:hAnsi="Times New Roman"/>
          <w:i/>
          <w:iCs/>
          <w:szCs w:val="24"/>
        </w:rPr>
        <w:t>The effects of collaborative writing</w:t>
      </w:r>
      <w:r w:rsidRPr="00115003">
        <w:rPr>
          <w:rFonts w:ascii="Times New Roman" w:hAnsi="Times New Roman"/>
          <w:i/>
          <w:iCs/>
          <w:spacing w:val="40"/>
          <w:szCs w:val="24"/>
        </w:rPr>
        <w:t xml:space="preserve"> </w:t>
      </w:r>
      <w:r w:rsidRPr="00115003">
        <w:rPr>
          <w:rFonts w:ascii="Times New Roman" w:hAnsi="Times New Roman"/>
          <w:i/>
          <w:iCs/>
          <w:szCs w:val="24"/>
        </w:rPr>
        <w:t>on</w:t>
      </w:r>
      <w:r w:rsidRPr="00115003">
        <w:rPr>
          <w:rFonts w:ascii="Times New Roman" w:hAnsi="Times New Roman"/>
          <w:i/>
          <w:iCs/>
          <w:spacing w:val="40"/>
          <w:szCs w:val="24"/>
        </w:rPr>
        <w:t xml:space="preserve"> </w:t>
      </w:r>
      <w:r w:rsidRPr="00115003">
        <w:rPr>
          <w:rFonts w:ascii="Times New Roman" w:hAnsi="Times New Roman"/>
          <w:i/>
          <w:iCs/>
          <w:szCs w:val="24"/>
        </w:rPr>
        <w:t>EFL</w:t>
      </w:r>
      <w:r w:rsidRPr="00115003">
        <w:rPr>
          <w:rFonts w:ascii="Times New Roman" w:hAnsi="Times New Roman"/>
          <w:i/>
          <w:iCs/>
          <w:spacing w:val="40"/>
          <w:szCs w:val="24"/>
        </w:rPr>
        <w:t xml:space="preserve"> </w:t>
      </w:r>
      <w:r w:rsidRPr="00115003">
        <w:rPr>
          <w:rFonts w:ascii="Times New Roman" w:hAnsi="Times New Roman"/>
          <w:i/>
          <w:iCs/>
          <w:szCs w:val="24"/>
        </w:rPr>
        <w:t>learners'</w:t>
      </w:r>
      <w:r w:rsidRPr="00115003">
        <w:rPr>
          <w:rFonts w:ascii="Times New Roman" w:hAnsi="Times New Roman"/>
          <w:i/>
          <w:iCs/>
          <w:spacing w:val="40"/>
          <w:szCs w:val="24"/>
        </w:rPr>
        <w:t xml:space="preserve"> </w:t>
      </w:r>
      <w:r w:rsidRPr="00115003">
        <w:rPr>
          <w:rFonts w:ascii="Times New Roman" w:hAnsi="Times New Roman"/>
          <w:i/>
          <w:iCs/>
          <w:szCs w:val="24"/>
        </w:rPr>
        <w:t>writing</w:t>
      </w:r>
      <w:r w:rsidRPr="00115003">
        <w:rPr>
          <w:rFonts w:ascii="Times New Roman" w:hAnsi="Times New Roman"/>
          <w:i/>
          <w:iCs/>
          <w:spacing w:val="40"/>
          <w:szCs w:val="24"/>
        </w:rPr>
        <w:t xml:space="preserve"> </w:t>
      </w:r>
      <w:r w:rsidRPr="00115003">
        <w:rPr>
          <w:rFonts w:ascii="Times New Roman" w:hAnsi="Times New Roman"/>
          <w:i/>
          <w:iCs/>
          <w:szCs w:val="24"/>
        </w:rPr>
        <w:t>skills</w:t>
      </w:r>
      <w:r w:rsidRPr="00115003">
        <w:rPr>
          <w:rFonts w:ascii="Times New Roman" w:hAnsi="Times New Roman"/>
          <w:i/>
          <w:iCs/>
          <w:spacing w:val="40"/>
          <w:szCs w:val="24"/>
        </w:rPr>
        <w:t xml:space="preserve"> </w:t>
      </w:r>
      <w:r w:rsidRPr="00115003">
        <w:rPr>
          <w:rFonts w:ascii="Times New Roman" w:hAnsi="Times New Roman"/>
          <w:i/>
          <w:iCs/>
          <w:szCs w:val="24"/>
        </w:rPr>
        <w:t>and</w:t>
      </w:r>
      <w:r w:rsidRPr="00115003">
        <w:rPr>
          <w:rFonts w:ascii="Times New Roman" w:hAnsi="Times New Roman"/>
          <w:i/>
          <w:iCs/>
          <w:spacing w:val="40"/>
          <w:szCs w:val="24"/>
        </w:rPr>
        <w:t xml:space="preserve"> </w:t>
      </w:r>
      <w:r w:rsidRPr="00115003">
        <w:rPr>
          <w:rFonts w:ascii="Times New Roman" w:hAnsi="Times New Roman"/>
          <w:i/>
          <w:iCs/>
          <w:szCs w:val="24"/>
        </w:rPr>
        <w:t>their</w:t>
      </w:r>
      <w:r w:rsidRPr="00115003">
        <w:rPr>
          <w:rFonts w:ascii="Times New Roman" w:hAnsi="Times New Roman"/>
          <w:i/>
          <w:iCs/>
          <w:spacing w:val="40"/>
          <w:szCs w:val="24"/>
        </w:rPr>
        <w:t xml:space="preserve"> </w:t>
      </w:r>
      <w:r w:rsidRPr="00115003">
        <w:rPr>
          <w:rFonts w:ascii="Times New Roman" w:hAnsi="Times New Roman"/>
          <w:i/>
          <w:iCs/>
          <w:szCs w:val="24"/>
        </w:rPr>
        <w:t>perception</w:t>
      </w:r>
      <w:r w:rsidRPr="00115003">
        <w:rPr>
          <w:rFonts w:ascii="Times New Roman" w:hAnsi="Times New Roman"/>
          <w:i/>
          <w:iCs/>
          <w:spacing w:val="40"/>
          <w:szCs w:val="24"/>
        </w:rPr>
        <w:t xml:space="preserve"> </w:t>
      </w:r>
      <w:r w:rsidRPr="00115003">
        <w:rPr>
          <w:rFonts w:ascii="Times New Roman" w:hAnsi="Times New Roman"/>
          <w:i/>
          <w:iCs/>
          <w:szCs w:val="24"/>
        </w:rPr>
        <w:t>of</w:t>
      </w:r>
      <w:r w:rsidRPr="00115003">
        <w:rPr>
          <w:rFonts w:ascii="Times New Roman" w:hAnsi="Times New Roman"/>
          <w:i/>
          <w:iCs/>
          <w:spacing w:val="40"/>
          <w:szCs w:val="24"/>
        </w:rPr>
        <w:t xml:space="preserve"> </w:t>
      </w:r>
      <w:r w:rsidRPr="00115003">
        <w:rPr>
          <w:rFonts w:ascii="Times New Roman" w:hAnsi="Times New Roman"/>
          <w:i/>
          <w:iCs/>
          <w:szCs w:val="24"/>
        </w:rPr>
        <w:t>the strategy</w:t>
      </w:r>
      <w:r w:rsidRPr="00115003">
        <w:rPr>
          <w:rFonts w:ascii="Times New Roman" w:hAnsi="Times New Roman"/>
          <w:szCs w:val="24"/>
        </w:rPr>
        <w:t>. Journal of language teaching and research, 11(2), 335-341.</w:t>
      </w:r>
    </w:p>
    <w:p w14:paraId="1FB6388A" w14:textId="21731791" w:rsidR="0066468A" w:rsidRPr="00115003" w:rsidRDefault="0066468A" w:rsidP="0066468A">
      <w:pPr>
        <w:ind w:left="1135" w:hanging="1135"/>
        <w:jc w:val="both"/>
        <w:rPr>
          <w:rFonts w:ascii="Times New Roman" w:hAnsi="Times New Roman"/>
          <w:sz w:val="24"/>
          <w:szCs w:val="24"/>
        </w:rPr>
      </w:pPr>
      <w:bookmarkStart w:id="6" w:name="_Hlk178633866"/>
      <w:r w:rsidRPr="00115003">
        <w:rPr>
          <w:rFonts w:ascii="Times New Roman" w:hAnsi="Times New Roman"/>
          <w:sz w:val="24"/>
          <w:szCs w:val="24"/>
        </w:rPr>
        <w:t>Cote, C. (2021, December 14). What is Regression Analysis in Bussiness Analytics? Retrieved Januari 17, 2024</w:t>
      </w:r>
      <w:bookmarkEnd w:id="6"/>
    </w:p>
    <w:p w14:paraId="74915B31" w14:textId="77777777" w:rsidR="0066468A" w:rsidRPr="00115003" w:rsidRDefault="0066468A" w:rsidP="0066468A">
      <w:pPr>
        <w:pStyle w:val="BodyText"/>
        <w:spacing w:before="160" w:line="240" w:lineRule="auto"/>
        <w:ind w:left="1135" w:right="139" w:hanging="1135"/>
        <w:rPr>
          <w:rFonts w:ascii="Times New Roman" w:hAnsi="Times New Roman"/>
          <w:szCs w:val="24"/>
        </w:rPr>
      </w:pPr>
      <w:proofErr w:type="spellStart"/>
      <w:r w:rsidRPr="00115003">
        <w:rPr>
          <w:rFonts w:ascii="Times New Roman" w:hAnsi="Times New Roman"/>
          <w:szCs w:val="24"/>
        </w:rPr>
        <w:t>Dalimunthe</w:t>
      </w:r>
      <w:proofErr w:type="spellEnd"/>
      <w:r w:rsidRPr="00115003">
        <w:rPr>
          <w:rFonts w:ascii="Times New Roman" w:hAnsi="Times New Roman"/>
          <w:szCs w:val="24"/>
        </w:rPr>
        <w:t xml:space="preserve">, M. R. (2021). The Effect </w:t>
      </w:r>
      <w:proofErr w:type="gramStart"/>
      <w:r w:rsidRPr="00115003">
        <w:rPr>
          <w:rFonts w:ascii="Times New Roman" w:hAnsi="Times New Roman"/>
          <w:szCs w:val="24"/>
        </w:rPr>
        <w:t>Of</w:t>
      </w:r>
      <w:proofErr w:type="gramEnd"/>
      <w:r w:rsidRPr="00115003">
        <w:rPr>
          <w:rFonts w:ascii="Times New Roman" w:hAnsi="Times New Roman"/>
          <w:szCs w:val="24"/>
        </w:rPr>
        <w:t xml:space="preserve"> Using Sequence Picture On </w:t>
      </w:r>
      <w:proofErr w:type="spellStart"/>
      <w:r w:rsidRPr="00115003">
        <w:rPr>
          <w:rFonts w:ascii="Times New Roman" w:hAnsi="Times New Roman"/>
          <w:szCs w:val="24"/>
        </w:rPr>
        <w:t>Students’writing</w:t>
      </w:r>
      <w:proofErr w:type="spellEnd"/>
      <w:r w:rsidRPr="00115003">
        <w:rPr>
          <w:rFonts w:ascii="Times New Roman" w:hAnsi="Times New Roman"/>
          <w:szCs w:val="24"/>
        </w:rPr>
        <w:t xml:space="preserve"> Descriptive Text At The Xi Student Of </w:t>
      </w:r>
      <w:proofErr w:type="spellStart"/>
      <w:r w:rsidRPr="00115003">
        <w:rPr>
          <w:rFonts w:ascii="Times New Roman" w:hAnsi="Times New Roman"/>
          <w:szCs w:val="24"/>
        </w:rPr>
        <w:t>Sma</w:t>
      </w:r>
      <w:proofErr w:type="spellEnd"/>
      <w:r w:rsidRPr="00115003">
        <w:rPr>
          <w:rFonts w:ascii="Times New Roman" w:hAnsi="Times New Roman"/>
          <w:szCs w:val="24"/>
        </w:rPr>
        <w:t xml:space="preserve"> Sista </w:t>
      </w:r>
      <w:proofErr w:type="spellStart"/>
      <w:r w:rsidRPr="00115003">
        <w:rPr>
          <w:rFonts w:ascii="Times New Roman" w:hAnsi="Times New Roman"/>
          <w:szCs w:val="24"/>
        </w:rPr>
        <w:t>Kampus</w:t>
      </w:r>
      <w:proofErr w:type="spellEnd"/>
      <w:r w:rsidRPr="00115003">
        <w:rPr>
          <w:rFonts w:ascii="Times New Roman" w:hAnsi="Times New Roman"/>
          <w:szCs w:val="24"/>
        </w:rPr>
        <w:t xml:space="preserve"> </w:t>
      </w:r>
      <w:proofErr w:type="spellStart"/>
      <w:r w:rsidRPr="00115003">
        <w:rPr>
          <w:rFonts w:ascii="Times New Roman" w:hAnsi="Times New Roman"/>
          <w:szCs w:val="24"/>
        </w:rPr>
        <w:t>Padangsidimpuan</w:t>
      </w:r>
      <w:proofErr w:type="spellEnd"/>
      <w:r w:rsidRPr="00115003">
        <w:rPr>
          <w:rFonts w:ascii="Times New Roman" w:hAnsi="Times New Roman"/>
          <w:szCs w:val="24"/>
        </w:rPr>
        <w:t>.</w:t>
      </w:r>
      <w:r w:rsidRPr="00115003">
        <w:rPr>
          <w:rFonts w:ascii="Times New Roman" w:hAnsi="Times New Roman"/>
          <w:spacing w:val="-3"/>
          <w:szCs w:val="24"/>
        </w:rPr>
        <w:t xml:space="preserve"> </w:t>
      </w:r>
      <w:proofErr w:type="spellStart"/>
      <w:r w:rsidRPr="00115003">
        <w:rPr>
          <w:rFonts w:ascii="Times New Roman" w:hAnsi="Times New Roman"/>
          <w:szCs w:val="24"/>
        </w:rPr>
        <w:t>Jurnal</w:t>
      </w:r>
      <w:proofErr w:type="spellEnd"/>
      <w:r w:rsidRPr="00115003">
        <w:rPr>
          <w:rFonts w:ascii="Times New Roman" w:hAnsi="Times New Roman"/>
          <w:szCs w:val="24"/>
        </w:rPr>
        <w:t xml:space="preserve"> Liner (Language Intelligence and Educational Research), 4(2), 13-26.</w:t>
      </w:r>
    </w:p>
    <w:p w14:paraId="353B2E30" w14:textId="653F9F1A" w:rsidR="00FC0344" w:rsidRPr="00115003" w:rsidRDefault="00FC0344" w:rsidP="0059180D">
      <w:pPr>
        <w:pStyle w:val="BodyText"/>
        <w:spacing w:before="160" w:line="240" w:lineRule="auto"/>
        <w:ind w:left="1135" w:right="139" w:hanging="1135"/>
        <w:rPr>
          <w:rFonts w:ascii="Times New Roman" w:hAnsi="Times New Roman"/>
          <w:szCs w:val="24"/>
        </w:rPr>
      </w:pPr>
      <w:proofErr w:type="spellStart"/>
      <w:r w:rsidRPr="00115003">
        <w:rPr>
          <w:rFonts w:ascii="Times New Roman" w:hAnsi="Times New Roman"/>
          <w:szCs w:val="24"/>
        </w:rPr>
        <w:t>Firman</w:t>
      </w:r>
      <w:proofErr w:type="spellEnd"/>
      <w:r w:rsidRPr="00115003">
        <w:rPr>
          <w:rFonts w:ascii="Times New Roman" w:hAnsi="Times New Roman"/>
          <w:szCs w:val="24"/>
        </w:rPr>
        <w:t xml:space="preserve">, F., </w:t>
      </w:r>
      <w:proofErr w:type="spellStart"/>
      <w:r w:rsidRPr="00115003">
        <w:rPr>
          <w:rFonts w:ascii="Times New Roman" w:hAnsi="Times New Roman"/>
          <w:szCs w:val="24"/>
        </w:rPr>
        <w:t>Mirnawati</w:t>
      </w:r>
      <w:proofErr w:type="spellEnd"/>
      <w:r w:rsidRPr="00115003">
        <w:rPr>
          <w:rFonts w:ascii="Times New Roman" w:hAnsi="Times New Roman"/>
          <w:szCs w:val="24"/>
        </w:rPr>
        <w:t xml:space="preserve">, M., </w:t>
      </w:r>
      <w:proofErr w:type="spellStart"/>
      <w:r w:rsidRPr="00115003">
        <w:rPr>
          <w:rFonts w:ascii="Times New Roman" w:hAnsi="Times New Roman"/>
          <w:szCs w:val="24"/>
        </w:rPr>
        <w:t>Sukirman</w:t>
      </w:r>
      <w:proofErr w:type="spellEnd"/>
      <w:r w:rsidRPr="00115003">
        <w:rPr>
          <w:rFonts w:ascii="Times New Roman" w:hAnsi="Times New Roman"/>
          <w:szCs w:val="24"/>
        </w:rPr>
        <w:t xml:space="preserve">, S., &amp; </w:t>
      </w:r>
      <w:proofErr w:type="spellStart"/>
      <w:r w:rsidRPr="00115003">
        <w:rPr>
          <w:rFonts w:ascii="Times New Roman" w:hAnsi="Times New Roman"/>
          <w:szCs w:val="24"/>
        </w:rPr>
        <w:t>Aswar</w:t>
      </w:r>
      <w:proofErr w:type="spellEnd"/>
      <w:r w:rsidRPr="00115003">
        <w:rPr>
          <w:rFonts w:ascii="Times New Roman" w:hAnsi="Times New Roman"/>
          <w:szCs w:val="24"/>
        </w:rPr>
        <w:t xml:space="preserve">, N. (2020). The Relationship Between Student Learning Types and Indonesian Language Learning Achievement in FTIK IAIN </w:t>
      </w:r>
      <w:proofErr w:type="spellStart"/>
      <w:r w:rsidRPr="00115003">
        <w:rPr>
          <w:rFonts w:ascii="Times New Roman" w:hAnsi="Times New Roman"/>
          <w:szCs w:val="24"/>
        </w:rPr>
        <w:t>Palopo</w:t>
      </w:r>
      <w:proofErr w:type="spellEnd"/>
      <w:r w:rsidRPr="00115003">
        <w:rPr>
          <w:rFonts w:ascii="Times New Roman" w:hAnsi="Times New Roman"/>
          <w:szCs w:val="24"/>
        </w:rPr>
        <w:t xml:space="preserve"> Students. </w:t>
      </w:r>
      <w:proofErr w:type="spellStart"/>
      <w:r w:rsidRPr="00115003">
        <w:rPr>
          <w:rFonts w:ascii="Times New Roman" w:hAnsi="Times New Roman"/>
          <w:i/>
          <w:szCs w:val="24"/>
        </w:rPr>
        <w:t>Jurnal</w:t>
      </w:r>
      <w:proofErr w:type="spellEnd"/>
      <w:r w:rsidRPr="00115003">
        <w:rPr>
          <w:rFonts w:ascii="Times New Roman" w:hAnsi="Times New Roman"/>
          <w:i/>
          <w:szCs w:val="24"/>
        </w:rPr>
        <w:t xml:space="preserve"> </w:t>
      </w:r>
      <w:proofErr w:type="spellStart"/>
      <w:r w:rsidRPr="00115003">
        <w:rPr>
          <w:rFonts w:ascii="Times New Roman" w:hAnsi="Times New Roman"/>
          <w:i/>
          <w:szCs w:val="24"/>
        </w:rPr>
        <w:t>Konsepsi</w:t>
      </w:r>
      <w:proofErr w:type="spellEnd"/>
      <w:r w:rsidRPr="00115003">
        <w:rPr>
          <w:rFonts w:ascii="Times New Roman" w:hAnsi="Times New Roman"/>
          <w:szCs w:val="24"/>
        </w:rPr>
        <w:t xml:space="preserve">, </w:t>
      </w:r>
      <w:r w:rsidRPr="00115003">
        <w:rPr>
          <w:rFonts w:ascii="Times New Roman" w:hAnsi="Times New Roman"/>
          <w:i/>
          <w:szCs w:val="24"/>
        </w:rPr>
        <w:t>9</w:t>
      </w:r>
      <w:r w:rsidRPr="00115003">
        <w:rPr>
          <w:rFonts w:ascii="Times New Roman" w:hAnsi="Times New Roman"/>
          <w:szCs w:val="24"/>
        </w:rPr>
        <w:t>(1), 1-12.</w:t>
      </w:r>
    </w:p>
    <w:p w14:paraId="54C7A700" w14:textId="7ED1BCED" w:rsidR="0066468A" w:rsidRPr="00115003" w:rsidRDefault="0066468A" w:rsidP="0066468A">
      <w:pPr>
        <w:pStyle w:val="BodyText"/>
        <w:spacing w:before="160" w:line="240" w:lineRule="auto"/>
        <w:ind w:left="1135" w:right="139" w:hanging="1135"/>
        <w:rPr>
          <w:rFonts w:ascii="Times New Roman" w:hAnsi="Times New Roman"/>
          <w:szCs w:val="24"/>
        </w:rPr>
      </w:pPr>
      <w:r w:rsidRPr="00115003">
        <w:rPr>
          <w:rFonts w:ascii="Times New Roman" w:hAnsi="Times New Roman"/>
          <w:szCs w:val="24"/>
        </w:rPr>
        <w:t>Fraenkel, J. R., Wallen, N. E., &amp; Hyun, H. H. (2012). How to evaluate research in education (8th ed.). New York, NY: McGraw-Hill.</w:t>
      </w:r>
    </w:p>
    <w:p w14:paraId="54C1CBF6" w14:textId="3DED0A5F" w:rsidR="0066468A" w:rsidRPr="00115003" w:rsidRDefault="0066468A" w:rsidP="0066468A">
      <w:pPr>
        <w:spacing w:before="160"/>
        <w:ind w:left="1135" w:right="172" w:hanging="1135"/>
        <w:jc w:val="both"/>
        <w:rPr>
          <w:rFonts w:ascii="Times New Roman" w:hAnsi="Times New Roman"/>
          <w:sz w:val="24"/>
          <w:szCs w:val="24"/>
        </w:rPr>
      </w:pPr>
      <w:r w:rsidRPr="00115003">
        <w:rPr>
          <w:rFonts w:ascii="Times New Roman" w:hAnsi="Times New Roman"/>
          <w:sz w:val="24"/>
          <w:szCs w:val="24"/>
        </w:rPr>
        <w:t>Haryadi, R. N., Endah, J., &amp; Dalimunthe, L. (2021). The Effects Of Vocabulary And Grammar Mastery On Students’writing Skill In Descriptive Text (Surveys</w:t>
      </w:r>
      <w:r w:rsidRPr="00115003">
        <w:rPr>
          <w:rFonts w:ascii="Times New Roman" w:hAnsi="Times New Roman"/>
          <w:spacing w:val="-4"/>
          <w:sz w:val="24"/>
          <w:szCs w:val="24"/>
        </w:rPr>
        <w:t xml:space="preserve"> </w:t>
      </w:r>
      <w:r w:rsidRPr="00115003">
        <w:rPr>
          <w:rFonts w:ascii="Times New Roman" w:hAnsi="Times New Roman"/>
          <w:sz w:val="24"/>
          <w:szCs w:val="24"/>
        </w:rPr>
        <w:t>at</w:t>
      </w:r>
      <w:r w:rsidRPr="00115003">
        <w:rPr>
          <w:rFonts w:ascii="Times New Roman" w:hAnsi="Times New Roman"/>
          <w:spacing w:val="-3"/>
          <w:sz w:val="24"/>
          <w:szCs w:val="24"/>
        </w:rPr>
        <w:t xml:space="preserve"> </w:t>
      </w:r>
      <w:r w:rsidRPr="00115003">
        <w:rPr>
          <w:rFonts w:ascii="Times New Roman" w:hAnsi="Times New Roman"/>
          <w:sz w:val="24"/>
          <w:szCs w:val="24"/>
        </w:rPr>
        <w:t>Private</w:t>
      </w:r>
      <w:r w:rsidRPr="00115003">
        <w:rPr>
          <w:rFonts w:ascii="Times New Roman" w:hAnsi="Times New Roman"/>
          <w:spacing w:val="-4"/>
          <w:sz w:val="24"/>
          <w:szCs w:val="24"/>
        </w:rPr>
        <w:t xml:space="preserve"> </w:t>
      </w:r>
      <w:r w:rsidRPr="00115003">
        <w:rPr>
          <w:rFonts w:ascii="Times New Roman" w:hAnsi="Times New Roman"/>
          <w:sz w:val="24"/>
          <w:szCs w:val="24"/>
        </w:rPr>
        <w:t>Junior</w:t>
      </w:r>
      <w:r w:rsidRPr="00115003">
        <w:rPr>
          <w:rFonts w:ascii="Times New Roman" w:hAnsi="Times New Roman"/>
          <w:spacing w:val="-3"/>
          <w:sz w:val="24"/>
          <w:szCs w:val="24"/>
        </w:rPr>
        <w:t xml:space="preserve"> </w:t>
      </w:r>
      <w:r w:rsidRPr="00115003">
        <w:rPr>
          <w:rFonts w:ascii="Times New Roman" w:hAnsi="Times New Roman"/>
          <w:sz w:val="24"/>
          <w:szCs w:val="24"/>
        </w:rPr>
        <w:t>High</w:t>
      </w:r>
      <w:r w:rsidRPr="00115003">
        <w:rPr>
          <w:rFonts w:ascii="Times New Roman" w:hAnsi="Times New Roman"/>
          <w:spacing w:val="-3"/>
          <w:sz w:val="24"/>
          <w:szCs w:val="24"/>
        </w:rPr>
        <w:t xml:space="preserve"> </w:t>
      </w:r>
      <w:r w:rsidRPr="00115003">
        <w:rPr>
          <w:rFonts w:ascii="Times New Roman" w:hAnsi="Times New Roman"/>
          <w:sz w:val="24"/>
          <w:szCs w:val="24"/>
        </w:rPr>
        <w:t>Schools</w:t>
      </w:r>
      <w:r w:rsidRPr="00115003">
        <w:rPr>
          <w:rFonts w:ascii="Times New Roman" w:hAnsi="Times New Roman"/>
          <w:spacing w:val="-4"/>
          <w:sz w:val="24"/>
          <w:szCs w:val="24"/>
        </w:rPr>
        <w:t xml:space="preserve"> </w:t>
      </w:r>
      <w:r w:rsidRPr="00115003">
        <w:rPr>
          <w:rFonts w:ascii="Times New Roman" w:hAnsi="Times New Roman"/>
          <w:sz w:val="24"/>
          <w:szCs w:val="24"/>
        </w:rPr>
        <w:t>in</w:t>
      </w:r>
      <w:r w:rsidRPr="00115003">
        <w:rPr>
          <w:rFonts w:ascii="Times New Roman" w:hAnsi="Times New Roman"/>
          <w:spacing w:val="-3"/>
          <w:sz w:val="24"/>
          <w:szCs w:val="24"/>
        </w:rPr>
        <w:t xml:space="preserve"> </w:t>
      </w:r>
      <w:r w:rsidRPr="00115003">
        <w:rPr>
          <w:rFonts w:ascii="Times New Roman" w:hAnsi="Times New Roman"/>
          <w:sz w:val="24"/>
          <w:szCs w:val="24"/>
        </w:rPr>
        <w:t>Serang</w:t>
      </w:r>
      <w:r w:rsidRPr="00115003">
        <w:rPr>
          <w:rFonts w:ascii="Times New Roman" w:hAnsi="Times New Roman"/>
          <w:spacing w:val="-3"/>
          <w:sz w:val="24"/>
          <w:szCs w:val="24"/>
        </w:rPr>
        <w:t xml:space="preserve"> </w:t>
      </w:r>
      <w:r w:rsidRPr="00115003">
        <w:rPr>
          <w:rFonts w:ascii="Times New Roman" w:hAnsi="Times New Roman"/>
          <w:sz w:val="24"/>
          <w:szCs w:val="24"/>
        </w:rPr>
        <w:t>Banten).</w:t>
      </w:r>
      <w:r w:rsidRPr="00115003">
        <w:rPr>
          <w:rFonts w:ascii="Times New Roman" w:hAnsi="Times New Roman"/>
          <w:spacing w:val="-3"/>
          <w:sz w:val="24"/>
          <w:szCs w:val="24"/>
        </w:rPr>
        <w:t xml:space="preserve"> </w:t>
      </w:r>
      <w:r w:rsidRPr="00115003">
        <w:rPr>
          <w:rFonts w:ascii="Times New Roman" w:hAnsi="Times New Roman"/>
          <w:i/>
          <w:sz w:val="24"/>
          <w:szCs w:val="24"/>
        </w:rPr>
        <w:t>JLE:</w:t>
      </w:r>
      <w:r w:rsidRPr="00115003">
        <w:rPr>
          <w:rFonts w:ascii="Times New Roman" w:hAnsi="Times New Roman"/>
          <w:i/>
          <w:spacing w:val="-3"/>
          <w:sz w:val="24"/>
          <w:szCs w:val="24"/>
        </w:rPr>
        <w:t xml:space="preserve"> </w:t>
      </w:r>
      <w:r w:rsidRPr="00115003">
        <w:rPr>
          <w:rFonts w:ascii="Times New Roman" w:hAnsi="Times New Roman"/>
          <w:i/>
          <w:sz w:val="24"/>
          <w:szCs w:val="24"/>
        </w:rPr>
        <w:t>Journal</w:t>
      </w:r>
      <w:r w:rsidRPr="00115003">
        <w:rPr>
          <w:rFonts w:ascii="Times New Roman" w:hAnsi="Times New Roman"/>
          <w:i/>
          <w:spacing w:val="-3"/>
          <w:sz w:val="24"/>
          <w:szCs w:val="24"/>
        </w:rPr>
        <w:t xml:space="preserve"> </w:t>
      </w:r>
      <w:r w:rsidRPr="00115003">
        <w:rPr>
          <w:rFonts w:ascii="Times New Roman" w:hAnsi="Times New Roman"/>
          <w:i/>
          <w:sz w:val="24"/>
          <w:szCs w:val="24"/>
        </w:rPr>
        <w:t>of Literate of English Education Research Program</w:t>
      </w:r>
      <w:r w:rsidRPr="00115003">
        <w:rPr>
          <w:rFonts w:ascii="Times New Roman" w:hAnsi="Times New Roman"/>
          <w:sz w:val="24"/>
          <w:szCs w:val="24"/>
        </w:rPr>
        <w:t xml:space="preserve">, </w:t>
      </w:r>
      <w:r w:rsidRPr="00115003">
        <w:rPr>
          <w:rFonts w:ascii="Times New Roman" w:hAnsi="Times New Roman"/>
          <w:i/>
          <w:sz w:val="24"/>
          <w:szCs w:val="24"/>
        </w:rPr>
        <w:t>2</w:t>
      </w:r>
      <w:r w:rsidRPr="00115003">
        <w:rPr>
          <w:rFonts w:ascii="Times New Roman" w:hAnsi="Times New Roman"/>
          <w:sz w:val="24"/>
          <w:szCs w:val="24"/>
        </w:rPr>
        <w:t>(02), 46-54.</w:t>
      </w:r>
    </w:p>
    <w:p w14:paraId="49B3C0E4" w14:textId="7050F5C6" w:rsidR="00115003" w:rsidRPr="00115003" w:rsidRDefault="00115003" w:rsidP="0066468A">
      <w:pPr>
        <w:spacing w:before="160"/>
        <w:ind w:left="1135" w:right="172" w:hanging="1135"/>
        <w:jc w:val="both"/>
        <w:rPr>
          <w:rFonts w:ascii="Times New Roman" w:hAnsi="Times New Roman"/>
          <w:sz w:val="24"/>
          <w:szCs w:val="24"/>
        </w:rPr>
      </w:pPr>
      <w:r w:rsidRPr="00115003">
        <w:rPr>
          <w:rFonts w:ascii="Times New Roman" w:hAnsi="Times New Roman"/>
          <w:color w:val="222222"/>
          <w:sz w:val="24"/>
          <w:szCs w:val="24"/>
          <w:shd w:val="clear" w:color="auto" w:fill="FFFFFF"/>
          <w:lang w:val="en-US"/>
        </w:rPr>
        <w:t>I</w:t>
      </w:r>
      <w:r w:rsidRPr="00115003">
        <w:rPr>
          <w:rFonts w:ascii="Times New Roman" w:hAnsi="Times New Roman"/>
          <w:color w:val="222222"/>
          <w:sz w:val="24"/>
          <w:szCs w:val="24"/>
          <w:shd w:val="clear" w:color="auto" w:fill="FFFFFF"/>
        </w:rPr>
        <w:t>rawan, R. (2023). T</w:t>
      </w:r>
      <w:r w:rsidRPr="00115003">
        <w:rPr>
          <w:rFonts w:ascii="Times New Roman" w:hAnsi="Times New Roman"/>
          <w:color w:val="222222"/>
          <w:sz w:val="24"/>
          <w:szCs w:val="24"/>
          <w:shd w:val="clear" w:color="auto" w:fill="FFFFFF"/>
          <w:lang w:val="en-US"/>
        </w:rPr>
        <w:t>he</w:t>
      </w:r>
      <w:r w:rsidRPr="00115003">
        <w:rPr>
          <w:rFonts w:ascii="Times New Roman" w:hAnsi="Times New Roman"/>
          <w:color w:val="222222"/>
          <w:sz w:val="24"/>
          <w:szCs w:val="24"/>
          <w:shd w:val="clear" w:color="auto" w:fill="FFFFFF"/>
        </w:rPr>
        <w:t xml:space="preserve"> U</w:t>
      </w:r>
      <w:r w:rsidRPr="00115003">
        <w:rPr>
          <w:rFonts w:ascii="Times New Roman" w:hAnsi="Times New Roman"/>
          <w:color w:val="222222"/>
          <w:sz w:val="24"/>
          <w:szCs w:val="24"/>
          <w:shd w:val="clear" w:color="auto" w:fill="FFFFFF"/>
          <w:lang w:val="en-US"/>
        </w:rPr>
        <w:t>se</w:t>
      </w:r>
      <w:r w:rsidRPr="00115003">
        <w:rPr>
          <w:rFonts w:ascii="Times New Roman" w:hAnsi="Times New Roman"/>
          <w:color w:val="222222"/>
          <w:sz w:val="24"/>
          <w:szCs w:val="24"/>
          <w:shd w:val="clear" w:color="auto" w:fill="FFFFFF"/>
        </w:rPr>
        <w:t xml:space="preserve"> </w:t>
      </w:r>
      <w:r w:rsidRPr="00115003">
        <w:rPr>
          <w:rFonts w:ascii="Times New Roman" w:hAnsi="Times New Roman"/>
          <w:color w:val="222222"/>
          <w:sz w:val="24"/>
          <w:szCs w:val="24"/>
          <w:shd w:val="clear" w:color="auto" w:fill="FFFFFF"/>
          <w:lang w:val="en-US"/>
        </w:rPr>
        <w:t>of</w:t>
      </w:r>
      <w:r w:rsidRPr="00115003">
        <w:rPr>
          <w:rFonts w:ascii="Times New Roman" w:hAnsi="Times New Roman"/>
          <w:color w:val="222222"/>
          <w:sz w:val="24"/>
          <w:szCs w:val="24"/>
          <w:shd w:val="clear" w:color="auto" w:fill="FFFFFF"/>
        </w:rPr>
        <w:t xml:space="preserve"> S</w:t>
      </w:r>
      <w:proofErr w:type="spellStart"/>
      <w:r w:rsidRPr="00115003">
        <w:rPr>
          <w:rFonts w:ascii="Times New Roman" w:hAnsi="Times New Roman"/>
          <w:color w:val="222222"/>
          <w:sz w:val="24"/>
          <w:szCs w:val="24"/>
          <w:shd w:val="clear" w:color="auto" w:fill="FFFFFF"/>
          <w:lang w:val="en-US"/>
        </w:rPr>
        <w:t>hort</w:t>
      </w:r>
      <w:proofErr w:type="spellEnd"/>
      <w:r w:rsidRPr="00115003">
        <w:rPr>
          <w:rFonts w:ascii="Times New Roman" w:hAnsi="Times New Roman"/>
          <w:color w:val="222222"/>
          <w:sz w:val="24"/>
          <w:szCs w:val="24"/>
          <w:shd w:val="clear" w:color="auto" w:fill="FFFFFF"/>
        </w:rPr>
        <w:t xml:space="preserve"> A</w:t>
      </w:r>
      <w:proofErr w:type="spellStart"/>
      <w:r w:rsidRPr="00115003">
        <w:rPr>
          <w:rFonts w:ascii="Times New Roman" w:hAnsi="Times New Roman"/>
          <w:color w:val="222222"/>
          <w:sz w:val="24"/>
          <w:szCs w:val="24"/>
          <w:shd w:val="clear" w:color="auto" w:fill="FFFFFF"/>
          <w:lang w:val="en-US"/>
        </w:rPr>
        <w:t>nimated</w:t>
      </w:r>
      <w:proofErr w:type="spellEnd"/>
      <w:r w:rsidRPr="00115003">
        <w:rPr>
          <w:rFonts w:ascii="Times New Roman" w:hAnsi="Times New Roman"/>
          <w:color w:val="222222"/>
          <w:sz w:val="24"/>
          <w:szCs w:val="24"/>
          <w:shd w:val="clear" w:color="auto" w:fill="FFFFFF"/>
        </w:rPr>
        <w:t xml:space="preserve"> M</w:t>
      </w:r>
      <w:proofErr w:type="spellStart"/>
      <w:r w:rsidRPr="00115003">
        <w:rPr>
          <w:rFonts w:ascii="Times New Roman" w:hAnsi="Times New Roman"/>
          <w:color w:val="222222"/>
          <w:sz w:val="24"/>
          <w:szCs w:val="24"/>
          <w:shd w:val="clear" w:color="auto" w:fill="FFFFFF"/>
          <w:lang w:val="en-US"/>
        </w:rPr>
        <w:t>ovie</w:t>
      </w:r>
      <w:proofErr w:type="spellEnd"/>
      <w:r w:rsidRPr="00115003">
        <w:rPr>
          <w:rFonts w:ascii="Times New Roman" w:hAnsi="Times New Roman"/>
          <w:color w:val="222222"/>
          <w:sz w:val="24"/>
          <w:szCs w:val="24"/>
          <w:shd w:val="clear" w:color="auto" w:fill="FFFFFF"/>
        </w:rPr>
        <w:t xml:space="preserve"> </w:t>
      </w:r>
      <w:r w:rsidRPr="00115003">
        <w:rPr>
          <w:rFonts w:ascii="Times New Roman" w:hAnsi="Times New Roman"/>
          <w:color w:val="222222"/>
          <w:sz w:val="24"/>
          <w:szCs w:val="24"/>
          <w:shd w:val="clear" w:color="auto" w:fill="FFFFFF"/>
          <w:lang w:val="en-US"/>
        </w:rPr>
        <w:t>to</w:t>
      </w:r>
      <w:r w:rsidRPr="00115003">
        <w:rPr>
          <w:rFonts w:ascii="Times New Roman" w:hAnsi="Times New Roman"/>
          <w:color w:val="222222"/>
          <w:sz w:val="24"/>
          <w:szCs w:val="24"/>
          <w:shd w:val="clear" w:color="auto" w:fill="FFFFFF"/>
        </w:rPr>
        <w:t xml:space="preserve"> I</w:t>
      </w:r>
      <w:proofErr w:type="spellStart"/>
      <w:r w:rsidRPr="00115003">
        <w:rPr>
          <w:rFonts w:ascii="Times New Roman" w:hAnsi="Times New Roman"/>
          <w:color w:val="222222"/>
          <w:sz w:val="24"/>
          <w:szCs w:val="24"/>
          <w:shd w:val="clear" w:color="auto" w:fill="FFFFFF"/>
          <w:lang w:val="en-US"/>
        </w:rPr>
        <w:t>mprove</w:t>
      </w:r>
      <w:proofErr w:type="spellEnd"/>
      <w:r w:rsidRPr="00115003">
        <w:rPr>
          <w:rFonts w:ascii="Times New Roman" w:hAnsi="Times New Roman"/>
          <w:color w:val="222222"/>
          <w:sz w:val="24"/>
          <w:szCs w:val="24"/>
          <w:shd w:val="clear" w:color="auto" w:fill="FFFFFF"/>
        </w:rPr>
        <w:t xml:space="preserve"> S</w:t>
      </w:r>
      <w:proofErr w:type="spellStart"/>
      <w:r w:rsidRPr="00115003">
        <w:rPr>
          <w:rFonts w:ascii="Times New Roman" w:hAnsi="Times New Roman"/>
          <w:color w:val="222222"/>
          <w:sz w:val="24"/>
          <w:szCs w:val="24"/>
          <w:shd w:val="clear" w:color="auto" w:fill="FFFFFF"/>
          <w:lang w:val="en-US"/>
        </w:rPr>
        <w:t>tudents</w:t>
      </w:r>
      <w:proofErr w:type="spellEnd"/>
      <w:r w:rsidRPr="00115003">
        <w:rPr>
          <w:rFonts w:ascii="Times New Roman" w:hAnsi="Times New Roman"/>
          <w:color w:val="222222"/>
          <w:sz w:val="24"/>
          <w:szCs w:val="24"/>
          <w:shd w:val="clear" w:color="auto" w:fill="FFFFFF"/>
        </w:rPr>
        <w:t>’</w:t>
      </w:r>
      <w:r w:rsidRPr="00115003">
        <w:rPr>
          <w:rFonts w:ascii="Times New Roman" w:hAnsi="Times New Roman"/>
          <w:color w:val="222222"/>
          <w:sz w:val="24"/>
          <w:szCs w:val="24"/>
          <w:shd w:val="clear" w:color="auto" w:fill="FFFFFF"/>
          <w:lang w:val="en-US"/>
        </w:rPr>
        <w:t xml:space="preserve"> </w:t>
      </w:r>
      <w:r w:rsidRPr="00115003">
        <w:rPr>
          <w:rFonts w:ascii="Times New Roman" w:hAnsi="Times New Roman"/>
          <w:color w:val="222222"/>
          <w:sz w:val="24"/>
          <w:szCs w:val="24"/>
          <w:shd w:val="clear" w:color="auto" w:fill="FFFFFF"/>
        </w:rPr>
        <w:t>S</w:t>
      </w:r>
      <w:r w:rsidRPr="00115003">
        <w:rPr>
          <w:rFonts w:ascii="Times New Roman" w:hAnsi="Times New Roman"/>
          <w:color w:val="222222"/>
          <w:sz w:val="24"/>
          <w:szCs w:val="24"/>
          <w:shd w:val="clear" w:color="auto" w:fill="FFFFFF"/>
          <w:lang w:val="en-US"/>
        </w:rPr>
        <w:t>kill</w:t>
      </w:r>
      <w:r w:rsidRPr="00115003">
        <w:rPr>
          <w:rFonts w:ascii="Times New Roman" w:hAnsi="Times New Roman"/>
          <w:color w:val="222222"/>
          <w:sz w:val="24"/>
          <w:szCs w:val="24"/>
          <w:shd w:val="clear" w:color="auto" w:fill="FFFFFF"/>
        </w:rPr>
        <w:t xml:space="preserve"> </w:t>
      </w:r>
      <w:r w:rsidRPr="00115003">
        <w:rPr>
          <w:rFonts w:ascii="Times New Roman" w:hAnsi="Times New Roman"/>
          <w:color w:val="222222"/>
          <w:sz w:val="24"/>
          <w:szCs w:val="24"/>
          <w:shd w:val="clear" w:color="auto" w:fill="FFFFFF"/>
          <w:lang w:val="en-US"/>
        </w:rPr>
        <w:t>in</w:t>
      </w:r>
      <w:r w:rsidRPr="00115003">
        <w:rPr>
          <w:rFonts w:ascii="Times New Roman" w:hAnsi="Times New Roman"/>
          <w:color w:val="222222"/>
          <w:sz w:val="24"/>
          <w:szCs w:val="24"/>
          <w:shd w:val="clear" w:color="auto" w:fill="FFFFFF"/>
        </w:rPr>
        <w:t xml:space="preserve"> W</w:t>
      </w:r>
      <w:proofErr w:type="spellStart"/>
      <w:r w:rsidRPr="00115003">
        <w:rPr>
          <w:rFonts w:ascii="Times New Roman" w:hAnsi="Times New Roman"/>
          <w:color w:val="222222"/>
          <w:sz w:val="24"/>
          <w:szCs w:val="24"/>
          <w:shd w:val="clear" w:color="auto" w:fill="FFFFFF"/>
          <w:lang w:val="en-US"/>
        </w:rPr>
        <w:t>riting</w:t>
      </w:r>
      <w:proofErr w:type="spellEnd"/>
      <w:r w:rsidRPr="00115003">
        <w:rPr>
          <w:rFonts w:ascii="Times New Roman" w:hAnsi="Times New Roman"/>
          <w:color w:val="222222"/>
          <w:sz w:val="24"/>
          <w:szCs w:val="24"/>
          <w:shd w:val="clear" w:color="auto" w:fill="FFFFFF"/>
        </w:rPr>
        <w:t xml:space="preserve"> D</w:t>
      </w:r>
      <w:proofErr w:type="spellStart"/>
      <w:r w:rsidRPr="00115003">
        <w:rPr>
          <w:rFonts w:ascii="Times New Roman" w:hAnsi="Times New Roman"/>
          <w:color w:val="222222"/>
          <w:sz w:val="24"/>
          <w:szCs w:val="24"/>
          <w:shd w:val="clear" w:color="auto" w:fill="FFFFFF"/>
          <w:lang w:val="en-US"/>
        </w:rPr>
        <w:t>escriptive</w:t>
      </w:r>
      <w:proofErr w:type="spellEnd"/>
      <w:r w:rsidRPr="00115003">
        <w:rPr>
          <w:rFonts w:ascii="Times New Roman" w:hAnsi="Times New Roman"/>
          <w:color w:val="222222"/>
          <w:sz w:val="24"/>
          <w:szCs w:val="24"/>
          <w:shd w:val="clear" w:color="auto" w:fill="FFFFFF"/>
        </w:rPr>
        <w:t xml:space="preserve"> </w:t>
      </w:r>
      <w:r w:rsidRPr="00115003">
        <w:rPr>
          <w:rFonts w:ascii="Times New Roman" w:hAnsi="Times New Roman"/>
          <w:color w:val="222222"/>
          <w:sz w:val="24"/>
          <w:szCs w:val="24"/>
          <w:shd w:val="clear" w:color="auto" w:fill="FFFFFF"/>
          <w:lang w:val="en-US"/>
        </w:rPr>
        <w:t>Text</w:t>
      </w:r>
      <w:r w:rsidRPr="00115003">
        <w:rPr>
          <w:rFonts w:ascii="Times New Roman" w:hAnsi="Times New Roman"/>
          <w:color w:val="222222"/>
          <w:sz w:val="24"/>
          <w:szCs w:val="24"/>
          <w:shd w:val="clear" w:color="auto" w:fill="FFFFFF"/>
        </w:rPr>
        <w:t>. </w:t>
      </w:r>
      <w:r w:rsidRPr="00115003">
        <w:rPr>
          <w:rFonts w:ascii="Times New Roman" w:hAnsi="Times New Roman"/>
          <w:i/>
          <w:iCs/>
          <w:color w:val="222222"/>
          <w:sz w:val="24"/>
          <w:szCs w:val="24"/>
          <w:shd w:val="clear" w:color="auto" w:fill="FFFFFF"/>
        </w:rPr>
        <w:t>Didascein: Journal of English Education</w:t>
      </w:r>
      <w:r w:rsidRPr="00115003">
        <w:rPr>
          <w:rFonts w:ascii="Times New Roman" w:hAnsi="Times New Roman"/>
          <w:color w:val="222222"/>
          <w:sz w:val="24"/>
          <w:szCs w:val="24"/>
          <w:shd w:val="clear" w:color="auto" w:fill="FFFFFF"/>
        </w:rPr>
        <w:t>, </w:t>
      </w:r>
      <w:r w:rsidRPr="00115003">
        <w:rPr>
          <w:rFonts w:ascii="Times New Roman" w:hAnsi="Times New Roman"/>
          <w:i/>
          <w:iCs/>
          <w:color w:val="222222"/>
          <w:sz w:val="24"/>
          <w:szCs w:val="24"/>
          <w:shd w:val="clear" w:color="auto" w:fill="FFFFFF"/>
        </w:rPr>
        <w:t>4</w:t>
      </w:r>
      <w:r w:rsidRPr="00115003">
        <w:rPr>
          <w:rFonts w:ascii="Times New Roman" w:hAnsi="Times New Roman"/>
          <w:color w:val="222222"/>
          <w:sz w:val="24"/>
          <w:szCs w:val="24"/>
          <w:shd w:val="clear" w:color="auto" w:fill="FFFFFF"/>
        </w:rPr>
        <w:t>(1), 60-67.</w:t>
      </w:r>
    </w:p>
    <w:p w14:paraId="675E98DA" w14:textId="1286C7B6" w:rsidR="0066468A" w:rsidRPr="00115003" w:rsidRDefault="0066468A" w:rsidP="0059180D">
      <w:pPr>
        <w:pStyle w:val="BodyText"/>
        <w:spacing w:before="160" w:line="240" w:lineRule="auto"/>
        <w:ind w:left="1135" w:right="140" w:hanging="1135"/>
        <w:rPr>
          <w:rFonts w:ascii="Times New Roman" w:hAnsi="Times New Roman"/>
          <w:spacing w:val="-2"/>
          <w:szCs w:val="24"/>
        </w:rPr>
      </w:pPr>
      <w:proofErr w:type="spellStart"/>
      <w:r w:rsidRPr="00115003">
        <w:rPr>
          <w:rFonts w:ascii="Times New Roman" w:hAnsi="Times New Roman"/>
          <w:szCs w:val="24"/>
        </w:rPr>
        <w:t>Laili</w:t>
      </w:r>
      <w:proofErr w:type="spellEnd"/>
      <w:r w:rsidRPr="00115003">
        <w:rPr>
          <w:rFonts w:ascii="Times New Roman" w:hAnsi="Times New Roman"/>
          <w:szCs w:val="24"/>
        </w:rPr>
        <w:t>, E. N. (2022).</w:t>
      </w:r>
      <w:r w:rsidRPr="00115003">
        <w:rPr>
          <w:rFonts w:ascii="Times New Roman" w:hAnsi="Times New Roman"/>
          <w:spacing w:val="-3"/>
          <w:szCs w:val="24"/>
        </w:rPr>
        <w:t xml:space="preserve"> </w:t>
      </w:r>
      <w:r w:rsidRPr="00115003">
        <w:rPr>
          <w:rFonts w:ascii="Times New Roman" w:hAnsi="Times New Roman"/>
          <w:i/>
          <w:szCs w:val="24"/>
        </w:rPr>
        <w:t xml:space="preserve">The Correlation Between </w:t>
      </w:r>
      <w:proofErr w:type="spellStart"/>
      <w:r w:rsidRPr="00115003">
        <w:rPr>
          <w:rFonts w:ascii="Times New Roman" w:hAnsi="Times New Roman"/>
          <w:i/>
          <w:szCs w:val="24"/>
        </w:rPr>
        <w:t>Students'vocabulary</w:t>
      </w:r>
      <w:proofErr w:type="spellEnd"/>
      <w:r w:rsidRPr="00115003">
        <w:rPr>
          <w:rFonts w:ascii="Times New Roman" w:hAnsi="Times New Roman"/>
          <w:i/>
          <w:szCs w:val="24"/>
        </w:rPr>
        <w:t xml:space="preserve"> Mastery </w:t>
      </w:r>
      <w:proofErr w:type="gramStart"/>
      <w:r w:rsidRPr="00115003">
        <w:rPr>
          <w:rFonts w:ascii="Times New Roman" w:hAnsi="Times New Roman"/>
          <w:i/>
          <w:szCs w:val="24"/>
        </w:rPr>
        <w:t>And</w:t>
      </w:r>
      <w:proofErr w:type="gramEnd"/>
      <w:r w:rsidRPr="00115003">
        <w:rPr>
          <w:rFonts w:ascii="Times New Roman" w:hAnsi="Times New Roman"/>
          <w:i/>
          <w:szCs w:val="24"/>
        </w:rPr>
        <w:t xml:space="preserve"> Writing Skill At </w:t>
      </w:r>
      <w:proofErr w:type="spellStart"/>
      <w:r w:rsidRPr="00115003">
        <w:rPr>
          <w:rFonts w:ascii="Times New Roman" w:hAnsi="Times New Roman"/>
          <w:i/>
          <w:szCs w:val="24"/>
        </w:rPr>
        <w:t>Skm</w:t>
      </w:r>
      <w:proofErr w:type="spellEnd"/>
      <w:r w:rsidRPr="00115003">
        <w:rPr>
          <w:rFonts w:ascii="Times New Roman" w:hAnsi="Times New Roman"/>
          <w:i/>
          <w:szCs w:val="24"/>
        </w:rPr>
        <w:t xml:space="preserve"> Negeri 2 </w:t>
      </w:r>
      <w:proofErr w:type="spellStart"/>
      <w:r w:rsidRPr="00115003">
        <w:rPr>
          <w:rFonts w:ascii="Times New Roman" w:hAnsi="Times New Roman"/>
          <w:i/>
          <w:szCs w:val="24"/>
        </w:rPr>
        <w:t>Ponorogo</w:t>
      </w:r>
      <w:proofErr w:type="spellEnd"/>
      <w:r w:rsidRPr="00115003">
        <w:rPr>
          <w:rFonts w:ascii="Times New Roman" w:hAnsi="Times New Roman"/>
          <w:i/>
          <w:spacing w:val="-2"/>
          <w:szCs w:val="24"/>
        </w:rPr>
        <w:t xml:space="preserve"> </w:t>
      </w:r>
      <w:r w:rsidRPr="00115003">
        <w:rPr>
          <w:rFonts w:ascii="Times New Roman" w:hAnsi="Times New Roman"/>
          <w:szCs w:val="24"/>
        </w:rPr>
        <w:t xml:space="preserve">(Doctoral Dissertation, Iain </w:t>
      </w:r>
      <w:proofErr w:type="spellStart"/>
      <w:r w:rsidRPr="00115003">
        <w:rPr>
          <w:rFonts w:ascii="Times New Roman" w:hAnsi="Times New Roman"/>
          <w:spacing w:val="-2"/>
          <w:szCs w:val="24"/>
        </w:rPr>
        <w:t>Ponorogo</w:t>
      </w:r>
      <w:proofErr w:type="spellEnd"/>
      <w:r w:rsidRPr="00115003">
        <w:rPr>
          <w:rFonts w:ascii="Times New Roman" w:hAnsi="Times New Roman"/>
          <w:spacing w:val="-2"/>
          <w:szCs w:val="24"/>
        </w:rPr>
        <w:t>).</w:t>
      </w:r>
    </w:p>
    <w:p w14:paraId="57A85959" w14:textId="5B2F33EE" w:rsidR="0066468A" w:rsidRPr="00115003" w:rsidRDefault="0066468A" w:rsidP="0066468A">
      <w:pPr>
        <w:pStyle w:val="BodyText"/>
        <w:spacing w:before="160" w:line="240" w:lineRule="auto"/>
        <w:ind w:left="1135" w:right="141" w:hanging="1135"/>
        <w:rPr>
          <w:rFonts w:ascii="Times New Roman" w:hAnsi="Times New Roman"/>
          <w:szCs w:val="24"/>
        </w:rPr>
      </w:pPr>
      <w:r w:rsidRPr="00115003">
        <w:rPr>
          <w:rFonts w:ascii="Times New Roman" w:hAnsi="Times New Roman"/>
          <w:szCs w:val="24"/>
        </w:rPr>
        <w:t>Malik, M. (2019). Writing Skills Development among Students with Deafness at Elementary Level. Bulletin of Education and Research, 41(1), 1-16.</w:t>
      </w:r>
    </w:p>
    <w:p w14:paraId="42262CC0" w14:textId="2160B765" w:rsidR="00252D84" w:rsidRPr="00115003" w:rsidRDefault="0066468A" w:rsidP="00EE3A01">
      <w:pPr>
        <w:ind w:left="1135" w:right="139" w:hanging="1135"/>
        <w:jc w:val="both"/>
        <w:rPr>
          <w:rFonts w:ascii="Times New Roman" w:hAnsi="Times New Roman"/>
          <w:sz w:val="24"/>
          <w:szCs w:val="24"/>
        </w:rPr>
      </w:pPr>
      <w:r w:rsidRPr="00115003">
        <w:rPr>
          <w:rFonts w:ascii="Times New Roman" w:hAnsi="Times New Roman"/>
          <w:sz w:val="24"/>
          <w:szCs w:val="24"/>
        </w:rPr>
        <w:t>Obilor,</w:t>
      </w:r>
      <w:r w:rsidRPr="00115003">
        <w:rPr>
          <w:rFonts w:ascii="Times New Roman" w:hAnsi="Times New Roman"/>
          <w:spacing w:val="-7"/>
          <w:sz w:val="24"/>
          <w:szCs w:val="24"/>
        </w:rPr>
        <w:t xml:space="preserve"> </w:t>
      </w:r>
      <w:r w:rsidRPr="00115003">
        <w:rPr>
          <w:rFonts w:ascii="Times New Roman" w:hAnsi="Times New Roman"/>
          <w:sz w:val="24"/>
          <w:szCs w:val="24"/>
        </w:rPr>
        <w:t>E.</w:t>
      </w:r>
      <w:r w:rsidRPr="00115003">
        <w:rPr>
          <w:rFonts w:ascii="Times New Roman" w:hAnsi="Times New Roman"/>
          <w:spacing w:val="-7"/>
          <w:sz w:val="24"/>
          <w:szCs w:val="24"/>
        </w:rPr>
        <w:t xml:space="preserve"> </w:t>
      </w:r>
      <w:r w:rsidRPr="00115003">
        <w:rPr>
          <w:rFonts w:ascii="Times New Roman" w:hAnsi="Times New Roman"/>
          <w:sz w:val="24"/>
          <w:szCs w:val="24"/>
        </w:rPr>
        <w:t>I.</w:t>
      </w:r>
      <w:r w:rsidRPr="00115003">
        <w:rPr>
          <w:rFonts w:ascii="Times New Roman" w:hAnsi="Times New Roman"/>
          <w:spacing w:val="-7"/>
          <w:sz w:val="24"/>
          <w:szCs w:val="24"/>
        </w:rPr>
        <w:t xml:space="preserve"> </w:t>
      </w:r>
      <w:r w:rsidRPr="00115003">
        <w:rPr>
          <w:rFonts w:ascii="Times New Roman" w:hAnsi="Times New Roman"/>
          <w:sz w:val="24"/>
          <w:szCs w:val="24"/>
        </w:rPr>
        <w:t>(2023).</w:t>
      </w:r>
      <w:r w:rsidRPr="00115003">
        <w:rPr>
          <w:rFonts w:ascii="Times New Roman" w:hAnsi="Times New Roman"/>
          <w:spacing w:val="-7"/>
          <w:sz w:val="24"/>
          <w:szCs w:val="24"/>
        </w:rPr>
        <w:t xml:space="preserve"> </w:t>
      </w:r>
      <w:r w:rsidRPr="00115003">
        <w:rPr>
          <w:rFonts w:ascii="Times New Roman" w:hAnsi="Times New Roman"/>
          <w:sz w:val="24"/>
          <w:szCs w:val="24"/>
        </w:rPr>
        <w:t>Convenience</w:t>
      </w:r>
      <w:r w:rsidRPr="00115003">
        <w:rPr>
          <w:rFonts w:ascii="Times New Roman" w:hAnsi="Times New Roman"/>
          <w:spacing w:val="-7"/>
          <w:sz w:val="24"/>
          <w:szCs w:val="24"/>
        </w:rPr>
        <w:t xml:space="preserve"> </w:t>
      </w:r>
      <w:r w:rsidRPr="00115003">
        <w:rPr>
          <w:rFonts w:ascii="Times New Roman" w:hAnsi="Times New Roman"/>
          <w:sz w:val="24"/>
          <w:szCs w:val="24"/>
        </w:rPr>
        <w:t>and</w:t>
      </w:r>
      <w:r w:rsidRPr="00115003">
        <w:rPr>
          <w:rFonts w:ascii="Times New Roman" w:hAnsi="Times New Roman"/>
          <w:spacing w:val="-7"/>
          <w:sz w:val="24"/>
          <w:szCs w:val="24"/>
        </w:rPr>
        <w:t xml:space="preserve"> </w:t>
      </w:r>
      <w:r w:rsidRPr="00115003">
        <w:rPr>
          <w:rFonts w:ascii="Times New Roman" w:hAnsi="Times New Roman"/>
          <w:sz w:val="24"/>
          <w:szCs w:val="24"/>
        </w:rPr>
        <w:t>purposive</w:t>
      </w:r>
      <w:r w:rsidRPr="00115003">
        <w:rPr>
          <w:rFonts w:ascii="Times New Roman" w:hAnsi="Times New Roman"/>
          <w:spacing w:val="-7"/>
          <w:sz w:val="24"/>
          <w:szCs w:val="24"/>
        </w:rPr>
        <w:t xml:space="preserve"> </w:t>
      </w:r>
      <w:r w:rsidRPr="00115003">
        <w:rPr>
          <w:rFonts w:ascii="Times New Roman" w:hAnsi="Times New Roman"/>
          <w:sz w:val="24"/>
          <w:szCs w:val="24"/>
        </w:rPr>
        <w:t>sampling</w:t>
      </w:r>
      <w:r w:rsidRPr="00115003">
        <w:rPr>
          <w:rFonts w:ascii="Times New Roman" w:hAnsi="Times New Roman"/>
          <w:spacing w:val="-7"/>
          <w:sz w:val="24"/>
          <w:szCs w:val="24"/>
        </w:rPr>
        <w:t xml:space="preserve"> </w:t>
      </w:r>
      <w:r w:rsidRPr="00115003">
        <w:rPr>
          <w:rFonts w:ascii="Times New Roman" w:hAnsi="Times New Roman"/>
          <w:sz w:val="24"/>
          <w:szCs w:val="24"/>
        </w:rPr>
        <w:t>techniques:</w:t>
      </w:r>
      <w:r w:rsidRPr="00115003">
        <w:rPr>
          <w:rFonts w:ascii="Times New Roman" w:hAnsi="Times New Roman"/>
          <w:spacing w:val="-7"/>
          <w:sz w:val="24"/>
          <w:szCs w:val="24"/>
        </w:rPr>
        <w:t xml:space="preserve"> </w:t>
      </w:r>
      <w:r w:rsidRPr="00115003">
        <w:rPr>
          <w:rFonts w:ascii="Times New Roman" w:hAnsi="Times New Roman"/>
          <w:sz w:val="24"/>
          <w:szCs w:val="24"/>
        </w:rPr>
        <w:t>Are</w:t>
      </w:r>
      <w:r w:rsidRPr="00115003">
        <w:rPr>
          <w:rFonts w:ascii="Times New Roman" w:hAnsi="Times New Roman"/>
          <w:spacing w:val="-7"/>
          <w:sz w:val="24"/>
          <w:szCs w:val="24"/>
        </w:rPr>
        <w:t xml:space="preserve"> </w:t>
      </w:r>
      <w:r w:rsidRPr="00115003">
        <w:rPr>
          <w:rFonts w:ascii="Times New Roman" w:hAnsi="Times New Roman"/>
          <w:sz w:val="24"/>
          <w:szCs w:val="24"/>
        </w:rPr>
        <w:t>they</w:t>
      </w:r>
      <w:r w:rsidRPr="00115003">
        <w:rPr>
          <w:rFonts w:ascii="Times New Roman" w:hAnsi="Times New Roman"/>
          <w:spacing w:val="-7"/>
          <w:sz w:val="24"/>
          <w:szCs w:val="24"/>
        </w:rPr>
        <w:t xml:space="preserve"> </w:t>
      </w:r>
      <w:r w:rsidRPr="00115003">
        <w:rPr>
          <w:rFonts w:ascii="Times New Roman" w:hAnsi="Times New Roman"/>
          <w:sz w:val="24"/>
          <w:szCs w:val="24"/>
        </w:rPr>
        <w:t>the same.</w:t>
      </w:r>
      <w:r w:rsidRPr="00115003">
        <w:rPr>
          <w:rFonts w:ascii="Times New Roman" w:hAnsi="Times New Roman"/>
          <w:spacing w:val="-2"/>
          <w:sz w:val="24"/>
          <w:szCs w:val="24"/>
        </w:rPr>
        <w:t xml:space="preserve"> </w:t>
      </w:r>
      <w:r w:rsidRPr="00115003">
        <w:rPr>
          <w:rFonts w:ascii="Times New Roman" w:hAnsi="Times New Roman"/>
          <w:i/>
          <w:sz w:val="24"/>
          <w:szCs w:val="24"/>
        </w:rPr>
        <w:t>International Journal of Innovative Social &amp; Science Education Research</w:t>
      </w:r>
      <w:r w:rsidRPr="00115003">
        <w:rPr>
          <w:rFonts w:ascii="Times New Roman" w:hAnsi="Times New Roman"/>
          <w:sz w:val="24"/>
          <w:szCs w:val="24"/>
        </w:rPr>
        <w:t xml:space="preserve">, </w:t>
      </w:r>
      <w:r w:rsidRPr="00115003">
        <w:rPr>
          <w:rFonts w:ascii="Times New Roman" w:hAnsi="Times New Roman"/>
          <w:i/>
          <w:sz w:val="24"/>
          <w:szCs w:val="24"/>
        </w:rPr>
        <w:t>11</w:t>
      </w:r>
      <w:r w:rsidRPr="00115003">
        <w:rPr>
          <w:rFonts w:ascii="Times New Roman" w:hAnsi="Times New Roman"/>
          <w:sz w:val="24"/>
          <w:szCs w:val="24"/>
        </w:rPr>
        <w:t>(1), 1-7.</w:t>
      </w:r>
    </w:p>
    <w:p w14:paraId="430F1B39" w14:textId="6DB8D8B5" w:rsidR="00FC0344" w:rsidRPr="00115003" w:rsidRDefault="00FC0344" w:rsidP="0059180D">
      <w:pPr>
        <w:pStyle w:val="BodyText"/>
        <w:spacing w:before="160" w:line="240" w:lineRule="auto"/>
        <w:ind w:left="1135" w:right="140" w:hanging="1135"/>
        <w:rPr>
          <w:rFonts w:ascii="Times New Roman" w:hAnsi="Times New Roman"/>
          <w:szCs w:val="24"/>
        </w:rPr>
      </w:pPr>
      <w:r w:rsidRPr="00115003">
        <w:rPr>
          <w:rFonts w:ascii="Times New Roman" w:hAnsi="Times New Roman"/>
          <w:szCs w:val="24"/>
        </w:rPr>
        <w:lastRenderedPageBreak/>
        <w:t>Rahmati, U. (2018).</w:t>
      </w:r>
      <w:r w:rsidRPr="00115003">
        <w:rPr>
          <w:rFonts w:ascii="Times New Roman" w:hAnsi="Times New Roman"/>
          <w:spacing w:val="-3"/>
          <w:szCs w:val="24"/>
        </w:rPr>
        <w:t xml:space="preserve"> </w:t>
      </w:r>
      <w:r w:rsidRPr="00115003">
        <w:rPr>
          <w:rFonts w:ascii="Times New Roman" w:hAnsi="Times New Roman"/>
          <w:szCs w:val="24"/>
        </w:rPr>
        <w:t xml:space="preserve">The Correlation Between Vocabulary Mastery </w:t>
      </w:r>
      <w:proofErr w:type="gramStart"/>
      <w:r w:rsidRPr="00115003">
        <w:rPr>
          <w:rFonts w:ascii="Times New Roman" w:hAnsi="Times New Roman"/>
          <w:szCs w:val="24"/>
        </w:rPr>
        <w:t>And</w:t>
      </w:r>
      <w:proofErr w:type="gramEnd"/>
      <w:r w:rsidRPr="00115003">
        <w:rPr>
          <w:rFonts w:ascii="Times New Roman" w:hAnsi="Times New Roman"/>
          <w:szCs w:val="24"/>
        </w:rPr>
        <w:t xml:space="preserve"> Students' Writing Skill (Doctoral dissertation, UIN </w:t>
      </w:r>
      <w:proofErr w:type="spellStart"/>
      <w:r w:rsidRPr="00115003">
        <w:rPr>
          <w:rFonts w:ascii="Times New Roman" w:hAnsi="Times New Roman"/>
          <w:szCs w:val="24"/>
        </w:rPr>
        <w:t>Ar-Raniry</w:t>
      </w:r>
      <w:proofErr w:type="spellEnd"/>
      <w:r w:rsidRPr="00115003">
        <w:rPr>
          <w:rFonts w:ascii="Times New Roman" w:hAnsi="Times New Roman"/>
          <w:szCs w:val="24"/>
        </w:rPr>
        <w:t xml:space="preserve"> Banda Aceh).</w:t>
      </w:r>
    </w:p>
    <w:p w14:paraId="1B18ABE6" w14:textId="207C5FAE" w:rsidR="00FC0344" w:rsidRPr="00115003" w:rsidRDefault="0066468A" w:rsidP="0059180D">
      <w:pPr>
        <w:spacing w:before="160"/>
        <w:ind w:left="1135" w:right="139" w:hanging="1135"/>
        <w:jc w:val="both"/>
        <w:rPr>
          <w:rFonts w:ascii="Times New Roman" w:hAnsi="Times New Roman"/>
          <w:sz w:val="24"/>
          <w:szCs w:val="24"/>
        </w:rPr>
      </w:pPr>
      <w:r w:rsidRPr="00115003">
        <w:rPr>
          <w:rFonts w:ascii="Times New Roman" w:hAnsi="Times New Roman"/>
          <w:sz w:val="24"/>
          <w:szCs w:val="24"/>
        </w:rPr>
        <w:t>Randika, A. (2018). The Correlation Between Grammatical Mastery And Descriptive Writing Mastery Of The Tenth-Grade Students Of Sma Negeri 1 Indralaya.</w:t>
      </w:r>
    </w:p>
    <w:p w14:paraId="5E6F50A7" w14:textId="73D38F05" w:rsidR="0066468A" w:rsidRPr="00115003" w:rsidRDefault="0066468A" w:rsidP="0059180D">
      <w:pPr>
        <w:spacing w:before="160"/>
        <w:ind w:left="1135" w:right="139" w:hanging="1135"/>
        <w:jc w:val="both"/>
        <w:rPr>
          <w:rFonts w:ascii="Times New Roman" w:hAnsi="Times New Roman"/>
          <w:sz w:val="24"/>
          <w:szCs w:val="24"/>
        </w:rPr>
      </w:pPr>
      <w:r w:rsidRPr="00115003">
        <w:rPr>
          <w:rFonts w:ascii="Times New Roman" w:hAnsi="Times New Roman"/>
          <w:sz w:val="24"/>
          <w:szCs w:val="24"/>
        </w:rPr>
        <w:t>Sahalluddin,</w:t>
      </w:r>
      <w:r w:rsidRPr="00115003">
        <w:rPr>
          <w:rFonts w:ascii="Times New Roman" w:hAnsi="Times New Roman"/>
          <w:spacing w:val="-4"/>
          <w:sz w:val="24"/>
          <w:szCs w:val="24"/>
        </w:rPr>
        <w:t xml:space="preserve"> </w:t>
      </w:r>
      <w:r w:rsidRPr="00115003">
        <w:rPr>
          <w:rFonts w:ascii="Times New Roman" w:hAnsi="Times New Roman"/>
          <w:sz w:val="24"/>
          <w:szCs w:val="24"/>
        </w:rPr>
        <w:t>M.,</w:t>
      </w:r>
      <w:r w:rsidRPr="00115003">
        <w:rPr>
          <w:rFonts w:ascii="Times New Roman" w:hAnsi="Times New Roman"/>
          <w:spacing w:val="-4"/>
          <w:sz w:val="24"/>
          <w:szCs w:val="24"/>
        </w:rPr>
        <w:t xml:space="preserve"> </w:t>
      </w:r>
      <w:r w:rsidRPr="00115003">
        <w:rPr>
          <w:rFonts w:ascii="Times New Roman" w:hAnsi="Times New Roman"/>
          <w:sz w:val="24"/>
          <w:szCs w:val="24"/>
        </w:rPr>
        <w:t>&amp;</w:t>
      </w:r>
      <w:r w:rsidRPr="00115003">
        <w:rPr>
          <w:rFonts w:ascii="Times New Roman" w:hAnsi="Times New Roman"/>
          <w:spacing w:val="-4"/>
          <w:sz w:val="24"/>
          <w:szCs w:val="24"/>
        </w:rPr>
        <w:t xml:space="preserve"> </w:t>
      </w:r>
      <w:r w:rsidRPr="00115003">
        <w:rPr>
          <w:rFonts w:ascii="Times New Roman" w:hAnsi="Times New Roman"/>
          <w:sz w:val="24"/>
          <w:szCs w:val="24"/>
        </w:rPr>
        <w:t>Akbariah,</w:t>
      </w:r>
      <w:r w:rsidRPr="00115003">
        <w:rPr>
          <w:rFonts w:ascii="Times New Roman" w:hAnsi="Times New Roman"/>
          <w:spacing w:val="-4"/>
          <w:sz w:val="24"/>
          <w:szCs w:val="24"/>
        </w:rPr>
        <w:t xml:space="preserve"> </w:t>
      </w:r>
      <w:r w:rsidRPr="00115003">
        <w:rPr>
          <w:rFonts w:ascii="Times New Roman" w:hAnsi="Times New Roman"/>
          <w:sz w:val="24"/>
          <w:szCs w:val="24"/>
        </w:rPr>
        <w:t>Y.</w:t>
      </w:r>
      <w:r w:rsidRPr="00115003">
        <w:rPr>
          <w:rFonts w:ascii="Times New Roman" w:hAnsi="Times New Roman"/>
          <w:spacing w:val="-3"/>
          <w:sz w:val="24"/>
          <w:szCs w:val="24"/>
        </w:rPr>
        <w:t xml:space="preserve"> </w:t>
      </w:r>
      <w:r w:rsidRPr="00115003">
        <w:rPr>
          <w:rFonts w:ascii="Times New Roman" w:hAnsi="Times New Roman"/>
          <w:sz w:val="24"/>
          <w:szCs w:val="24"/>
        </w:rPr>
        <w:t>(2023,</w:t>
      </w:r>
      <w:r w:rsidRPr="00115003">
        <w:rPr>
          <w:rFonts w:ascii="Times New Roman" w:hAnsi="Times New Roman"/>
          <w:spacing w:val="-4"/>
          <w:sz w:val="24"/>
          <w:szCs w:val="24"/>
        </w:rPr>
        <w:t xml:space="preserve"> </w:t>
      </w:r>
      <w:r w:rsidRPr="00115003">
        <w:rPr>
          <w:rFonts w:ascii="Times New Roman" w:hAnsi="Times New Roman"/>
          <w:sz w:val="24"/>
          <w:szCs w:val="24"/>
        </w:rPr>
        <w:t>July).</w:t>
      </w:r>
      <w:r w:rsidRPr="00115003">
        <w:rPr>
          <w:rFonts w:ascii="Times New Roman" w:hAnsi="Times New Roman"/>
          <w:spacing w:val="-4"/>
          <w:sz w:val="24"/>
          <w:szCs w:val="24"/>
        </w:rPr>
        <w:t xml:space="preserve"> </w:t>
      </w:r>
      <w:r w:rsidRPr="00115003">
        <w:rPr>
          <w:rFonts w:ascii="Times New Roman" w:hAnsi="Times New Roman"/>
          <w:sz w:val="24"/>
          <w:szCs w:val="24"/>
        </w:rPr>
        <w:t>121.</w:t>
      </w:r>
      <w:r w:rsidRPr="00115003">
        <w:rPr>
          <w:rFonts w:ascii="Times New Roman" w:hAnsi="Times New Roman"/>
          <w:spacing w:val="-4"/>
          <w:sz w:val="24"/>
          <w:szCs w:val="24"/>
        </w:rPr>
        <w:t xml:space="preserve"> </w:t>
      </w:r>
      <w:r w:rsidRPr="00115003">
        <w:rPr>
          <w:rFonts w:ascii="Times New Roman" w:hAnsi="Times New Roman"/>
          <w:sz w:val="24"/>
          <w:szCs w:val="24"/>
        </w:rPr>
        <w:t>Improving</w:t>
      </w:r>
      <w:r w:rsidRPr="00115003">
        <w:rPr>
          <w:rFonts w:ascii="Times New Roman" w:hAnsi="Times New Roman"/>
          <w:spacing w:val="-4"/>
          <w:sz w:val="24"/>
          <w:szCs w:val="24"/>
        </w:rPr>
        <w:t xml:space="preserve"> </w:t>
      </w:r>
      <w:r w:rsidRPr="00115003">
        <w:rPr>
          <w:rFonts w:ascii="Times New Roman" w:hAnsi="Times New Roman"/>
          <w:sz w:val="24"/>
          <w:szCs w:val="24"/>
        </w:rPr>
        <w:t>Student’s</w:t>
      </w:r>
      <w:r w:rsidRPr="00115003">
        <w:rPr>
          <w:rFonts w:ascii="Times New Roman" w:hAnsi="Times New Roman"/>
          <w:spacing w:val="-4"/>
          <w:sz w:val="24"/>
          <w:szCs w:val="24"/>
        </w:rPr>
        <w:t xml:space="preserve"> </w:t>
      </w:r>
      <w:r w:rsidRPr="00115003">
        <w:rPr>
          <w:rFonts w:ascii="Times New Roman" w:hAnsi="Times New Roman"/>
          <w:sz w:val="24"/>
          <w:szCs w:val="24"/>
        </w:rPr>
        <w:t>Ability</w:t>
      </w:r>
      <w:r w:rsidRPr="00115003">
        <w:rPr>
          <w:rFonts w:ascii="Times New Roman" w:hAnsi="Times New Roman"/>
          <w:spacing w:val="-4"/>
          <w:sz w:val="24"/>
          <w:szCs w:val="24"/>
        </w:rPr>
        <w:t xml:space="preserve"> </w:t>
      </w:r>
      <w:r w:rsidRPr="00115003">
        <w:rPr>
          <w:rFonts w:ascii="Times New Roman" w:hAnsi="Times New Roman"/>
          <w:sz w:val="24"/>
          <w:szCs w:val="24"/>
        </w:rPr>
        <w:t>in Writing Descriptive Text through Picture Series. In</w:t>
      </w:r>
      <w:r w:rsidRPr="00115003">
        <w:rPr>
          <w:rFonts w:ascii="Times New Roman" w:hAnsi="Times New Roman"/>
          <w:spacing w:val="-2"/>
          <w:sz w:val="24"/>
          <w:szCs w:val="24"/>
        </w:rPr>
        <w:t xml:space="preserve"> </w:t>
      </w:r>
      <w:r w:rsidRPr="00115003">
        <w:rPr>
          <w:rFonts w:ascii="Times New Roman" w:hAnsi="Times New Roman"/>
          <w:sz w:val="24"/>
          <w:szCs w:val="24"/>
        </w:rPr>
        <w:t>Prosiding Seminar Nasional Pendidikan Profesi Guru (Vol. 1, No. 1, pp. 1105-1112).</w:t>
      </w:r>
    </w:p>
    <w:p w14:paraId="1622A948" w14:textId="6C606F6E" w:rsidR="0066468A" w:rsidRPr="00115003" w:rsidRDefault="0066468A" w:rsidP="0066468A">
      <w:pPr>
        <w:spacing w:before="160"/>
        <w:ind w:left="1135" w:right="439" w:hanging="1135"/>
        <w:jc w:val="both"/>
        <w:rPr>
          <w:rFonts w:ascii="Times New Roman" w:hAnsi="Times New Roman"/>
          <w:sz w:val="24"/>
          <w:szCs w:val="24"/>
        </w:rPr>
      </w:pPr>
      <w:r w:rsidRPr="00115003">
        <w:rPr>
          <w:rFonts w:ascii="Times New Roman" w:hAnsi="Times New Roman"/>
          <w:sz w:val="24"/>
          <w:szCs w:val="24"/>
        </w:rPr>
        <w:t>Sari,</w:t>
      </w:r>
      <w:r w:rsidRPr="00115003">
        <w:rPr>
          <w:rFonts w:ascii="Times New Roman" w:hAnsi="Times New Roman"/>
          <w:spacing w:val="-3"/>
          <w:sz w:val="24"/>
          <w:szCs w:val="24"/>
        </w:rPr>
        <w:t xml:space="preserve"> </w:t>
      </w:r>
      <w:r w:rsidRPr="00115003">
        <w:rPr>
          <w:rFonts w:ascii="Times New Roman" w:hAnsi="Times New Roman"/>
          <w:sz w:val="24"/>
          <w:szCs w:val="24"/>
        </w:rPr>
        <w:t>S.</w:t>
      </w:r>
      <w:r w:rsidRPr="00115003">
        <w:rPr>
          <w:rFonts w:ascii="Times New Roman" w:hAnsi="Times New Roman"/>
          <w:spacing w:val="-3"/>
          <w:sz w:val="24"/>
          <w:szCs w:val="24"/>
        </w:rPr>
        <w:t xml:space="preserve"> </w:t>
      </w:r>
      <w:r w:rsidRPr="00115003">
        <w:rPr>
          <w:rFonts w:ascii="Times New Roman" w:hAnsi="Times New Roman"/>
          <w:sz w:val="24"/>
          <w:szCs w:val="24"/>
        </w:rPr>
        <w:t>N.,</w:t>
      </w:r>
      <w:r w:rsidRPr="00115003">
        <w:rPr>
          <w:rFonts w:ascii="Times New Roman" w:hAnsi="Times New Roman"/>
          <w:spacing w:val="-3"/>
          <w:sz w:val="24"/>
          <w:szCs w:val="24"/>
        </w:rPr>
        <w:t xml:space="preserve"> </w:t>
      </w:r>
      <w:r w:rsidRPr="00115003">
        <w:rPr>
          <w:rFonts w:ascii="Times New Roman" w:hAnsi="Times New Roman"/>
          <w:sz w:val="24"/>
          <w:szCs w:val="24"/>
        </w:rPr>
        <w:t>&amp;</w:t>
      </w:r>
      <w:r w:rsidRPr="00115003">
        <w:rPr>
          <w:rFonts w:ascii="Times New Roman" w:hAnsi="Times New Roman"/>
          <w:spacing w:val="-3"/>
          <w:sz w:val="24"/>
          <w:szCs w:val="24"/>
        </w:rPr>
        <w:t xml:space="preserve"> </w:t>
      </w:r>
      <w:r w:rsidRPr="00115003">
        <w:rPr>
          <w:rFonts w:ascii="Times New Roman" w:hAnsi="Times New Roman"/>
          <w:sz w:val="24"/>
          <w:szCs w:val="24"/>
        </w:rPr>
        <w:t>Aminatun,</w:t>
      </w:r>
      <w:r w:rsidRPr="00115003">
        <w:rPr>
          <w:rFonts w:ascii="Times New Roman" w:hAnsi="Times New Roman"/>
          <w:spacing w:val="-3"/>
          <w:sz w:val="24"/>
          <w:szCs w:val="24"/>
        </w:rPr>
        <w:t xml:space="preserve"> </w:t>
      </w:r>
      <w:r w:rsidRPr="00115003">
        <w:rPr>
          <w:rFonts w:ascii="Times New Roman" w:hAnsi="Times New Roman"/>
          <w:sz w:val="24"/>
          <w:szCs w:val="24"/>
        </w:rPr>
        <w:t>D.</w:t>
      </w:r>
      <w:r w:rsidRPr="00115003">
        <w:rPr>
          <w:rFonts w:ascii="Times New Roman" w:hAnsi="Times New Roman"/>
          <w:spacing w:val="-3"/>
          <w:sz w:val="24"/>
          <w:szCs w:val="24"/>
        </w:rPr>
        <w:t xml:space="preserve"> </w:t>
      </w:r>
      <w:r w:rsidRPr="00115003">
        <w:rPr>
          <w:rFonts w:ascii="Times New Roman" w:hAnsi="Times New Roman"/>
          <w:sz w:val="24"/>
          <w:szCs w:val="24"/>
        </w:rPr>
        <w:t>(2021).</w:t>
      </w:r>
      <w:r w:rsidRPr="00115003">
        <w:rPr>
          <w:rFonts w:ascii="Times New Roman" w:hAnsi="Times New Roman"/>
          <w:spacing w:val="-3"/>
          <w:sz w:val="24"/>
          <w:szCs w:val="24"/>
        </w:rPr>
        <w:t xml:space="preserve"> </w:t>
      </w:r>
      <w:r w:rsidRPr="00115003">
        <w:rPr>
          <w:rFonts w:ascii="Times New Roman" w:hAnsi="Times New Roman"/>
          <w:sz w:val="24"/>
          <w:szCs w:val="24"/>
        </w:rPr>
        <w:t>Students’perception</w:t>
      </w:r>
      <w:r w:rsidRPr="00115003">
        <w:rPr>
          <w:rFonts w:ascii="Times New Roman" w:hAnsi="Times New Roman"/>
          <w:spacing w:val="-3"/>
          <w:sz w:val="24"/>
          <w:szCs w:val="24"/>
        </w:rPr>
        <w:t xml:space="preserve"> </w:t>
      </w:r>
      <w:r w:rsidRPr="00115003">
        <w:rPr>
          <w:rFonts w:ascii="Times New Roman" w:hAnsi="Times New Roman"/>
          <w:sz w:val="24"/>
          <w:szCs w:val="24"/>
        </w:rPr>
        <w:t>on</w:t>
      </w:r>
      <w:r w:rsidRPr="00115003">
        <w:rPr>
          <w:rFonts w:ascii="Times New Roman" w:hAnsi="Times New Roman"/>
          <w:spacing w:val="-3"/>
          <w:sz w:val="24"/>
          <w:szCs w:val="24"/>
        </w:rPr>
        <w:t xml:space="preserve"> </w:t>
      </w:r>
      <w:r w:rsidRPr="00115003">
        <w:rPr>
          <w:rFonts w:ascii="Times New Roman" w:hAnsi="Times New Roman"/>
          <w:sz w:val="24"/>
          <w:szCs w:val="24"/>
        </w:rPr>
        <w:t>the</w:t>
      </w:r>
      <w:r w:rsidRPr="00115003">
        <w:rPr>
          <w:rFonts w:ascii="Times New Roman" w:hAnsi="Times New Roman"/>
          <w:spacing w:val="-4"/>
          <w:sz w:val="24"/>
          <w:szCs w:val="24"/>
        </w:rPr>
        <w:t xml:space="preserve"> </w:t>
      </w:r>
      <w:r w:rsidRPr="00115003">
        <w:rPr>
          <w:rFonts w:ascii="Times New Roman" w:hAnsi="Times New Roman"/>
          <w:sz w:val="24"/>
          <w:szCs w:val="24"/>
        </w:rPr>
        <w:t>use</w:t>
      </w:r>
      <w:r w:rsidRPr="00115003">
        <w:rPr>
          <w:rFonts w:ascii="Times New Roman" w:hAnsi="Times New Roman"/>
          <w:spacing w:val="-4"/>
          <w:sz w:val="24"/>
          <w:szCs w:val="24"/>
        </w:rPr>
        <w:t xml:space="preserve"> </w:t>
      </w:r>
      <w:r w:rsidRPr="00115003">
        <w:rPr>
          <w:rFonts w:ascii="Times New Roman" w:hAnsi="Times New Roman"/>
          <w:sz w:val="24"/>
          <w:szCs w:val="24"/>
        </w:rPr>
        <w:t>of</w:t>
      </w:r>
      <w:r w:rsidRPr="00115003">
        <w:rPr>
          <w:rFonts w:ascii="Times New Roman" w:hAnsi="Times New Roman"/>
          <w:spacing w:val="-3"/>
          <w:sz w:val="24"/>
          <w:szCs w:val="24"/>
        </w:rPr>
        <w:t xml:space="preserve"> </w:t>
      </w:r>
      <w:r w:rsidRPr="00115003">
        <w:rPr>
          <w:rFonts w:ascii="Times New Roman" w:hAnsi="Times New Roman"/>
          <w:sz w:val="24"/>
          <w:szCs w:val="24"/>
        </w:rPr>
        <w:t xml:space="preserve">English movies to improve vocabulary mastery. </w:t>
      </w:r>
      <w:r w:rsidRPr="00115003">
        <w:rPr>
          <w:rFonts w:ascii="Times New Roman" w:hAnsi="Times New Roman"/>
          <w:i/>
          <w:sz w:val="24"/>
          <w:szCs w:val="24"/>
        </w:rPr>
        <w:t>Journal of English language teaching and learning</w:t>
      </w:r>
      <w:r w:rsidRPr="00115003">
        <w:rPr>
          <w:rFonts w:ascii="Times New Roman" w:hAnsi="Times New Roman"/>
          <w:sz w:val="24"/>
          <w:szCs w:val="24"/>
        </w:rPr>
        <w:t xml:space="preserve">, </w:t>
      </w:r>
      <w:r w:rsidRPr="00115003">
        <w:rPr>
          <w:rFonts w:ascii="Times New Roman" w:hAnsi="Times New Roman"/>
          <w:i/>
          <w:sz w:val="24"/>
          <w:szCs w:val="24"/>
        </w:rPr>
        <w:t>2</w:t>
      </w:r>
      <w:r w:rsidRPr="00115003">
        <w:rPr>
          <w:rFonts w:ascii="Times New Roman" w:hAnsi="Times New Roman"/>
          <w:sz w:val="24"/>
          <w:szCs w:val="24"/>
        </w:rPr>
        <w:t>(1), 16-22.</w:t>
      </w:r>
    </w:p>
    <w:p w14:paraId="4A9FAF65" w14:textId="326F1873" w:rsidR="00EE3A01" w:rsidRPr="00115003" w:rsidRDefault="00EE3A01" w:rsidP="0066468A">
      <w:pPr>
        <w:spacing w:before="160"/>
        <w:ind w:left="1135" w:right="439" w:hanging="1135"/>
        <w:jc w:val="both"/>
        <w:rPr>
          <w:rFonts w:ascii="Times New Roman" w:hAnsi="Times New Roman"/>
          <w:sz w:val="24"/>
          <w:szCs w:val="24"/>
        </w:rPr>
      </w:pPr>
      <w:r w:rsidRPr="00115003">
        <w:rPr>
          <w:rFonts w:ascii="Times New Roman" w:hAnsi="Times New Roman"/>
          <w:color w:val="222222"/>
          <w:sz w:val="24"/>
          <w:szCs w:val="24"/>
          <w:shd w:val="clear" w:color="auto" w:fill="FFFFFF"/>
        </w:rPr>
        <w:t>Soma, R. (2025). U</w:t>
      </w:r>
      <w:r w:rsidRPr="00115003">
        <w:rPr>
          <w:rFonts w:ascii="Times New Roman" w:hAnsi="Times New Roman"/>
          <w:color w:val="222222"/>
          <w:sz w:val="24"/>
          <w:szCs w:val="24"/>
          <w:shd w:val="clear" w:color="auto" w:fill="FFFFFF"/>
          <w:lang w:val="en-US"/>
        </w:rPr>
        <w:t>sing</w:t>
      </w:r>
      <w:r w:rsidRPr="00115003">
        <w:rPr>
          <w:rFonts w:ascii="Times New Roman" w:hAnsi="Times New Roman"/>
          <w:color w:val="222222"/>
          <w:sz w:val="24"/>
          <w:szCs w:val="24"/>
          <w:shd w:val="clear" w:color="auto" w:fill="FFFFFF"/>
        </w:rPr>
        <w:t xml:space="preserve"> Y</w:t>
      </w:r>
      <w:proofErr w:type="spellStart"/>
      <w:r w:rsidRPr="00115003">
        <w:rPr>
          <w:rFonts w:ascii="Times New Roman" w:hAnsi="Times New Roman"/>
          <w:color w:val="222222"/>
          <w:sz w:val="24"/>
          <w:szCs w:val="24"/>
          <w:shd w:val="clear" w:color="auto" w:fill="FFFFFF"/>
          <w:lang w:val="en-US"/>
        </w:rPr>
        <w:t>outube</w:t>
      </w:r>
      <w:proofErr w:type="spellEnd"/>
      <w:r w:rsidRPr="00115003">
        <w:rPr>
          <w:rFonts w:ascii="Times New Roman" w:hAnsi="Times New Roman"/>
          <w:color w:val="222222"/>
          <w:sz w:val="24"/>
          <w:szCs w:val="24"/>
          <w:shd w:val="clear" w:color="auto" w:fill="FFFFFF"/>
        </w:rPr>
        <w:t xml:space="preserve"> V</w:t>
      </w:r>
      <w:proofErr w:type="spellStart"/>
      <w:r w:rsidRPr="00115003">
        <w:rPr>
          <w:rFonts w:ascii="Times New Roman" w:hAnsi="Times New Roman"/>
          <w:color w:val="222222"/>
          <w:sz w:val="24"/>
          <w:szCs w:val="24"/>
          <w:shd w:val="clear" w:color="auto" w:fill="FFFFFF"/>
          <w:lang w:val="en-US"/>
        </w:rPr>
        <w:t>ideos</w:t>
      </w:r>
      <w:proofErr w:type="spellEnd"/>
      <w:r w:rsidRPr="00115003">
        <w:rPr>
          <w:rFonts w:ascii="Times New Roman" w:hAnsi="Times New Roman"/>
          <w:color w:val="222222"/>
          <w:sz w:val="24"/>
          <w:szCs w:val="24"/>
          <w:shd w:val="clear" w:color="auto" w:fill="FFFFFF"/>
          <w:lang w:val="en-US"/>
        </w:rPr>
        <w:t xml:space="preserve"> to</w:t>
      </w:r>
      <w:r w:rsidRPr="00115003">
        <w:rPr>
          <w:rFonts w:ascii="Times New Roman" w:hAnsi="Times New Roman"/>
          <w:color w:val="222222"/>
          <w:sz w:val="24"/>
          <w:szCs w:val="24"/>
          <w:shd w:val="clear" w:color="auto" w:fill="FFFFFF"/>
        </w:rPr>
        <w:t xml:space="preserve"> E</w:t>
      </w:r>
      <w:proofErr w:type="spellStart"/>
      <w:r w:rsidRPr="00115003">
        <w:rPr>
          <w:rFonts w:ascii="Times New Roman" w:hAnsi="Times New Roman"/>
          <w:color w:val="222222"/>
          <w:sz w:val="24"/>
          <w:szCs w:val="24"/>
          <w:shd w:val="clear" w:color="auto" w:fill="FFFFFF"/>
          <w:lang w:val="en-US"/>
        </w:rPr>
        <w:t>nhance</w:t>
      </w:r>
      <w:proofErr w:type="spellEnd"/>
      <w:r w:rsidRPr="00115003">
        <w:rPr>
          <w:rFonts w:ascii="Times New Roman" w:hAnsi="Times New Roman"/>
          <w:color w:val="222222"/>
          <w:sz w:val="24"/>
          <w:szCs w:val="24"/>
          <w:shd w:val="clear" w:color="auto" w:fill="FFFFFF"/>
        </w:rPr>
        <w:t xml:space="preserve"> T</w:t>
      </w:r>
      <w:r w:rsidRPr="00115003">
        <w:rPr>
          <w:rFonts w:ascii="Times New Roman" w:hAnsi="Times New Roman"/>
          <w:color w:val="222222"/>
          <w:sz w:val="24"/>
          <w:szCs w:val="24"/>
          <w:shd w:val="clear" w:color="auto" w:fill="FFFFFF"/>
          <w:lang w:val="en-US"/>
        </w:rPr>
        <w:t>he</w:t>
      </w:r>
      <w:r w:rsidRPr="00115003">
        <w:rPr>
          <w:rFonts w:ascii="Times New Roman" w:hAnsi="Times New Roman"/>
          <w:color w:val="222222"/>
          <w:sz w:val="24"/>
          <w:szCs w:val="24"/>
          <w:shd w:val="clear" w:color="auto" w:fill="FFFFFF"/>
        </w:rPr>
        <w:t xml:space="preserve"> EFL S</w:t>
      </w:r>
      <w:proofErr w:type="spellStart"/>
      <w:r w:rsidRPr="00115003">
        <w:rPr>
          <w:rFonts w:ascii="Times New Roman" w:hAnsi="Times New Roman"/>
          <w:color w:val="222222"/>
          <w:sz w:val="24"/>
          <w:szCs w:val="24"/>
          <w:shd w:val="clear" w:color="auto" w:fill="FFFFFF"/>
          <w:lang w:val="en-US"/>
        </w:rPr>
        <w:t>tudents</w:t>
      </w:r>
      <w:proofErr w:type="spellEnd"/>
      <w:r w:rsidRPr="00115003">
        <w:rPr>
          <w:rFonts w:ascii="Times New Roman" w:hAnsi="Times New Roman"/>
          <w:color w:val="222222"/>
          <w:sz w:val="24"/>
          <w:szCs w:val="24"/>
          <w:shd w:val="clear" w:color="auto" w:fill="FFFFFF"/>
        </w:rPr>
        <w:t>’</w:t>
      </w:r>
      <w:r w:rsidRPr="00115003">
        <w:rPr>
          <w:rFonts w:ascii="Times New Roman" w:hAnsi="Times New Roman"/>
          <w:color w:val="222222"/>
          <w:sz w:val="24"/>
          <w:szCs w:val="24"/>
          <w:shd w:val="clear" w:color="auto" w:fill="FFFFFF"/>
          <w:lang w:val="en-US"/>
        </w:rPr>
        <w:t xml:space="preserve"> </w:t>
      </w:r>
      <w:r w:rsidRPr="00115003">
        <w:rPr>
          <w:rFonts w:ascii="Times New Roman" w:hAnsi="Times New Roman"/>
          <w:color w:val="222222"/>
          <w:sz w:val="24"/>
          <w:szCs w:val="24"/>
          <w:shd w:val="clear" w:color="auto" w:fill="FFFFFF"/>
        </w:rPr>
        <w:t>V</w:t>
      </w:r>
      <w:proofErr w:type="spellStart"/>
      <w:r w:rsidRPr="00115003">
        <w:rPr>
          <w:rFonts w:ascii="Times New Roman" w:hAnsi="Times New Roman"/>
          <w:color w:val="222222"/>
          <w:sz w:val="24"/>
          <w:szCs w:val="24"/>
          <w:shd w:val="clear" w:color="auto" w:fill="FFFFFF"/>
          <w:lang w:val="en-US"/>
        </w:rPr>
        <w:t>ocabulary</w:t>
      </w:r>
      <w:proofErr w:type="spellEnd"/>
      <w:r w:rsidRPr="00115003">
        <w:rPr>
          <w:rFonts w:ascii="Times New Roman" w:hAnsi="Times New Roman"/>
          <w:color w:val="222222"/>
          <w:sz w:val="24"/>
          <w:szCs w:val="24"/>
          <w:shd w:val="clear" w:color="auto" w:fill="FFFFFF"/>
        </w:rPr>
        <w:t xml:space="preserve"> M</w:t>
      </w:r>
      <w:proofErr w:type="spellStart"/>
      <w:r w:rsidRPr="00115003">
        <w:rPr>
          <w:rFonts w:ascii="Times New Roman" w:hAnsi="Times New Roman"/>
          <w:color w:val="222222"/>
          <w:sz w:val="24"/>
          <w:szCs w:val="24"/>
          <w:shd w:val="clear" w:color="auto" w:fill="FFFFFF"/>
          <w:lang w:val="en-US"/>
        </w:rPr>
        <w:t>astery</w:t>
      </w:r>
      <w:proofErr w:type="spellEnd"/>
      <w:r w:rsidRPr="00115003">
        <w:rPr>
          <w:rFonts w:ascii="Times New Roman" w:hAnsi="Times New Roman"/>
          <w:color w:val="222222"/>
          <w:sz w:val="24"/>
          <w:szCs w:val="24"/>
          <w:shd w:val="clear" w:color="auto" w:fill="FFFFFF"/>
        </w:rPr>
        <w:t>. </w:t>
      </w:r>
      <w:r w:rsidRPr="00115003">
        <w:rPr>
          <w:rFonts w:ascii="Times New Roman" w:hAnsi="Times New Roman"/>
          <w:i/>
          <w:iCs/>
          <w:color w:val="222222"/>
          <w:sz w:val="24"/>
          <w:szCs w:val="24"/>
          <w:shd w:val="clear" w:color="auto" w:fill="FFFFFF"/>
        </w:rPr>
        <w:t>Didascein: Journal of English Education</w:t>
      </w:r>
      <w:r w:rsidRPr="00115003">
        <w:rPr>
          <w:rFonts w:ascii="Times New Roman" w:hAnsi="Times New Roman"/>
          <w:color w:val="222222"/>
          <w:sz w:val="24"/>
          <w:szCs w:val="24"/>
          <w:shd w:val="clear" w:color="auto" w:fill="FFFFFF"/>
        </w:rPr>
        <w:t>, </w:t>
      </w:r>
      <w:r w:rsidRPr="00115003">
        <w:rPr>
          <w:rFonts w:ascii="Times New Roman" w:hAnsi="Times New Roman"/>
          <w:i/>
          <w:iCs/>
          <w:color w:val="222222"/>
          <w:sz w:val="24"/>
          <w:szCs w:val="24"/>
          <w:shd w:val="clear" w:color="auto" w:fill="FFFFFF"/>
        </w:rPr>
        <w:t>6</w:t>
      </w:r>
      <w:r w:rsidRPr="00115003">
        <w:rPr>
          <w:rFonts w:ascii="Times New Roman" w:hAnsi="Times New Roman"/>
          <w:color w:val="222222"/>
          <w:sz w:val="24"/>
          <w:szCs w:val="24"/>
          <w:shd w:val="clear" w:color="auto" w:fill="FFFFFF"/>
        </w:rPr>
        <w:t>(1), 38-47.</w:t>
      </w:r>
    </w:p>
    <w:p w14:paraId="7C5524E8" w14:textId="77777777" w:rsidR="00FC0344" w:rsidRPr="00115003" w:rsidRDefault="00FC0344" w:rsidP="0059180D">
      <w:pPr>
        <w:pStyle w:val="BodyText"/>
        <w:spacing w:before="160" w:line="240" w:lineRule="auto"/>
        <w:ind w:left="1135" w:right="139" w:hanging="1135"/>
        <w:rPr>
          <w:rFonts w:ascii="Times New Roman" w:hAnsi="Times New Roman"/>
          <w:szCs w:val="24"/>
        </w:rPr>
      </w:pPr>
      <w:r w:rsidRPr="00115003">
        <w:rPr>
          <w:rFonts w:ascii="Times New Roman" w:hAnsi="Times New Roman"/>
          <w:szCs w:val="24"/>
        </w:rPr>
        <w:t xml:space="preserve">Toba, R., &amp; Noor, W. N. (2019). The current issues of Indonesian EFL students’ writing skills: Ability, problem, and reason in writing comparison and contrast essay. </w:t>
      </w:r>
      <w:proofErr w:type="spellStart"/>
      <w:r w:rsidRPr="00115003">
        <w:rPr>
          <w:rFonts w:ascii="Times New Roman" w:hAnsi="Times New Roman"/>
          <w:szCs w:val="24"/>
        </w:rPr>
        <w:t>Dinamika</w:t>
      </w:r>
      <w:proofErr w:type="spellEnd"/>
      <w:r w:rsidRPr="00115003">
        <w:rPr>
          <w:rFonts w:ascii="Times New Roman" w:hAnsi="Times New Roman"/>
          <w:szCs w:val="24"/>
        </w:rPr>
        <w:t xml:space="preserve"> </w:t>
      </w:r>
      <w:proofErr w:type="spellStart"/>
      <w:r w:rsidRPr="00115003">
        <w:rPr>
          <w:rFonts w:ascii="Times New Roman" w:hAnsi="Times New Roman"/>
          <w:szCs w:val="24"/>
        </w:rPr>
        <w:t>Ilmu</w:t>
      </w:r>
      <w:proofErr w:type="spellEnd"/>
      <w:r w:rsidRPr="00115003">
        <w:rPr>
          <w:rFonts w:ascii="Times New Roman" w:hAnsi="Times New Roman"/>
          <w:szCs w:val="24"/>
        </w:rPr>
        <w:t>, 19(1), 57-73.</w:t>
      </w:r>
    </w:p>
    <w:p w14:paraId="14BA9C5B" w14:textId="6EEB7E30" w:rsidR="007A092F" w:rsidRPr="00115003" w:rsidRDefault="00FC0344" w:rsidP="00115003">
      <w:pPr>
        <w:pStyle w:val="BodyText"/>
        <w:spacing w:before="160" w:line="240" w:lineRule="auto"/>
        <w:ind w:left="1135" w:right="139" w:hanging="1135"/>
        <w:rPr>
          <w:rFonts w:ascii="Times New Roman" w:hAnsi="Times New Roman"/>
          <w:szCs w:val="24"/>
        </w:rPr>
      </w:pPr>
      <w:proofErr w:type="spellStart"/>
      <w:r w:rsidRPr="00115003">
        <w:rPr>
          <w:rFonts w:ascii="Times New Roman" w:hAnsi="Times New Roman"/>
          <w:szCs w:val="24"/>
        </w:rPr>
        <w:t>Ulfa</w:t>
      </w:r>
      <w:proofErr w:type="spellEnd"/>
      <w:r w:rsidRPr="00115003">
        <w:rPr>
          <w:rFonts w:ascii="Times New Roman" w:hAnsi="Times New Roman"/>
          <w:szCs w:val="24"/>
        </w:rPr>
        <w:t xml:space="preserve">, F., </w:t>
      </w:r>
      <w:proofErr w:type="spellStart"/>
      <w:r w:rsidRPr="00115003">
        <w:rPr>
          <w:rFonts w:ascii="Times New Roman" w:hAnsi="Times New Roman"/>
          <w:szCs w:val="24"/>
        </w:rPr>
        <w:t>Sudrajad</w:t>
      </w:r>
      <w:proofErr w:type="spellEnd"/>
      <w:r w:rsidRPr="00115003">
        <w:rPr>
          <w:rFonts w:ascii="Times New Roman" w:hAnsi="Times New Roman"/>
          <w:szCs w:val="24"/>
        </w:rPr>
        <w:t>, W., &amp; Sulistyaningsih, S. (2023). Increasing Student’s Ability to Write Descriptive Text Using the Brainstorming Method.</w:t>
      </w:r>
      <w:r w:rsidRPr="00115003">
        <w:rPr>
          <w:rFonts w:ascii="Times New Roman" w:hAnsi="Times New Roman"/>
          <w:spacing w:val="-3"/>
          <w:szCs w:val="24"/>
        </w:rPr>
        <w:t xml:space="preserve"> </w:t>
      </w:r>
      <w:r w:rsidRPr="00115003">
        <w:rPr>
          <w:rFonts w:ascii="Times New Roman" w:hAnsi="Times New Roman"/>
          <w:szCs w:val="24"/>
        </w:rPr>
        <w:t>International Journal of English and Applied Linguistics (IJEAL), 3(2), 109-118</w:t>
      </w:r>
    </w:p>
    <w:sectPr w:rsidR="007A092F" w:rsidRPr="00115003" w:rsidSect="0059180D">
      <w:headerReference w:type="even" r:id="rId12"/>
      <w:headerReference w:type="default" r:id="rId13"/>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B1A9B" w14:textId="77777777" w:rsidR="00CB7EA8" w:rsidRDefault="00CB7EA8" w:rsidP="00821842">
      <w:r>
        <w:separator/>
      </w:r>
    </w:p>
  </w:endnote>
  <w:endnote w:type="continuationSeparator" w:id="0">
    <w:p w14:paraId="4FCF317A" w14:textId="77777777" w:rsidR="00CB7EA8" w:rsidRDefault="00CB7EA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B0D8C">
          <w:rPr>
            <w:noProof/>
          </w:rPr>
          <w:t>10</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7223E" w14:textId="77777777" w:rsidR="00CB7EA8" w:rsidRDefault="00CB7EA8" w:rsidP="00821842">
      <w:r>
        <w:separator/>
      </w:r>
    </w:p>
  </w:footnote>
  <w:footnote w:type="continuationSeparator" w:id="0">
    <w:p w14:paraId="457607F9" w14:textId="77777777" w:rsidR="00CB7EA8" w:rsidRDefault="00CB7EA8"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521C2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F6A54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28F5A60"/>
    <w:multiLevelType w:val="hybridMultilevel"/>
    <w:tmpl w:val="5BC4D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64CBA"/>
    <w:rsid w:val="000756E7"/>
    <w:rsid w:val="000A50F5"/>
    <w:rsid w:val="000B6496"/>
    <w:rsid w:val="000D7C53"/>
    <w:rsid w:val="000F3E94"/>
    <w:rsid w:val="00100A37"/>
    <w:rsid w:val="00115003"/>
    <w:rsid w:val="001174A6"/>
    <w:rsid w:val="001337AC"/>
    <w:rsid w:val="001347BE"/>
    <w:rsid w:val="00146FDE"/>
    <w:rsid w:val="00161925"/>
    <w:rsid w:val="001764D4"/>
    <w:rsid w:val="001A0426"/>
    <w:rsid w:val="001A458D"/>
    <w:rsid w:val="001C5174"/>
    <w:rsid w:val="001E4196"/>
    <w:rsid w:val="001F49FA"/>
    <w:rsid w:val="001F53F4"/>
    <w:rsid w:val="002051B5"/>
    <w:rsid w:val="00205668"/>
    <w:rsid w:val="00214FF2"/>
    <w:rsid w:val="00224BD8"/>
    <w:rsid w:val="002476E3"/>
    <w:rsid w:val="00252D84"/>
    <w:rsid w:val="00283751"/>
    <w:rsid w:val="002959FA"/>
    <w:rsid w:val="00314AE4"/>
    <w:rsid w:val="00362B06"/>
    <w:rsid w:val="00385566"/>
    <w:rsid w:val="00392FAF"/>
    <w:rsid w:val="00397A52"/>
    <w:rsid w:val="003B0D8C"/>
    <w:rsid w:val="003F7A9E"/>
    <w:rsid w:val="00413ACC"/>
    <w:rsid w:val="00456785"/>
    <w:rsid w:val="00462988"/>
    <w:rsid w:val="00475E20"/>
    <w:rsid w:val="004A0A1D"/>
    <w:rsid w:val="004B178A"/>
    <w:rsid w:val="004B50F8"/>
    <w:rsid w:val="004E24DE"/>
    <w:rsid w:val="004E3538"/>
    <w:rsid w:val="004F2879"/>
    <w:rsid w:val="00502F05"/>
    <w:rsid w:val="00514EFF"/>
    <w:rsid w:val="00543AE4"/>
    <w:rsid w:val="00563300"/>
    <w:rsid w:val="00564DB6"/>
    <w:rsid w:val="00585E73"/>
    <w:rsid w:val="0059180D"/>
    <w:rsid w:val="00594560"/>
    <w:rsid w:val="005C08F9"/>
    <w:rsid w:val="005E1B2B"/>
    <w:rsid w:val="006222B3"/>
    <w:rsid w:val="006251A3"/>
    <w:rsid w:val="00650947"/>
    <w:rsid w:val="0066468A"/>
    <w:rsid w:val="00673E74"/>
    <w:rsid w:val="00680B85"/>
    <w:rsid w:val="00687806"/>
    <w:rsid w:val="006A685C"/>
    <w:rsid w:val="006E0B0D"/>
    <w:rsid w:val="006E345B"/>
    <w:rsid w:val="006F1387"/>
    <w:rsid w:val="00702D87"/>
    <w:rsid w:val="0070516B"/>
    <w:rsid w:val="007077DF"/>
    <w:rsid w:val="00740996"/>
    <w:rsid w:val="007473B2"/>
    <w:rsid w:val="007526CD"/>
    <w:rsid w:val="00763467"/>
    <w:rsid w:val="007723D4"/>
    <w:rsid w:val="007A092F"/>
    <w:rsid w:val="007A3AFF"/>
    <w:rsid w:val="007B1240"/>
    <w:rsid w:val="007F2AA9"/>
    <w:rsid w:val="008042D6"/>
    <w:rsid w:val="008131F3"/>
    <w:rsid w:val="00813A0A"/>
    <w:rsid w:val="008140CD"/>
    <w:rsid w:val="00821842"/>
    <w:rsid w:val="00885B4C"/>
    <w:rsid w:val="008B058C"/>
    <w:rsid w:val="008C7A94"/>
    <w:rsid w:val="008D3B5C"/>
    <w:rsid w:val="008D5B5F"/>
    <w:rsid w:val="008E1F35"/>
    <w:rsid w:val="008E26D6"/>
    <w:rsid w:val="00905905"/>
    <w:rsid w:val="009309B8"/>
    <w:rsid w:val="009856B3"/>
    <w:rsid w:val="00994138"/>
    <w:rsid w:val="009A2257"/>
    <w:rsid w:val="009B7C7F"/>
    <w:rsid w:val="009D59CB"/>
    <w:rsid w:val="009E6F2A"/>
    <w:rsid w:val="00A0331E"/>
    <w:rsid w:val="00A21B66"/>
    <w:rsid w:val="00AB27FB"/>
    <w:rsid w:val="00AC39C2"/>
    <w:rsid w:val="00AF0FC7"/>
    <w:rsid w:val="00B51894"/>
    <w:rsid w:val="00B830EB"/>
    <w:rsid w:val="00B8659F"/>
    <w:rsid w:val="00B943B7"/>
    <w:rsid w:val="00B95A47"/>
    <w:rsid w:val="00BB2824"/>
    <w:rsid w:val="00BB446D"/>
    <w:rsid w:val="00BD20B2"/>
    <w:rsid w:val="00BF1FC4"/>
    <w:rsid w:val="00BF3A04"/>
    <w:rsid w:val="00C45C73"/>
    <w:rsid w:val="00C5090A"/>
    <w:rsid w:val="00C55E45"/>
    <w:rsid w:val="00C750FB"/>
    <w:rsid w:val="00C92C09"/>
    <w:rsid w:val="00CB7EA8"/>
    <w:rsid w:val="00CD09C1"/>
    <w:rsid w:val="00CE2292"/>
    <w:rsid w:val="00CE64D6"/>
    <w:rsid w:val="00CF76AC"/>
    <w:rsid w:val="00D003BB"/>
    <w:rsid w:val="00D02066"/>
    <w:rsid w:val="00D3518F"/>
    <w:rsid w:val="00D67280"/>
    <w:rsid w:val="00DA11C1"/>
    <w:rsid w:val="00DC35B4"/>
    <w:rsid w:val="00DC3765"/>
    <w:rsid w:val="00DD1135"/>
    <w:rsid w:val="00DF4413"/>
    <w:rsid w:val="00E101D2"/>
    <w:rsid w:val="00E23CC4"/>
    <w:rsid w:val="00E247C4"/>
    <w:rsid w:val="00E351FF"/>
    <w:rsid w:val="00E43E26"/>
    <w:rsid w:val="00E70726"/>
    <w:rsid w:val="00EE3A01"/>
    <w:rsid w:val="00EE5917"/>
    <w:rsid w:val="00F05CBA"/>
    <w:rsid w:val="00F16B9E"/>
    <w:rsid w:val="00F367FE"/>
    <w:rsid w:val="00F42CF1"/>
    <w:rsid w:val="00F54814"/>
    <w:rsid w:val="00F575C6"/>
    <w:rsid w:val="00F658B4"/>
    <w:rsid w:val="00FB47D6"/>
    <w:rsid w:val="00FC034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5C13893F-C45E-45C7-8B80-C2D08233A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2"/>
    <w:uiPriority w:val="42"/>
    <w:rsid w:val="006222B3"/>
    <w:rPr>
      <w:rFonts w:asciiTheme="minorHAnsi" w:hAnsiTheme="minorHAnsi" w:cstheme="minorBidi"/>
      <w:kern w:val="2"/>
      <w:lang w:val="en-ID"/>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2">
    <w:name w:val="Plain Table 22"/>
    <w:basedOn w:val="TableNormal"/>
    <w:uiPriority w:val="42"/>
    <w:rsid w:val="006222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43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668E6261-0505-4097-BE38-270C5F146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11</Pages>
  <Words>3654</Words>
  <Characters>20832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Dian Satrio</cp:lastModifiedBy>
  <cp:revision>8</cp:revision>
  <dcterms:created xsi:type="dcterms:W3CDTF">2025-10-18T13:45:00Z</dcterms:created>
  <dcterms:modified xsi:type="dcterms:W3CDTF">2025-10-21T09:42:00Z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c533f5ce-c405-4037-86f5-eb65a1b74a36</vt:lpwstr>
  </property>
</Properties>
</file>