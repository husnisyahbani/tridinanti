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9F2093" w14:textId="2A2BC836" w:rsidR="00BB2824" w:rsidRDefault="00BB2824" w:rsidP="00C55E45">
      <w:pPr>
        <w:contextualSpacing/>
        <w:jc w:val="center"/>
        <w:rPr>
          <w:rFonts w:ascii="Times New Roman" w:hAnsi="Times New Roman"/>
          <w:b/>
          <w:bCs/>
          <w:sz w:val="24"/>
          <w:szCs w:val="24"/>
          <w:lang w:val="en-ID"/>
        </w:rPr>
      </w:pPr>
      <w:r>
        <w:rPr>
          <w:rFonts w:ascii="Times New Roman" w:hAnsi="Times New Roman"/>
          <w:b/>
          <w:bCs/>
          <w:sz w:val="24"/>
          <w:szCs w:val="24"/>
          <w:lang w:val="en-ID"/>
        </w:rPr>
        <w:t>AN IMPACT OF VOCABULARY MASTERY TO WRITING ABILITY THROUGH DESCRPTIVE TEXT</w:t>
      </w:r>
      <w:r w:rsidR="00C55E45">
        <w:rPr>
          <w:rFonts w:ascii="Times New Roman" w:hAnsi="Times New Roman"/>
          <w:b/>
          <w:bCs/>
          <w:sz w:val="24"/>
          <w:szCs w:val="24"/>
          <w:lang w:val="en-ID"/>
        </w:rPr>
        <w:t xml:space="preserve">: </w:t>
      </w:r>
      <w:r>
        <w:rPr>
          <w:rFonts w:ascii="Times New Roman" w:hAnsi="Times New Roman"/>
          <w:b/>
          <w:bCs/>
          <w:sz w:val="24"/>
          <w:szCs w:val="24"/>
          <w:lang w:val="en-ID"/>
        </w:rPr>
        <w:t xml:space="preserve">A </w:t>
      </w:r>
      <w:commentRangeStart w:id="0"/>
      <w:r>
        <w:rPr>
          <w:rFonts w:ascii="Times New Roman" w:hAnsi="Times New Roman"/>
          <w:b/>
          <w:bCs/>
          <w:sz w:val="24"/>
          <w:szCs w:val="24"/>
          <w:lang w:val="en-ID"/>
        </w:rPr>
        <w:t>CORRELATION</w:t>
      </w:r>
      <w:commentRangeEnd w:id="0"/>
      <w:r w:rsidR="00C55E45">
        <w:rPr>
          <w:rStyle w:val="CommentReference"/>
          <w:rFonts w:ascii="Times New Roman" w:eastAsia="Times New Roman" w:hAnsi="Times New Roman"/>
          <w:lang w:val="en-US"/>
        </w:rPr>
        <w:commentReference w:id="0"/>
      </w:r>
      <w:r>
        <w:rPr>
          <w:rFonts w:ascii="Times New Roman" w:hAnsi="Times New Roman"/>
          <w:b/>
          <w:bCs/>
          <w:sz w:val="24"/>
          <w:szCs w:val="24"/>
          <w:lang w:val="en-ID"/>
        </w:rPr>
        <w:t xml:space="preserve"> RESEARCH</w:t>
      </w:r>
    </w:p>
    <w:p w14:paraId="293A8FEE" w14:textId="77777777" w:rsidR="00BB2824" w:rsidRPr="00845AEE" w:rsidRDefault="00BB2824" w:rsidP="00BB2824">
      <w:pPr>
        <w:contextualSpacing/>
        <w:rPr>
          <w:rFonts w:ascii="Times New Roman" w:hAnsi="Times New Roman"/>
          <w:b/>
          <w:sz w:val="24"/>
          <w:szCs w:val="24"/>
        </w:rPr>
      </w:pPr>
    </w:p>
    <w:p w14:paraId="4E21297B" w14:textId="39E8D6AE" w:rsidR="001174A6" w:rsidRPr="00BB2824" w:rsidRDefault="00D003BB" w:rsidP="001174A6">
      <w:pPr>
        <w:tabs>
          <w:tab w:val="left" w:pos="8647"/>
        </w:tabs>
        <w:spacing w:before="240"/>
        <w:ind w:left="540" w:right="429"/>
        <w:jc w:val="both"/>
        <w:rPr>
          <w:rFonts w:ascii="Times New Roman" w:hAnsi="Times New Roman"/>
        </w:rPr>
      </w:pPr>
      <w:r w:rsidRPr="00BB2824">
        <w:rPr>
          <w:rFonts w:ascii="Times New Roman" w:hAnsi="Times New Roman"/>
          <w:b/>
        </w:rPr>
        <w:t xml:space="preserve">ABSTRACT: </w:t>
      </w:r>
      <w:r w:rsidR="00AB27FB">
        <w:rPr>
          <w:rFonts w:ascii="Times New Roman" w:hAnsi="Times New Roman"/>
          <w:bCs/>
        </w:rPr>
        <w:t>This research aimed</w:t>
      </w:r>
      <w:r w:rsidR="00BB2824" w:rsidRPr="00BB2824">
        <w:rPr>
          <w:rFonts w:ascii="Times New Roman" w:hAnsi="Times New Roman"/>
          <w:bCs/>
        </w:rPr>
        <w:t xml:space="preserve"> </w:t>
      </w:r>
      <w:r w:rsidR="00BB2824" w:rsidRPr="00BB2824">
        <w:rPr>
          <w:rFonts w:ascii="Times New Roman" w:hAnsi="Times New Roman"/>
        </w:rPr>
        <w:t>to find out whether or not there was correlation between students’ vocabulary mastery and their writing ability of descriptive text for tenth grade students at SMA Negeri 10 Palembang</w:t>
      </w:r>
      <w:r w:rsidR="00BB2824" w:rsidRPr="00BB2824">
        <w:rPr>
          <w:rFonts w:ascii="Times New Roman" w:hAnsi="Times New Roman"/>
          <w:bCs/>
        </w:rPr>
        <w:t xml:space="preserve"> and </w:t>
      </w:r>
      <w:commentRangeStart w:id="1"/>
      <w:r w:rsidR="00BB2824" w:rsidRPr="00BB2824">
        <w:rPr>
          <w:rFonts w:ascii="Times New Roman" w:hAnsi="Times New Roman"/>
        </w:rPr>
        <w:t>to find out whether or not there was contribution from students’ vocabulary mastery and their writing ability</w:t>
      </w:r>
      <w:r w:rsidR="00BB2824" w:rsidRPr="00BB2824">
        <w:rPr>
          <w:rFonts w:ascii="Times New Roman" w:hAnsi="Times New Roman"/>
          <w:spacing w:val="-15"/>
        </w:rPr>
        <w:t xml:space="preserve"> </w:t>
      </w:r>
      <w:r w:rsidR="00BB2824" w:rsidRPr="00BB2824">
        <w:rPr>
          <w:rFonts w:ascii="Times New Roman" w:hAnsi="Times New Roman"/>
        </w:rPr>
        <w:t>of</w:t>
      </w:r>
      <w:r w:rsidR="00BB2824" w:rsidRPr="00BB2824">
        <w:rPr>
          <w:rFonts w:ascii="Times New Roman" w:hAnsi="Times New Roman"/>
          <w:spacing w:val="-15"/>
        </w:rPr>
        <w:t xml:space="preserve"> </w:t>
      </w:r>
      <w:r w:rsidR="00BB2824" w:rsidRPr="00BB2824">
        <w:rPr>
          <w:rFonts w:ascii="Times New Roman" w:hAnsi="Times New Roman"/>
        </w:rPr>
        <w:t>descriptive</w:t>
      </w:r>
      <w:r w:rsidR="00C55E45">
        <w:rPr>
          <w:rFonts w:ascii="Times New Roman" w:hAnsi="Times New Roman"/>
          <w:lang w:val="en-US"/>
        </w:rPr>
        <w:t xml:space="preserve"> </w:t>
      </w:r>
      <w:r w:rsidR="00BB2824" w:rsidRPr="00BB2824">
        <w:rPr>
          <w:rFonts w:ascii="Times New Roman" w:hAnsi="Times New Roman"/>
          <w:spacing w:val="-15"/>
        </w:rPr>
        <w:t xml:space="preserve"> </w:t>
      </w:r>
      <w:r w:rsidR="00BB2824" w:rsidRPr="00BB2824">
        <w:rPr>
          <w:rFonts w:ascii="Times New Roman" w:hAnsi="Times New Roman"/>
        </w:rPr>
        <w:t>text</w:t>
      </w:r>
      <w:r w:rsidR="00C55E45">
        <w:rPr>
          <w:rFonts w:ascii="Times New Roman" w:hAnsi="Times New Roman"/>
          <w:lang w:val="en-US"/>
        </w:rPr>
        <w:t xml:space="preserve"> </w:t>
      </w:r>
      <w:r w:rsidR="00BB2824" w:rsidRPr="00BB2824">
        <w:rPr>
          <w:rFonts w:ascii="Times New Roman" w:hAnsi="Times New Roman"/>
          <w:spacing w:val="-15"/>
        </w:rPr>
        <w:t xml:space="preserve"> </w:t>
      </w:r>
      <w:r w:rsidR="00BB2824" w:rsidRPr="00BB2824">
        <w:rPr>
          <w:rFonts w:ascii="Times New Roman" w:hAnsi="Times New Roman"/>
        </w:rPr>
        <w:t>of</w:t>
      </w:r>
      <w:r w:rsidR="00C55E45">
        <w:rPr>
          <w:rFonts w:ascii="Times New Roman" w:hAnsi="Times New Roman"/>
          <w:lang w:val="en-US"/>
        </w:rPr>
        <w:t xml:space="preserve"> </w:t>
      </w:r>
      <w:r w:rsidR="00BB2824" w:rsidRPr="00BB2824">
        <w:rPr>
          <w:rFonts w:ascii="Times New Roman" w:hAnsi="Times New Roman"/>
          <w:spacing w:val="-15"/>
        </w:rPr>
        <w:t xml:space="preserve"> </w:t>
      </w:r>
      <w:r w:rsidR="00BB2824" w:rsidRPr="00BB2824">
        <w:rPr>
          <w:rFonts w:ascii="Times New Roman" w:hAnsi="Times New Roman"/>
        </w:rPr>
        <w:t>tenth</w:t>
      </w:r>
      <w:r w:rsidR="00BB2824" w:rsidRPr="00BB2824">
        <w:rPr>
          <w:rFonts w:ascii="Times New Roman" w:hAnsi="Times New Roman"/>
          <w:spacing w:val="-15"/>
        </w:rPr>
        <w:t xml:space="preserve"> </w:t>
      </w:r>
      <w:r w:rsidR="00BB2824" w:rsidRPr="00BB2824">
        <w:rPr>
          <w:rFonts w:ascii="Times New Roman" w:hAnsi="Times New Roman"/>
        </w:rPr>
        <w:t>grade</w:t>
      </w:r>
      <w:r w:rsidR="00BB2824" w:rsidRPr="00BB2824">
        <w:rPr>
          <w:rFonts w:ascii="Times New Roman" w:hAnsi="Times New Roman"/>
          <w:spacing w:val="-15"/>
        </w:rPr>
        <w:t xml:space="preserve"> </w:t>
      </w:r>
      <w:r w:rsidR="00BB2824" w:rsidRPr="00BB2824">
        <w:rPr>
          <w:rFonts w:ascii="Times New Roman" w:hAnsi="Times New Roman"/>
        </w:rPr>
        <w:t>students</w:t>
      </w:r>
      <w:r w:rsidR="00BB2824" w:rsidRPr="00BB2824">
        <w:rPr>
          <w:rFonts w:ascii="Times New Roman" w:hAnsi="Times New Roman"/>
          <w:spacing w:val="-15"/>
        </w:rPr>
        <w:t xml:space="preserve"> </w:t>
      </w:r>
      <w:r w:rsidR="00BB2824" w:rsidRPr="00BB2824">
        <w:rPr>
          <w:rFonts w:ascii="Times New Roman" w:hAnsi="Times New Roman"/>
        </w:rPr>
        <w:t>at</w:t>
      </w:r>
      <w:r w:rsidR="00BB2824" w:rsidRPr="00BB2824">
        <w:rPr>
          <w:rFonts w:ascii="Times New Roman" w:hAnsi="Times New Roman"/>
          <w:spacing w:val="-15"/>
        </w:rPr>
        <w:t xml:space="preserve"> </w:t>
      </w:r>
      <w:r w:rsidR="00BB2824" w:rsidRPr="00BB2824">
        <w:rPr>
          <w:rFonts w:ascii="Times New Roman" w:hAnsi="Times New Roman"/>
        </w:rPr>
        <w:t>SMA</w:t>
      </w:r>
      <w:r w:rsidR="00BB2824" w:rsidRPr="00BB2824">
        <w:rPr>
          <w:rFonts w:ascii="Times New Roman" w:hAnsi="Times New Roman"/>
          <w:spacing w:val="-15"/>
        </w:rPr>
        <w:t xml:space="preserve"> </w:t>
      </w:r>
      <w:r w:rsidR="00BB2824" w:rsidRPr="00BB2824">
        <w:rPr>
          <w:rFonts w:ascii="Times New Roman" w:hAnsi="Times New Roman"/>
        </w:rPr>
        <w:t>Negeri</w:t>
      </w:r>
      <w:r w:rsidR="00BB2824" w:rsidRPr="00BB2824">
        <w:rPr>
          <w:rFonts w:ascii="Times New Roman" w:hAnsi="Times New Roman"/>
          <w:spacing w:val="-15"/>
        </w:rPr>
        <w:t xml:space="preserve"> </w:t>
      </w:r>
      <w:r w:rsidR="00BB2824" w:rsidRPr="00BB2824">
        <w:rPr>
          <w:rFonts w:ascii="Times New Roman" w:hAnsi="Times New Roman"/>
        </w:rPr>
        <w:t>10</w:t>
      </w:r>
      <w:r w:rsidR="00BB2824" w:rsidRPr="00BB2824">
        <w:rPr>
          <w:rFonts w:ascii="Times New Roman" w:hAnsi="Times New Roman"/>
          <w:spacing w:val="-15"/>
        </w:rPr>
        <w:t xml:space="preserve"> </w:t>
      </w:r>
      <w:r w:rsidR="00BB2824" w:rsidRPr="00BB2824">
        <w:rPr>
          <w:rFonts w:ascii="Times New Roman" w:hAnsi="Times New Roman"/>
        </w:rPr>
        <w:t>Palembang.</w:t>
      </w:r>
      <w:r w:rsidR="00BB2824" w:rsidRPr="00BB2824">
        <w:rPr>
          <w:rFonts w:ascii="Times New Roman" w:hAnsi="Times New Roman"/>
          <w:bCs/>
        </w:rPr>
        <w:t xml:space="preserve"> </w:t>
      </w:r>
      <w:commentRangeEnd w:id="1"/>
      <w:r w:rsidR="001E4196">
        <w:rPr>
          <w:rStyle w:val="CommentReference"/>
          <w:rFonts w:ascii="Times New Roman" w:eastAsia="Times New Roman" w:hAnsi="Times New Roman"/>
          <w:lang w:val="en-US"/>
        </w:rPr>
        <w:commentReference w:id="1"/>
      </w:r>
      <w:r w:rsidR="00BB2824" w:rsidRPr="00BB2824">
        <w:rPr>
          <w:rFonts w:ascii="Times New Roman" w:hAnsi="Times New Roman"/>
          <w:bCs/>
        </w:rPr>
        <w:t xml:space="preserve">The research methode used quantitative research and the population was the tenth-grade students with the total 450 students from 14 classes at SMA N 10 Palembang. To the sample of this research, intake sampling technique was implemented. There were 72 students as a sample from class X.7 and X.8. </w:t>
      </w:r>
      <w:commentRangeStart w:id="2"/>
      <w:r w:rsidR="00BB2824" w:rsidRPr="00BB2824">
        <w:rPr>
          <w:rFonts w:ascii="Times New Roman" w:hAnsi="Times New Roman"/>
          <w:bCs/>
        </w:rPr>
        <w:t xml:space="preserve">Correlation, regression, </w:t>
      </w:r>
      <w:commentRangeEnd w:id="2"/>
      <w:r w:rsidR="00C55E45">
        <w:rPr>
          <w:rStyle w:val="CommentReference"/>
          <w:rFonts w:ascii="Times New Roman" w:eastAsia="Times New Roman" w:hAnsi="Times New Roman"/>
          <w:lang w:val="en-US"/>
        </w:rPr>
        <w:commentReference w:id="2"/>
      </w:r>
      <w:r w:rsidR="00BB2824" w:rsidRPr="00BB2824">
        <w:rPr>
          <w:rFonts w:ascii="Times New Roman" w:hAnsi="Times New Roman"/>
          <w:bCs/>
        </w:rPr>
        <w:t xml:space="preserve">and </w:t>
      </w:r>
      <w:commentRangeStart w:id="3"/>
      <w:r w:rsidR="00BB2824" w:rsidRPr="00BB2824">
        <w:rPr>
          <w:rFonts w:ascii="Times New Roman" w:hAnsi="Times New Roman"/>
          <w:bCs/>
        </w:rPr>
        <w:t xml:space="preserve">normality tests </w:t>
      </w:r>
      <w:commentRangeEnd w:id="3"/>
      <w:r w:rsidR="00C55E45">
        <w:rPr>
          <w:rStyle w:val="CommentReference"/>
          <w:rFonts w:ascii="Times New Roman" w:eastAsia="Times New Roman" w:hAnsi="Times New Roman"/>
          <w:lang w:val="en-US"/>
        </w:rPr>
        <w:commentReference w:id="3"/>
      </w:r>
      <w:r w:rsidR="00BB2824" w:rsidRPr="00BB2824">
        <w:rPr>
          <w:rFonts w:ascii="Times New Roman" w:hAnsi="Times New Roman"/>
          <w:bCs/>
        </w:rPr>
        <w:t>were used to analyze the data, which were taken from students' writing ability and vocabulary mastery tests. The results showed that</w:t>
      </w:r>
      <w:r w:rsidR="00C45C73">
        <w:rPr>
          <w:rFonts w:ascii="Times New Roman" w:hAnsi="Times New Roman"/>
          <w:bCs/>
          <w:lang w:val="en-US"/>
        </w:rPr>
        <w:t xml:space="preserve"> t</w:t>
      </w:r>
      <w:r w:rsidR="00BB2824" w:rsidRPr="00BB2824">
        <w:rPr>
          <w:rFonts w:ascii="Times New Roman" w:hAnsi="Times New Roman"/>
          <w:bCs/>
        </w:rPr>
        <w:t xml:space="preserve">he significant coefficient between writing ability and vocabulary mastery </w:t>
      </w:r>
      <w:commentRangeStart w:id="4"/>
      <w:r w:rsidR="00BB2824" w:rsidRPr="00BB2824">
        <w:rPr>
          <w:rFonts w:ascii="Times New Roman" w:hAnsi="Times New Roman"/>
          <w:bCs/>
        </w:rPr>
        <w:t xml:space="preserve">was.802 </w:t>
      </w:r>
      <w:commentRangeEnd w:id="4"/>
      <w:r w:rsidR="001E4196">
        <w:rPr>
          <w:rStyle w:val="CommentReference"/>
          <w:rFonts w:ascii="Times New Roman" w:eastAsia="Times New Roman" w:hAnsi="Times New Roman"/>
          <w:lang w:val="en-US"/>
        </w:rPr>
        <w:commentReference w:id="4"/>
      </w:r>
      <w:r w:rsidR="00BB2824" w:rsidRPr="00BB2824">
        <w:rPr>
          <w:rFonts w:ascii="Times New Roman" w:hAnsi="Times New Roman"/>
          <w:bCs/>
        </w:rPr>
        <w:t>higher than the alpha value of 0.05.</w:t>
      </w:r>
      <w:r w:rsidR="00BB2824" w:rsidRPr="00BB2824">
        <w:rPr>
          <w:rFonts w:ascii="Times New Roman" w:hAnsi="Times New Roman"/>
        </w:rPr>
        <w:t xml:space="preserve"> it means that vocabulary mastery and writing ability was not correlated. At that point, the correlation coefficient </w:t>
      </w:r>
      <w:commentRangeStart w:id="5"/>
      <w:r w:rsidR="00BB2824" w:rsidRPr="00BB2824">
        <w:rPr>
          <w:rFonts w:ascii="Times New Roman" w:hAnsi="Times New Roman"/>
        </w:rPr>
        <w:t xml:space="preserve">was.030, </w:t>
      </w:r>
      <w:commentRangeEnd w:id="5"/>
      <w:r w:rsidR="001E4196">
        <w:rPr>
          <w:rStyle w:val="CommentReference"/>
          <w:rFonts w:ascii="Times New Roman" w:eastAsia="Times New Roman" w:hAnsi="Times New Roman"/>
          <w:lang w:val="en-US"/>
        </w:rPr>
        <w:commentReference w:id="5"/>
      </w:r>
      <w:r w:rsidR="00BB2824" w:rsidRPr="00BB2824">
        <w:rPr>
          <w:rFonts w:ascii="Times New Roman" w:hAnsi="Times New Roman"/>
        </w:rPr>
        <w:t xml:space="preserve">which placed it in </w:t>
      </w:r>
      <w:commentRangeStart w:id="6"/>
      <w:r w:rsidR="00BB2824" w:rsidRPr="00BB2824">
        <w:rPr>
          <w:rFonts w:ascii="Times New Roman" w:hAnsi="Times New Roman"/>
        </w:rPr>
        <w:t xml:space="preserve">the poor group. </w:t>
      </w:r>
      <w:commentRangeEnd w:id="6"/>
      <w:r w:rsidR="00C55E45">
        <w:rPr>
          <w:rStyle w:val="CommentReference"/>
          <w:rFonts w:ascii="Times New Roman" w:eastAsia="Times New Roman" w:hAnsi="Times New Roman"/>
          <w:lang w:val="en-US"/>
        </w:rPr>
        <w:commentReference w:id="6"/>
      </w:r>
      <w:r w:rsidR="00BB2824" w:rsidRPr="00BB2824">
        <w:rPr>
          <w:rFonts w:ascii="Times New Roman" w:hAnsi="Times New Roman"/>
        </w:rPr>
        <w:t xml:space="preserve">Subsequently, regression analysis revealed that the output data's correlation value (R) </w:t>
      </w:r>
      <w:commentRangeStart w:id="7"/>
      <w:r w:rsidR="00BB2824" w:rsidRPr="00BB2824">
        <w:rPr>
          <w:rFonts w:ascii="Times New Roman" w:hAnsi="Times New Roman"/>
        </w:rPr>
        <w:t xml:space="preserve">was.066 </w:t>
      </w:r>
      <w:commentRangeEnd w:id="7"/>
      <w:r w:rsidR="00064CBA">
        <w:rPr>
          <w:rStyle w:val="CommentReference"/>
          <w:rFonts w:ascii="Times New Roman" w:eastAsia="Times New Roman" w:hAnsi="Times New Roman"/>
          <w:lang w:val="en-US"/>
        </w:rPr>
        <w:commentReference w:id="7"/>
      </w:r>
      <w:r w:rsidR="00BB2824" w:rsidRPr="00BB2824">
        <w:rPr>
          <w:rFonts w:ascii="Times New Roman" w:hAnsi="Times New Roman"/>
        </w:rPr>
        <w:t xml:space="preserve">and its coefficient of determination (R Square) </w:t>
      </w:r>
      <w:commentRangeStart w:id="8"/>
      <w:r w:rsidR="00BB2824" w:rsidRPr="00BB2824">
        <w:rPr>
          <w:rFonts w:ascii="Times New Roman" w:hAnsi="Times New Roman"/>
        </w:rPr>
        <w:t>was.004</w:t>
      </w:r>
      <w:commentRangeEnd w:id="8"/>
      <w:r w:rsidR="001E4196">
        <w:rPr>
          <w:rStyle w:val="CommentReference"/>
          <w:rFonts w:ascii="Times New Roman" w:eastAsia="Times New Roman" w:hAnsi="Times New Roman"/>
          <w:lang w:val="en-US"/>
        </w:rPr>
        <w:commentReference w:id="8"/>
      </w:r>
      <w:r w:rsidR="00BB2824" w:rsidRPr="00BB2824">
        <w:rPr>
          <w:rFonts w:ascii="Times New Roman" w:hAnsi="Times New Roman"/>
        </w:rPr>
        <w:t xml:space="preserve">. </w:t>
      </w:r>
      <w:commentRangeStart w:id="9"/>
      <w:r w:rsidR="00BB2824" w:rsidRPr="00BB2824">
        <w:rPr>
          <w:rFonts w:ascii="Times New Roman" w:hAnsi="Times New Roman"/>
        </w:rPr>
        <w:t>One</w:t>
      </w:r>
      <w:commentRangeEnd w:id="9"/>
      <w:r w:rsidR="00064CBA">
        <w:rPr>
          <w:rStyle w:val="CommentReference"/>
          <w:rFonts w:ascii="Times New Roman" w:eastAsia="Times New Roman" w:hAnsi="Times New Roman"/>
          <w:lang w:val="en-US"/>
        </w:rPr>
        <w:commentReference w:id="9"/>
      </w:r>
      <w:r w:rsidR="00BB2824" w:rsidRPr="00BB2824">
        <w:rPr>
          <w:rFonts w:ascii="Times New Roman" w:hAnsi="Times New Roman"/>
        </w:rPr>
        <w:t xml:space="preserve"> could conclude that the contribution of </w:t>
      </w:r>
      <w:commentRangeStart w:id="10"/>
      <w:r w:rsidR="00BB2824" w:rsidRPr="00BB2824">
        <w:rPr>
          <w:rFonts w:ascii="Times New Roman" w:hAnsi="Times New Roman"/>
        </w:rPr>
        <w:t xml:space="preserve">language mastery </w:t>
      </w:r>
      <w:commentRangeEnd w:id="10"/>
      <w:r w:rsidR="00064CBA">
        <w:rPr>
          <w:rStyle w:val="CommentReference"/>
          <w:rFonts w:ascii="Times New Roman" w:eastAsia="Times New Roman" w:hAnsi="Times New Roman"/>
          <w:lang w:val="en-US"/>
        </w:rPr>
        <w:commentReference w:id="10"/>
      </w:r>
      <w:r w:rsidR="00BB2824" w:rsidRPr="00BB2824">
        <w:rPr>
          <w:rFonts w:ascii="Times New Roman" w:hAnsi="Times New Roman"/>
        </w:rPr>
        <w:t>on writing skill was only 0.04%</w:t>
      </w:r>
      <w:r w:rsidR="00BB2824" w:rsidRPr="00BB2824">
        <w:rPr>
          <w:rFonts w:ascii="Times New Roman" w:hAnsi="Times New Roman"/>
          <w:bCs/>
        </w:rPr>
        <w:t xml:space="preserve">. In conclusion, </w:t>
      </w:r>
      <w:r w:rsidR="00BB2824" w:rsidRPr="00BB2824">
        <w:rPr>
          <w:rFonts w:ascii="Times New Roman" w:hAnsi="Times New Roman"/>
        </w:rPr>
        <w:t xml:space="preserve">the findings indicate that </w:t>
      </w:r>
      <w:commentRangeStart w:id="11"/>
      <w:r w:rsidR="00BB2824" w:rsidRPr="00BB2824">
        <w:rPr>
          <w:rFonts w:ascii="Times New Roman" w:hAnsi="Times New Roman"/>
        </w:rPr>
        <w:t>students who have high vocabulary mastery does mean that they would be also have good in writing ability</w:t>
      </w:r>
      <w:r w:rsidR="000A50F5" w:rsidRPr="00BB2824">
        <w:rPr>
          <w:rFonts w:ascii="Times New Roman" w:hAnsi="Times New Roman"/>
          <w:lang w:val="en-ID"/>
        </w:rPr>
        <w:t>.</w:t>
      </w:r>
      <w:commentRangeEnd w:id="11"/>
      <w:r w:rsidR="001E4196">
        <w:rPr>
          <w:rStyle w:val="CommentReference"/>
          <w:rFonts w:ascii="Times New Roman" w:eastAsia="Times New Roman" w:hAnsi="Times New Roman"/>
          <w:lang w:val="en-US"/>
        </w:rPr>
        <w:commentReference w:id="11"/>
      </w:r>
    </w:p>
    <w:p w14:paraId="55CC6EF4" w14:textId="3D763A06"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BB2824" w:rsidRPr="00BB2824">
        <w:rPr>
          <w:rFonts w:ascii="Times New Roman" w:hAnsi="Times New Roman"/>
          <w:i/>
          <w:iCs/>
        </w:rPr>
        <w:t>Correlation, Vocabulary Mastery, Writing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0036C84"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64ED9DE6" w14:textId="4D518EC1" w:rsidR="0059180D" w:rsidRDefault="0059180D" w:rsidP="0059180D">
      <w:pPr>
        <w:tabs>
          <w:tab w:val="left" w:pos="8647"/>
        </w:tabs>
        <w:ind w:left="540" w:right="429"/>
        <w:jc w:val="center"/>
        <w:rPr>
          <w:rFonts w:ascii="Times New Roman" w:hAnsi="Times New Roman"/>
          <w:b/>
          <w:sz w:val="24"/>
          <w:szCs w:val="24"/>
        </w:rPr>
      </w:pPr>
      <w:r w:rsidRPr="0059180D">
        <w:rPr>
          <w:rFonts w:ascii="Times New Roman" w:hAnsi="Times New Roman"/>
          <w:b/>
          <w:sz w:val="24"/>
          <w:szCs w:val="24"/>
        </w:rPr>
        <w:t>DAMPAK PENGUASAAN KOSAKATA TERHADAP KEMAMPUAN MENULIS MELALUI TEKS DESKRIPTIF</w:t>
      </w:r>
    </w:p>
    <w:p w14:paraId="4CDE65FE" w14:textId="2F317FDB" w:rsidR="0059180D" w:rsidRPr="0059180D" w:rsidRDefault="0059180D" w:rsidP="0059180D">
      <w:pPr>
        <w:tabs>
          <w:tab w:val="left" w:pos="8647"/>
        </w:tabs>
        <w:ind w:left="540" w:right="429"/>
        <w:jc w:val="center"/>
        <w:rPr>
          <w:rFonts w:ascii="Times New Roman" w:hAnsi="Times New Roman"/>
          <w:b/>
          <w:sz w:val="24"/>
          <w:szCs w:val="24"/>
          <w:lang w:val="en-US"/>
        </w:rPr>
      </w:pPr>
      <w:r>
        <w:rPr>
          <w:rFonts w:ascii="Times New Roman" w:hAnsi="Times New Roman"/>
          <w:b/>
          <w:sz w:val="24"/>
          <w:szCs w:val="24"/>
          <w:lang w:val="en-US"/>
        </w:rPr>
        <w:t>PENELITIAN KORELASI</w:t>
      </w:r>
    </w:p>
    <w:p w14:paraId="2D11CC76" w14:textId="2C68D8CA" w:rsidR="00C45C73" w:rsidRPr="0059180D" w:rsidRDefault="00D003BB" w:rsidP="0059180D">
      <w:pPr>
        <w:tabs>
          <w:tab w:val="left" w:pos="8647"/>
        </w:tabs>
        <w:spacing w:before="240"/>
        <w:ind w:left="540" w:right="429"/>
        <w:jc w:val="both"/>
        <w:rPr>
          <w:rFonts w:ascii="Times New Roman" w:hAnsi="Times New Roman"/>
          <w:b/>
          <w:sz w:val="24"/>
          <w:szCs w:val="24"/>
        </w:rPr>
      </w:pPr>
      <w:commentRangeStart w:id="12"/>
      <w:r>
        <w:rPr>
          <w:rFonts w:ascii="Times New Roman" w:hAnsi="Times New Roman"/>
          <w:b/>
        </w:rPr>
        <w:t xml:space="preserve">ABSTRAK: </w:t>
      </w:r>
      <w:r w:rsidR="00C45C73" w:rsidRPr="00C45C73">
        <w:rPr>
          <w:rFonts w:ascii="Times New Roman" w:hAnsi="Times New Roman"/>
        </w:rPr>
        <w:t>Tujuan dari penelitian ini adalah untuk mengetahui apakah ada korelasi antara penguasaan kosakata siswa dan kemampuan menulis teks deskriptif mereka untuk siswa kelas sepuluh di SMA Negeri 10 Palembang dan untuk mengetahui apakah ada kontribusi dari penguasaan kosakata siswa dan kemampuan menulis teks deskriptif mereka untuk siswa kelas sepuluh di SMA Negeri 10 Palembang. Metode penelitian menggunakan penelitian kuantitatif dan populasinya adalah siswa kelas sepuluh dengan total 450 siswa dari 14 kelas di SMA N 10 Palembang. Untuk sampel penelitian ini, teknik pengambilan sampel diterapkan. Ada 72 siswa sebagai sampel dari kelas X.7 dan X.8. Uji korelasi, regresi, dan normalitas digunakan untuk menganalisis data, yang diambil dari tes kemampuan menulis dan penguasaan kosakata siswa. Hasil penelitian menunjukkan bahwa koefisien signifikan antara kemampuan menulis dan penguasaan kosakata adalah 0,802 lebih tinggi dari nilai alpha 0,05. Ini berarti bahwa penguasaan kosakata dan kemampuan menulis tidak berkorelasi. Pada saat itu, koefisien korelasi adalah 0,030, yang menempatkannya pada kelompok buruk. Selanjutnya, analisis regresi menunjukkan nilai korelasi (R2) data keluaran sebesar 0,066 dan koefisien determinasi (R2 Square) sebesar 0,004. Dapat disimpulkan bahwa kontribusi penguasaan bahasa terhadap keterampilan menulis hanya 0,04%. Kesimpulannya, temuan ini menunjukkan bahwa siswa yang memiliki penguasaan kosakata yang tinggi juga memiliki kemampuan menulis yang baik.</w:t>
      </w:r>
      <w:commentRangeEnd w:id="12"/>
      <w:r w:rsidR="00064CBA">
        <w:rPr>
          <w:rStyle w:val="CommentReference"/>
          <w:rFonts w:ascii="Times New Roman" w:eastAsia="Times New Roman" w:hAnsi="Times New Roman"/>
          <w:lang w:val="en-US"/>
        </w:rPr>
        <w:commentReference w:id="12"/>
      </w:r>
    </w:p>
    <w:p w14:paraId="624B2EC0" w14:textId="2CF5EC79" w:rsidR="00D003BB" w:rsidRPr="0059180D" w:rsidRDefault="00C45C73" w:rsidP="00C45C73">
      <w:pPr>
        <w:tabs>
          <w:tab w:val="left" w:pos="8647"/>
        </w:tabs>
        <w:spacing w:before="240"/>
        <w:ind w:left="540" w:right="429"/>
        <w:jc w:val="both"/>
        <w:rPr>
          <w:rFonts w:ascii="Times New Roman" w:hAnsi="Times New Roman"/>
          <w:i/>
          <w:iCs/>
          <w:lang w:val="en-US"/>
        </w:rPr>
        <w:sectPr w:rsidR="00D003BB" w:rsidRPr="0059180D"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59180D">
        <w:rPr>
          <w:rFonts w:ascii="Times New Roman" w:hAnsi="Times New Roman"/>
        </w:rPr>
        <w:lastRenderedPageBreak/>
        <w:t>Kata Kunci</w:t>
      </w:r>
      <w:r w:rsidRPr="0059180D">
        <w:rPr>
          <w:rFonts w:ascii="Times New Roman" w:hAnsi="Times New Roman"/>
          <w:i/>
          <w:iCs/>
        </w:rPr>
        <w:t>: Korelasi, Penguasaan Kosakata, Kemampuan Menuli</w:t>
      </w:r>
      <w:r w:rsidR="00CE64D6" w:rsidRPr="0059180D">
        <w:rPr>
          <w:i/>
          <w:iCs/>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8D0264F"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59180D" w:rsidRPr="0059180D">
        <w:rPr>
          <w:rFonts w:ascii="Times New Roman" w:hAnsi="Times New Roman"/>
          <w:i/>
          <w:iCs/>
          <w:lang w:val="en-US"/>
        </w:rPr>
        <w:t>s</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7AACA80" w14:textId="394D2232" w:rsidR="008D5B5F" w:rsidRDefault="008D5B5F" w:rsidP="0059180D">
      <w:pPr>
        <w:jc w:val="both"/>
        <w:rPr>
          <w:rFonts w:ascii="Times New Roman" w:hAnsi="Times New Roman"/>
          <w:sz w:val="24"/>
          <w:szCs w:val="24"/>
        </w:rPr>
      </w:pPr>
      <w:commentRangeStart w:id="13"/>
      <w:r w:rsidRPr="008D5B5F">
        <w:rPr>
          <w:rFonts w:ascii="Times New Roman" w:hAnsi="Times New Roman"/>
          <w:sz w:val="72"/>
          <w:szCs w:val="72"/>
          <w:lang w:val="en-ID"/>
        </w:rPr>
        <w:t>E</w:t>
      </w:r>
      <w:r w:rsidR="00413ACC" w:rsidRPr="008D5B5F">
        <w:rPr>
          <w:rFonts w:ascii="Times New Roman" w:hAnsi="Times New Roman"/>
          <w:sz w:val="24"/>
          <w:szCs w:val="24"/>
          <w:lang w:val="en-ID"/>
        </w:rPr>
        <w:t>ducation is a fundamental human need that must be fulfilled, serving a higher purpose beyond mere survival; it enables individuals to attain dignity and a more esteemed position compared to those without education. Education continually undergoes change, development, and improvement in line with advancements in all areas of life</w:t>
      </w:r>
      <w:r w:rsidR="00413ACC" w:rsidRPr="008D5B5F">
        <w:rPr>
          <w:rFonts w:ascii="Times New Roman" w:hAnsi="Times New Roman"/>
          <w:sz w:val="24"/>
          <w:szCs w:val="24"/>
          <w:lang w:val="en-ID" w:eastAsia="id-ID"/>
        </w:rPr>
        <w:t xml:space="preserve"> </w:t>
      </w:r>
      <w:proofErr w:type="gramStart"/>
      <w:r w:rsidR="00413ACC" w:rsidRPr="008D5B5F">
        <w:rPr>
          <w:rFonts w:ascii="Times New Roman" w:hAnsi="Times New Roman"/>
          <w:sz w:val="24"/>
          <w:szCs w:val="24"/>
        </w:rPr>
        <w:t>Adler</w:t>
      </w:r>
      <w:r w:rsidR="00413ACC" w:rsidRPr="008D5B5F">
        <w:rPr>
          <w:rFonts w:ascii="Times New Roman" w:hAnsi="Times New Roman"/>
          <w:color w:val="222222"/>
          <w:sz w:val="24"/>
          <w:szCs w:val="24"/>
        </w:rPr>
        <w:t>.,</w:t>
      </w:r>
      <w:proofErr w:type="gramEnd"/>
      <w:r w:rsidR="00413ACC" w:rsidRPr="008D5B5F">
        <w:rPr>
          <w:rFonts w:ascii="Times New Roman" w:hAnsi="Times New Roman"/>
          <w:color w:val="222222"/>
          <w:sz w:val="24"/>
          <w:szCs w:val="24"/>
        </w:rPr>
        <w:t xml:space="preserve"> (2017)</w:t>
      </w:r>
      <w:r>
        <w:rPr>
          <w:rFonts w:ascii="Times New Roman" w:hAnsi="Times New Roman"/>
          <w:color w:val="222222"/>
          <w:sz w:val="24"/>
          <w:szCs w:val="24"/>
          <w:lang w:val="en-US"/>
        </w:rPr>
        <w:t xml:space="preserve">. </w:t>
      </w:r>
      <w:r w:rsidRPr="008D5B5F">
        <w:rPr>
          <w:rFonts w:ascii="Times New Roman" w:hAnsi="Times New Roman"/>
          <w:sz w:val="24"/>
          <w:szCs w:val="24"/>
        </w:rPr>
        <w:t xml:space="preserve">Education is inseparable from learning activities. </w:t>
      </w:r>
      <w:commentRangeEnd w:id="13"/>
      <w:r w:rsidR="00064CBA">
        <w:rPr>
          <w:rStyle w:val="CommentReference"/>
          <w:rFonts w:ascii="Times New Roman" w:eastAsia="Times New Roman" w:hAnsi="Times New Roman"/>
          <w:lang w:val="en-US"/>
        </w:rPr>
        <w:commentReference w:id="13"/>
      </w:r>
      <w:commentRangeStart w:id="14"/>
      <w:r w:rsidRPr="008D5B5F">
        <w:rPr>
          <w:rFonts w:ascii="Times New Roman" w:hAnsi="Times New Roman"/>
          <w:sz w:val="24"/>
          <w:szCs w:val="24"/>
        </w:rPr>
        <w:t>According to Firman et al. (2020), learning involves observing, reading, imitating, experimenting, listening, and following specific instructions. Thus, learning can be understood as an active process of behavioural change, a process of responding to the surrounding environment, a goal-directed activity, and an engagement in diverse experiences. It encompasses observing, understanding, and internalizing the subject matter being learned.</w:t>
      </w:r>
      <w:commentRangeEnd w:id="14"/>
      <w:r w:rsidR="00064CBA">
        <w:rPr>
          <w:rStyle w:val="CommentReference"/>
          <w:rFonts w:ascii="Times New Roman" w:eastAsia="Times New Roman" w:hAnsi="Times New Roman"/>
          <w:lang w:val="en-US"/>
        </w:rPr>
        <w:commentReference w:id="14"/>
      </w:r>
    </w:p>
    <w:p w14:paraId="1CF9125C" w14:textId="7D4413E8" w:rsidR="00514EFF" w:rsidRPr="00514EFF" w:rsidRDefault="00514EFF" w:rsidP="0059180D">
      <w:pPr>
        <w:ind w:firstLine="709"/>
        <w:jc w:val="both"/>
        <w:rPr>
          <w:rFonts w:ascii="Times New Roman" w:hAnsi="Times New Roman"/>
          <w:sz w:val="24"/>
          <w:szCs w:val="24"/>
        </w:rPr>
      </w:pPr>
      <w:r>
        <w:rPr>
          <w:rFonts w:ascii="Times New Roman" w:hAnsi="Times New Roman"/>
          <w:sz w:val="24"/>
          <w:szCs w:val="24"/>
          <w:lang w:val="en-US"/>
        </w:rPr>
        <w:t>V</w:t>
      </w:r>
      <w:r w:rsidRPr="00514EFF">
        <w:rPr>
          <w:rFonts w:ascii="Times New Roman" w:hAnsi="Times New Roman"/>
          <w:sz w:val="24"/>
          <w:szCs w:val="24"/>
        </w:rPr>
        <w:t xml:space="preserve">ocabulary mastery is the process of developing one's ability to comprehend and use words found in a language, both orally and in writing. Mastery of language is essential; the more words one knows, the more easily one can communicate and receive information. </w:t>
      </w:r>
      <w:commentRangeStart w:id="15"/>
      <w:r w:rsidRPr="00514EFF">
        <w:rPr>
          <w:rFonts w:ascii="Times New Roman" w:hAnsi="Times New Roman"/>
          <w:sz w:val="24"/>
          <w:szCs w:val="24"/>
        </w:rPr>
        <w:t>Intelligence can also be gauged by a person's vocabulary.</w:t>
      </w:r>
      <w:commentRangeEnd w:id="15"/>
      <w:r w:rsidR="00064CBA">
        <w:rPr>
          <w:rStyle w:val="CommentReference"/>
          <w:rFonts w:ascii="Times New Roman" w:eastAsia="Times New Roman" w:hAnsi="Times New Roman"/>
          <w:lang w:val="en-US"/>
        </w:rPr>
        <w:commentReference w:id="15"/>
      </w:r>
      <w:r w:rsidRPr="00514EFF">
        <w:rPr>
          <w:rFonts w:ascii="Times New Roman" w:hAnsi="Times New Roman"/>
          <w:sz w:val="24"/>
          <w:szCs w:val="24"/>
        </w:rPr>
        <w:t xml:space="preserve"> Rahmati., (2018). Vocabulary mastery means having full knowledge and skills in words. The word mastery means knowing something completely or having good skill in a subject. </w:t>
      </w:r>
      <w:commentRangeStart w:id="16"/>
      <w:r w:rsidRPr="00514EFF">
        <w:rPr>
          <w:rFonts w:ascii="Times New Roman" w:hAnsi="Times New Roman"/>
          <w:sz w:val="24"/>
          <w:szCs w:val="24"/>
        </w:rPr>
        <w:t xml:space="preserve">So, </w:t>
      </w:r>
      <w:commentRangeEnd w:id="16"/>
      <w:r w:rsidR="00064CBA">
        <w:rPr>
          <w:rStyle w:val="CommentReference"/>
          <w:rFonts w:ascii="Times New Roman" w:eastAsia="Times New Roman" w:hAnsi="Times New Roman"/>
          <w:lang w:val="en-US"/>
        </w:rPr>
        <w:commentReference w:id="16"/>
      </w:r>
      <w:r w:rsidRPr="00514EFF">
        <w:rPr>
          <w:rFonts w:ascii="Times New Roman" w:hAnsi="Times New Roman"/>
          <w:sz w:val="24"/>
          <w:szCs w:val="24"/>
        </w:rPr>
        <w:t xml:space="preserve">vocabulary mastery is having a large number of words that can be put together to form sentences. </w:t>
      </w:r>
      <w:commentRangeStart w:id="17"/>
      <w:r w:rsidRPr="00514EFF">
        <w:rPr>
          <w:rFonts w:ascii="Times New Roman" w:hAnsi="Times New Roman"/>
          <w:sz w:val="24"/>
          <w:szCs w:val="24"/>
        </w:rPr>
        <w:t>These sentences can be used to share thoughts or ideas with others. Laili., (2022)</w:t>
      </w:r>
      <w:commentRangeEnd w:id="17"/>
      <w:r w:rsidR="00064CBA">
        <w:rPr>
          <w:rStyle w:val="CommentReference"/>
          <w:rFonts w:ascii="Times New Roman" w:eastAsia="Times New Roman" w:hAnsi="Times New Roman"/>
          <w:lang w:val="en-US"/>
        </w:rPr>
        <w:commentReference w:id="17"/>
      </w:r>
    </w:p>
    <w:p w14:paraId="63943EC9" w14:textId="309EC416" w:rsidR="00514EFF" w:rsidRPr="00514EFF" w:rsidRDefault="00514EFF" w:rsidP="009856B3">
      <w:pPr>
        <w:ind w:firstLine="709"/>
        <w:jc w:val="both"/>
        <w:rPr>
          <w:rFonts w:ascii="Times New Roman" w:hAnsi="Times New Roman"/>
          <w:sz w:val="24"/>
          <w:szCs w:val="24"/>
        </w:rPr>
      </w:pPr>
      <w:r>
        <w:rPr>
          <w:rFonts w:ascii="Times New Roman" w:hAnsi="Times New Roman"/>
          <w:sz w:val="24"/>
          <w:szCs w:val="24"/>
          <w:lang w:val="en-US"/>
        </w:rPr>
        <w:t>W</w:t>
      </w:r>
      <w:r w:rsidRPr="00514EFF">
        <w:rPr>
          <w:rFonts w:ascii="Times New Roman" w:hAnsi="Times New Roman"/>
          <w:sz w:val="24"/>
          <w:szCs w:val="24"/>
        </w:rPr>
        <w:t xml:space="preserve">riting can be defined as the activity of expressing ideas or concepts using written language as a medium of delivery Toba et al., (2019). According to Anggraini et al., (2020), wrote means expressing in writing thoughts, ideas, opinions or thoughts and feelings. According to Malik., (2019), Writing was an activity where you thought and felt about a topic, decided what to say, and figured out how to say it so that others could understand it clearly and easily. </w:t>
      </w:r>
    </w:p>
    <w:p w14:paraId="36DA4A38" w14:textId="6F5E129E" w:rsidR="001C5174" w:rsidRPr="001C5174" w:rsidRDefault="009856B3" w:rsidP="001C5174">
      <w:pPr>
        <w:pStyle w:val="E-JOURNALBody"/>
        <w:ind w:firstLine="709"/>
        <w:rPr>
          <w:sz w:val="24"/>
          <w:lang w:val="en-US"/>
        </w:rPr>
      </w:pPr>
      <w:r w:rsidRPr="009856B3">
        <w:rPr>
          <w:sz w:val="24"/>
        </w:rPr>
        <w:t xml:space="preserve">Descriptive is a type of essay that students need to learn. According to Dalimunthe (2021), descriptive writing is a way to explain or show something so that it creates a clear picture in the reader's mind, giving them the impression that they can see, hear, and feel what is being explained. Ulfa et al. (2023) say that descriptive text is a paragraph that clearly explains the main idea by describing an object, place, or event in detail. This helps the reader imagine or experience what is being talked about, making it feel real and personal. Sahalluddin et al. (2023) also </w:t>
      </w:r>
      <w:commentRangeStart w:id="18"/>
      <w:r w:rsidRPr="009856B3">
        <w:rPr>
          <w:sz w:val="24"/>
        </w:rPr>
        <w:t xml:space="preserve">agree, saying that </w:t>
      </w:r>
      <w:commentRangeEnd w:id="18"/>
      <w:r w:rsidR="001C5174">
        <w:rPr>
          <w:rStyle w:val="CommentReference"/>
          <w:lang w:val="en-US"/>
        </w:rPr>
        <w:commentReference w:id="18"/>
      </w:r>
      <w:r w:rsidRPr="009856B3">
        <w:rPr>
          <w:sz w:val="24"/>
        </w:rPr>
        <w:t>descriptive writing is a type of writing that gives a detailed description of an object., allowing readers to imagine, visualize, and even hear or feel what is being described through the words used</w:t>
      </w:r>
    </w:p>
    <w:p w14:paraId="4C26E5DB" w14:textId="4F174095" w:rsidR="00C5090A" w:rsidRDefault="00C5090A" w:rsidP="001C5174">
      <w:pPr>
        <w:pStyle w:val="NormalWeb"/>
        <w:spacing w:before="0" w:beforeAutospacing="0" w:after="0" w:afterAutospacing="0"/>
        <w:jc w:val="both"/>
        <w:rPr>
          <w:rFonts w:eastAsia="Times New Roman"/>
          <w:color w:val="000000"/>
          <w:lang w:val="en-US" w:eastAsia="en-US"/>
        </w:rPr>
      </w:pPr>
      <w:commentRangeStart w:id="19"/>
      <w:r w:rsidRPr="00B95A47">
        <w:rPr>
          <w:lang w:val="en-ID"/>
        </w:rPr>
        <w:t>SMA</w:t>
      </w:r>
      <w:r w:rsidR="009856B3" w:rsidRPr="00B95A47">
        <w:rPr>
          <w:lang w:val="en-ID"/>
        </w:rPr>
        <w:t xml:space="preserve"> </w:t>
      </w:r>
      <w:proofErr w:type="spellStart"/>
      <w:r w:rsidR="009856B3" w:rsidRPr="00B95A47">
        <w:rPr>
          <w:lang w:val="en-ID"/>
        </w:rPr>
        <w:t>Negeri</w:t>
      </w:r>
      <w:proofErr w:type="spellEnd"/>
      <w:r w:rsidR="009856B3" w:rsidRPr="00B95A47">
        <w:rPr>
          <w:lang w:val="en-ID"/>
        </w:rPr>
        <w:t xml:space="preserve"> 10 </w:t>
      </w:r>
      <w:r w:rsidRPr="00B95A47">
        <w:rPr>
          <w:lang w:val="en-ID"/>
        </w:rPr>
        <w:t>Palembang was selected as the research site after interviews with the English teacher and classroom observations</w:t>
      </w:r>
      <w:r w:rsidR="00B95A47" w:rsidRPr="00B95A47">
        <w:rPr>
          <w:lang w:val="en-ID"/>
        </w:rPr>
        <w:t xml:space="preserve"> </w:t>
      </w:r>
      <w:r w:rsidR="00B95A47" w:rsidRPr="00B95A47">
        <w:rPr>
          <w:lang w:val="en-US"/>
        </w:rPr>
        <w:t>t</w:t>
      </w:r>
      <w:r w:rsidR="00B95A47" w:rsidRPr="00B95A47">
        <w:t>he researcher found that students at SMA N 10 Palembang are afraid of learning English, and the lack of vocabulary makes it hard for them to express their ideas. confuse to do writing about grammar, therefore students have low understanding in vocabulary and writing</w:t>
      </w:r>
      <w:commentRangeEnd w:id="19"/>
      <w:r w:rsidR="001C5174">
        <w:rPr>
          <w:rStyle w:val="CommentReference"/>
          <w:lang w:val="en-US"/>
        </w:rPr>
        <w:commentReference w:id="19"/>
      </w:r>
      <w:r w:rsidR="001C5174">
        <w:rPr>
          <w:lang w:val="en-US"/>
        </w:rPr>
        <w:t xml:space="preserve"> </w:t>
      </w:r>
    </w:p>
    <w:p w14:paraId="52CFE1CF" w14:textId="096E40F0" w:rsidR="004E3538" w:rsidRDefault="004E3538" w:rsidP="001C5174">
      <w:pPr>
        <w:ind w:firstLine="709"/>
        <w:jc w:val="both"/>
        <w:rPr>
          <w:rFonts w:ascii="Times New Roman" w:hAnsi="Times New Roman"/>
          <w:sz w:val="24"/>
          <w:szCs w:val="24"/>
          <w:lang w:val="en-US"/>
        </w:rPr>
      </w:pPr>
      <w:r w:rsidRPr="004E3538">
        <w:rPr>
          <w:rFonts w:ascii="Times New Roman" w:hAnsi="Times New Roman"/>
          <w:sz w:val="24"/>
          <w:szCs w:val="24"/>
        </w:rPr>
        <w:t xml:space="preserve">Therefore, previous research "The Correlation Between Students Vocabulary Mastery and Writing Skill at SMK 2 </w:t>
      </w:r>
      <w:r w:rsidR="001C5174">
        <w:rPr>
          <w:rFonts w:ascii="Times New Roman" w:hAnsi="Times New Roman"/>
          <w:sz w:val="24"/>
          <w:szCs w:val="24"/>
          <w:lang w:val="en-US"/>
        </w:rPr>
        <w:t>P</w:t>
      </w:r>
      <w:r w:rsidRPr="004E3538">
        <w:rPr>
          <w:rFonts w:ascii="Times New Roman" w:hAnsi="Times New Roman"/>
          <w:sz w:val="24"/>
          <w:szCs w:val="24"/>
        </w:rPr>
        <w:t xml:space="preserve">onorogo" by Laili,. (2022). The similarity between previous research and the research research was used tenth grade as a sample of the research. </w:t>
      </w:r>
      <w:commentRangeStart w:id="20"/>
      <w:r w:rsidRPr="004E3538">
        <w:rPr>
          <w:rFonts w:ascii="Times New Roman" w:hAnsi="Times New Roman"/>
          <w:sz w:val="24"/>
          <w:szCs w:val="24"/>
        </w:rPr>
        <w:t xml:space="preserve">Also, researcher and previous research used test to collect data. </w:t>
      </w:r>
      <w:commentRangeEnd w:id="20"/>
      <w:r w:rsidR="001C5174">
        <w:rPr>
          <w:rStyle w:val="CommentReference"/>
          <w:rFonts w:ascii="Times New Roman" w:eastAsia="Times New Roman" w:hAnsi="Times New Roman"/>
          <w:lang w:val="en-US"/>
        </w:rPr>
        <w:commentReference w:id="20"/>
      </w:r>
      <w:commentRangeStart w:id="21"/>
      <w:r w:rsidRPr="004E3538">
        <w:rPr>
          <w:rFonts w:ascii="Times New Roman" w:hAnsi="Times New Roman"/>
          <w:sz w:val="24"/>
          <w:szCs w:val="24"/>
        </w:rPr>
        <w:t xml:space="preserve">The </w:t>
      </w:r>
      <w:r w:rsidRPr="004E3538">
        <w:rPr>
          <w:rFonts w:ascii="Times New Roman" w:hAnsi="Times New Roman"/>
          <w:sz w:val="24"/>
          <w:szCs w:val="24"/>
        </w:rPr>
        <w:lastRenderedPageBreak/>
        <w:t>difference between previous research and the research research is sample of the test, previous research used 109 students of vocational school and used correlation between two variables, the researcher used 72 students of high school and there is no correlation between two variables. Previous research used vocational school and the researcher used high school. The previous research has correlation between two variables, but this research there is no correlation between two variables. Also, previous research used random sampling and the researcher used purposive sampling.</w:t>
      </w:r>
      <w:commentRangeEnd w:id="21"/>
      <w:r w:rsidR="001C5174">
        <w:rPr>
          <w:rStyle w:val="CommentReference"/>
          <w:rFonts w:ascii="Times New Roman" w:eastAsia="Times New Roman" w:hAnsi="Times New Roman"/>
          <w:lang w:val="en-US"/>
        </w:rPr>
        <w:commentReference w:id="21"/>
      </w:r>
    </w:p>
    <w:p w14:paraId="65BDE5DE" w14:textId="77777777" w:rsidR="001C5174" w:rsidRPr="001C5174" w:rsidRDefault="001C5174" w:rsidP="001C5174">
      <w:pPr>
        <w:ind w:firstLine="709"/>
        <w:jc w:val="both"/>
        <w:rPr>
          <w:rFonts w:ascii="Times New Roman" w:hAnsi="Times New Roman"/>
          <w:sz w:val="24"/>
          <w:szCs w:val="24"/>
          <w:lang w:val="en-US"/>
        </w:rPr>
      </w:pPr>
    </w:p>
    <w:p w14:paraId="0B4CD894" w14:textId="0C169FA3" w:rsidR="00B95A47" w:rsidRPr="00C5090A" w:rsidRDefault="004E3538" w:rsidP="004E3538">
      <w:pPr>
        <w:pStyle w:val="E-JOURNALBody"/>
        <w:ind w:firstLine="709"/>
        <w:rPr>
          <w:sz w:val="24"/>
          <w:lang w:val="en-ID" w:eastAsia="id-ID"/>
        </w:rPr>
      </w:pPr>
      <w:commentRangeStart w:id="22"/>
      <w:r>
        <w:t xml:space="preserve"> The second is “The Correlation Between Grammatical Mastery and Descriptive Writing Mastery of The Tenth Grade Students of SMA Negeri 1 Indralaya” by </w:t>
      </w:r>
      <w:r w:rsidRPr="0057607C">
        <w:t xml:space="preserve">Randika., </w:t>
      </w:r>
      <w:r>
        <w:t>(2018</w:t>
      </w:r>
      <w:r>
        <w:rPr>
          <w:rFonts w:ascii="Calibri" w:hAnsi="Calibri"/>
        </w:rPr>
        <w:t xml:space="preserve">). </w:t>
      </w:r>
      <w:r>
        <w:t>The similarity between previous research and the research research is both researches used the same research</w:t>
      </w:r>
      <w:r>
        <w:rPr>
          <w:spacing w:val="-15"/>
        </w:rPr>
        <w:t xml:space="preserve"> </w:t>
      </w:r>
      <w:r>
        <w:t>method</w:t>
      </w:r>
      <w:r>
        <w:rPr>
          <w:spacing w:val="-15"/>
        </w:rPr>
        <w:t xml:space="preserve"> </w:t>
      </w:r>
      <w:r>
        <w:t>there</w:t>
      </w:r>
      <w:r>
        <w:rPr>
          <w:spacing w:val="-15"/>
        </w:rPr>
        <w:t xml:space="preserve"> </w:t>
      </w:r>
      <w:r>
        <w:t>was</w:t>
      </w:r>
      <w:r>
        <w:rPr>
          <w:spacing w:val="-15"/>
        </w:rPr>
        <w:t xml:space="preserve"> </w:t>
      </w:r>
      <w:r>
        <w:t>quantitative</w:t>
      </w:r>
      <w:r>
        <w:rPr>
          <w:spacing w:val="-15"/>
        </w:rPr>
        <w:t xml:space="preserve"> </w:t>
      </w:r>
      <w:r>
        <w:t>research</w:t>
      </w:r>
      <w:r>
        <w:rPr>
          <w:spacing w:val="-15"/>
        </w:rPr>
        <w:t xml:space="preserve"> </w:t>
      </w:r>
      <w:r>
        <w:t>with</w:t>
      </w:r>
      <w:r>
        <w:rPr>
          <w:spacing w:val="-15"/>
        </w:rPr>
        <w:t xml:space="preserve"> </w:t>
      </w:r>
      <w:r>
        <w:t>correlation</w:t>
      </w:r>
      <w:r>
        <w:rPr>
          <w:spacing w:val="-15"/>
        </w:rPr>
        <w:t xml:space="preserve"> </w:t>
      </w:r>
      <w:r>
        <w:t>approach,</w:t>
      </w:r>
      <w:r>
        <w:rPr>
          <w:spacing w:val="-15"/>
        </w:rPr>
        <w:t xml:space="preserve"> </w:t>
      </w:r>
      <w:r>
        <w:t>and</w:t>
      </w:r>
      <w:r>
        <w:rPr>
          <w:spacing w:val="-15"/>
        </w:rPr>
        <w:t xml:space="preserve"> </w:t>
      </w:r>
      <w:r>
        <w:t>both researches conducted at senior high school. Then, the sample of both researches was taken by using purposive sampling. The differences between previous research and</w:t>
      </w:r>
      <w:r>
        <w:rPr>
          <w:spacing w:val="-15"/>
        </w:rPr>
        <w:t xml:space="preserve"> </w:t>
      </w:r>
      <w:r>
        <w:t>the</w:t>
      </w:r>
      <w:r>
        <w:rPr>
          <w:spacing w:val="-15"/>
        </w:rPr>
        <w:t xml:space="preserve"> </w:t>
      </w:r>
      <w:r>
        <w:t>research</w:t>
      </w:r>
      <w:r>
        <w:rPr>
          <w:spacing w:val="-15"/>
        </w:rPr>
        <w:t xml:space="preserve"> </w:t>
      </w:r>
      <w:r>
        <w:t>research</w:t>
      </w:r>
      <w:r>
        <w:rPr>
          <w:spacing w:val="-15"/>
        </w:rPr>
        <w:t xml:space="preserve"> </w:t>
      </w:r>
      <w:r>
        <w:t xml:space="preserve">are previous research used grammar test and researcher used vocabulary mastery test. </w:t>
      </w:r>
      <w:r>
        <w:rPr>
          <w:spacing w:val="-15"/>
        </w:rPr>
        <w:t xml:space="preserve"> </w:t>
      </w:r>
      <w:r>
        <w:t xml:space="preserve">Also, sample of previous research consisted of 94 students from three classes and researcher research consisted of 72 students from two </w:t>
      </w:r>
      <w:r w:rsidRPr="0057607C">
        <w:t xml:space="preserve">classes. </w:t>
      </w:r>
      <w:r>
        <w:t>Then, the result of previous research was a fair significant correlation and researcher research was no significant correlation.</w:t>
      </w:r>
      <w:commentRangeEnd w:id="22"/>
      <w:r w:rsidR="001C5174">
        <w:rPr>
          <w:rStyle w:val="CommentReference"/>
          <w:lang w:val="en-US"/>
        </w:rPr>
        <w:commentReference w:id="22"/>
      </w:r>
    </w:p>
    <w:p w14:paraId="140635AA" w14:textId="2B5494BC" w:rsidR="00362B06" w:rsidRDefault="007F2AA9" w:rsidP="0059180D">
      <w:pPr>
        <w:ind w:firstLine="709"/>
        <w:contextualSpacing/>
        <w:jc w:val="both"/>
        <w:rPr>
          <w:rFonts w:ascii="Times New Roman" w:hAnsi="Times New Roman"/>
          <w:sz w:val="24"/>
          <w:szCs w:val="24"/>
          <w:lang w:val="en-ID"/>
        </w:rPr>
      </w:pPr>
      <w:commentRangeStart w:id="23"/>
      <w:r w:rsidRPr="004E3538">
        <w:rPr>
          <w:rFonts w:ascii="Times New Roman" w:hAnsi="Times New Roman"/>
          <w:sz w:val="24"/>
          <w:szCs w:val="24"/>
          <w:lang w:val="en-ID" w:eastAsia="id-ID"/>
        </w:rPr>
        <w:t xml:space="preserve">Consequently, given considering the explanations provided, the writer decided on a study titled </w:t>
      </w:r>
      <w:r w:rsidR="004E3538" w:rsidRPr="004E3538">
        <w:rPr>
          <w:rFonts w:ascii="Times New Roman" w:hAnsi="Times New Roman"/>
          <w:sz w:val="24"/>
          <w:szCs w:val="24"/>
          <w:lang w:val="en-ID" w:eastAsia="id-ID"/>
        </w:rPr>
        <w:t>“</w:t>
      </w:r>
      <w:r w:rsidR="004E3538" w:rsidRPr="004E3538">
        <w:rPr>
          <w:rFonts w:ascii="Times New Roman" w:hAnsi="Times New Roman"/>
          <w:sz w:val="24"/>
          <w:szCs w:val="24"/>
          <w:lang w:val="en-ID"/>
        </w:rPr>
        <w:t xml:space="preserve">an impact of vocabulary mastery to </w:t>
      </w:r>
      <w:r w:rsidR="0059180D" w:rsidRPr="004E3538">
        <w:rPr>
          <w:rFonts w:ascii="Times New Roman" w:hAnsi="Times New Roman"/>
          <w:sz w:val="24"/>
          <w:szCs w:val="24"/>
          <w:lang w:val="en-ID"/>
        </w:rPr>
        <w:t>writing</w:t>
      </w:r>
      <w:r w:rsidR="004E3538" w:rsidRPr="004E3538">
        <w:rPr>
          <w:rFonts w:ascii="Times New Roman" w:hAnsi="Times New Roman"/>
          <w:sz w:val="24"/>
          <w:szCs w:val="24"/>
          <w:lang w:val="en-ID"/>
        </w:rPr>
        <w:t xml:space="preserve"> ability through </w:t>
      </w:r>
      <w:r w:rsidR="0059180D" w:rsidRPr="004E3538">
        <w:rPr>
          <w:rFonts w:ascii="Times New Roman" w:hAnsi="Times New Roman"/>
          <w:sz w:val="24"/>
          <w:szCs w:val="24"/>
          <w:lang w:val="en-ID"/>
        </w:rPr>
        <w:t>descriptive</w:t>
      </w:r>
      <w:r w:rsidR="004E3538" w:rsidRPr="004E3538">
        <w:rPr>
          <w:rFonts w:ascii="Times New Roman" w:hAnsi="Times New Roman"/>
          <w:sz w:val="24"/>
          <w:szCs w:val="24"/>
          <w:lang w:val="en-ID"/>
        </w:rPr>
        <w:t xml:space="preserve"> text: </w:t>
      </w:r>
      <w:r w:rsidR="0059180D">
        <w:rPr>
          <w:rFonts w:ascii="Times New Roman" w:hAnsi="Times New Roman"/>
          <w:sz w:val="24"/>
          <w:szCs w:val="24"/>
          <w:lang w:val="en-ID"/>
        </w:rPr>
        <w:t xml:space="preserve">a </w:t>
      </w:r>
      <w:r w:rsidR="0059180D" w:rsidRPr="004E3538">
        <w:rPr>
          <w:rFonts w:ascii="Times New Roman" w:hAnsi="Times New Roman"/>
          <w:sz w:val="24"/>
          <w:szCs w:val="24"/>
          <w:lang w:val="en-ID"/>
        </w:rPr>
        <w:t>correlation research</w:t>
      </w:r>
      <w:r w:rsidR="004E3538" w:rsidRPr="004E3538">
        <w:rPr>
          <w:rFonts w:ascii="Times New Roman" w:hAnsi="Times New Roman"/>
          <w:sz w:val="24"/>
          <w:szCs w:val="24"/>
          <w:lang w:val="en-ID"/>
        </w:rPr>
        <w:t>”</w:t>
      </w:r>
      <w:r w:rsidR="004E3538">
        <w:rPr>
          <w:rFonts w:ascii="Times New Roman" w:hAnsi="Times New Roman"/>
          <w:sz w:val="24"/>
          <w:szCs w:val="24"/>
          <w:lang w:val="en-ID"/>
        </w:rPr>
        <w:t>.</w:t>
      </w:r>
    </w:p>
    <w:commentRangeEnd w:id="23"/>
    <w:p w14:paraId="51B719B7" w14:textId="77777777" w:rsidR="004E3538" w:rsidRPr="004E3538" w:rsidRDefault="001C5174" w:rsidP="004E3538">
      <w:pPr>
        <w:contextualSpacing/>
        <w:jc w:val="both"/>
        <w:rPr>
          <w:rFonts w:ascii="Times New Roman" w:hAnsi="Times New Roman"/>
          <w:sz w:val="24"/>
          <w:szCs w:val="24"/>
          <w:lang w:val="en-ID"/>
        </w:rPr>
      </w:pPr>
      <w:r>
        <w:rPr>
          <w:rStyle w:val="CommentReference"/>
          <w:rFonts w:ascii="Times New Roman" w:eastAsia="Times New Roman" w:hAnsi="Times New Roman"/>
          <w:lang w:val="en-US"/>
        </w:rPr>
        <w:commentReference w:id="23"/>
      </w:r>
    </w:p>
    <w:p w14:paraId="097004D6" w14:textId="68F36B03" w:rsidR="00385566" w:rsidRPr="00385566" w:rsidRDefault="00362B06" w:rsidP="00385566">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768348EF" w14:textId="58C49564" w:rsidR="006E0B0D" w:rsidRDefault="00385566" w:rsidP="00385566">
      <w:pPr>
        <w:pStyle w:val="E-JOURNALBody"/>
        <w:ind w:firstLine="0"/>
        <w:contextualSpacing/>
        <w:rPr>
          <w:sz w:val="24"/>
        </w:rPr>
      </w:pPr>
      <w:r>
        <w:rPr>
          <w:sz w:val="24"/>
        </w:rPr>
        <w:t>1. Design</w:t>
      </w:r>
    </w:p>
    <w:p w14:paraId="43261366" w14:textId="77447F2C" w:rsidR="00DC35B4" w:rsidRDefault="001A458D" w:rsidP="008C7A94">
      <w:pPr>
        <w:ind w:firstLine="720"/>
        <w:jc w:val="both"/>
        <w:rPr>
          <w:rFonts w:ascii="Times New Roman" w:hAnsi="Times New Roman"/>
          <w:sz w:val="24"/>
          <w:szCs w:val="24"/>
          <w:lang w:val="en-US"/>
        </w:rPr>
      </w:pPr>
      <w:r w:rsidRPr="008C7A94">
        <w:rPr>
          <w:rFonts w:ascii="Times New Roman" w:hAnsi="Times New Roman"/>
          <w:sz w:val="24"/>
          <w:szCs w:val="24"/>
        </w:rPr>
        <w:t xml:space="preserve">This research uses a correlational design. Correlational research, according to Mardianti et al. (2021), is a quantitative technique intended to demonstrate the connections between two or more variables. </w:t>
      </w:r>
      <w:commentRangeStart w:id="24"/>
      <w:r w:rsidRPr="008C7A94">
        <w:rPr>
          <w:rFonts w:ascii="Times New Roman" w:hAnsi="Times New Roman"/>
          <w:sz w:val="24"/>
          <w:szCs w:val="24"/>
        </w:rPr>
        <w:t xml:space="preserve">An additional viewpoint from </w:t>
      </w:r>
      <w:commentRangeEnd w:id="24"/>
      <w:r w:rsidR="001C5174">
        <w:rPr>
          <w:rStyle w:val="CommentReference"/>
          <w:rFonts w:ascii="Times New Roman" w:eastAsia="Times New Roman" w:hAnsi="Times New Roman"/>
          <w:lang w:val="en-US"/>
        </w:rPr>
        <w:commentReference w:id="24"/>
      </w:r>
      <w:r w:rsidRPr="008C7A94">
        <w:rPr>
          <w:rFonts w:ascii="Times New Roman" w:hAnsi="Times New Roman"/>
          <w:sz w:val="24"/>
          <w:szCs w:val="24"/>
        </w:rPr>
        <w:t xml:space="preserve">Temizhan et al., (2022) </w:t>
      </w:r>
      <w:commentRangeStart w:id="25"/>
      <w:r w:rsidRPr="008C7A94">
        <w:rPr>
          <w:rFonts w:ascii="Times New Roman" w:hAnsi="Times New Roman"/>
          <w:sz w:val="24"/>
          <w:szCs w:val="24"/>
        </w:rPr>
        <w:t>correlation</w:t>
      </w:r>
      <w:commentRangeEnd w:id="25"/>
      <w:r w:rsidR="00DC35B4">
        <w:rPr>
          <w:rStyle w:val="CommentReference"/>
          <w:rFonts w:ascii="Times New Roman" w:eastAsia="Times New Roman" w:hAnsi="Times New Roman"/>
          <w:lang w:val="en-US"/>
        </w:rPr>
        <w:commentReference w:id="25"/>
      </w:r>
      <w:r w:rsidRPr="008C7A94">
        <w:rPr>
          <w:rFonts w:ascii="Times New Roman" w:hAnsi="Times New Roman"/>
          <w:sz w:val="24"/>
          <w:szCs w:val="24"/>
        </w:rPr>
        <w:t xml:space="preserve"> research is to investigate the extent to which variations in one factor correspond with variations in one or more other factor based on correlation coefficients. </w:t>
      </w:r>
      <w:r w:rsidR="008C7A94" w:rsidRPr="008C7A94">
        <w:rPr>
          <w:rFonts w:ascii="Times New Roman" w:hAnsi="Times New Roman"/>
          <w:sz w:val="24"/>
          <w:szCs w:val="24"/>
        </w:rPr>
        <w:t xml:space="preserve">In correlation design, </w:t>
      </w:r>
      <w:commentRangeStart w:id="26"/>
      <w:r w:rsidR="008C7A94" w:rsidRPr="008C7A94">
        <w:rPr>
          <w:rFonts w:ascii="Times New Roman" w:hAnsi="Times New Roman"/>
          <w:sz w:val="24"/>
          <w:szCs w:val="24"/>
        </w:rPr>
        <w:t xml:space="preserve">researchers </w:t>
      </w:r>
      <w:commentRangeEnd w:id="26"/>
      <w:r w:rsidR="00DC35B4">
        <w:rPr>
          <w:rStyle w:val="CommentReference"/>
          <w:rFonts w:ascii="Times New Roman" w:eastAsia="Times New Roman" w:hAnsi="Times New Roman"/>
          <w:lang w:val="en-US"/>
        </w:rPr>
        <w:commentReference w:id="26"/>
      </w:r>
      <w:r w:rsidR="008C7A94" w:rsidRPr="008C7A94">
        <w:rPr>
          <w:rFonts w:ascii="Times New Roman" w:hAnsi="Times New Roman"/>
          <w:sz w:val="24"/>
          <w:szCs w:val="24"/>
        </w:rPr>
        <w:t xml:space="preserve">use the statistical process of correlation analysis to quantify the degree of relationship between two or more variables. Whether the two variables are related or if one may predict the other is indicated by this degree of correlation, which is a numerical value. </w:t>
      </w:r>
      <w:commentRangeStart w:id="27"/>
      <w:r w:rsidR="008C7A94" w:rsidRPr="008C7A94">
        <w:rPr>
          <w:rFonts w:ascii="Times New Roman" w:hAnsi="Times New Roman"/>
          <w:sz w:val="24"/>
          <w:szCs w:val="24"/>
        </w:rPr>
        <w:t xml:space="preserve">The researcher </w:t>
      </w:r>
      <w:commentRangeEnd w:id="27"/>
      <w:r w:rsidR="00DC35B4">
        <w:rPr>
          <w:rStyle w:val="CommentReference"/>
          <w:rFonts w:ascii="Times New Roman" w:eastAsia="Times New Roman" w:hAnsi="Times New Roman"/>
          <w:lang w:val="en-US"/>
        </w:rPr>
        <w:commentReference w:id="27"/>
      </w:r>
      <w:r w:rsidR="008C7A94" w:rsidRPr="008C7A94">
        <w:rPr>
          <w:rFonts w:ascii="Times New Roman" w:hAnsi="Times New Roman"/>
          <w:sz w:val="24"/>
          <w:szCs w:val="24"/>
        </w:rPr>
        <w:t xml:space="preserve">used correlation between two variables in this research. </w:t>
      </w:r>
      <w:commentRangeStart w:id="28"/>
      <w:r w:rsidR="008C7A94" w:rsidRPr="008C7A94">
        <w:rPr>
          <w:rFonts w:ascii="Times New Roman" w:hAnsi="Times New Roman"/>
          <w:sz w:val="24"/>
          <w:szCs w:val="24"/>
        </w:rPr>
        <w:t xml:space="preserve">The research design was used to determine whether or not the tenth grade students vocabulary mastery had correlation to writing ability of descriptive text of tenth grade students at SMA Negeri 10. </w:t>
      </w:r>
      <w:commentRangeEnd w:id="28"/>
      <w:r w:rsidR="00DC35B4">
        <w:rPr>
          <w:rStyle w:val="CommentReference"/>
          <w:rFonts w:ascii="Times New Roman" w:eastAsia="Times New Roman" w:hAnsi="Times New Roman"/>
          <w:lang w:val="en-US"/>
        </w:rPr>
        <w:commentReference w:id="28"/>
      </w:r>
    </w:p>
    <w:p w14:paraId="2D26C8DB" w14:textId="26C301CE" w:rsidR="001A458D" w:rsidRPr="008C7A94" w:rsidRDefault="008C7A94" w:rsidP="008C7A94">
      <w:pPr>
        <w:ind w:firstLine="720"/>
        <w:jc w:val="both"/>
        <w:rPr>
          <w:rFonts w:ascii="Times New Roman" w:hAnsi="Times New Roman"/>
          <w:sz w:val="24"/>
          <w:szCs w:val="24"/>
        </w:rPr>
      </w:pPr>
      <w:r w:rsidRPr="008C7A94">
        <w:rPr>
          <w:rFonts w:ascii="Times New Roman" w:hAnsi="Times New Roman"/>
          <w:sz w:val="24"/>
          <w:szCs w:val="24"/>
        </w:rPr>
        <w:t>In this reasearch, the independent variable was vocabulary mastery and the dependent variable was writing ability.  Vocabulary was represented by X and writing was represented by Y.</w:t>
      </w:r>
    </w:p>
    <w:p w14:paraId="3972E3C0" w14:textId="77777777" w:rsidR="004F2879" w:rsidRDefault="004F2879" w:rsidP="004F2879">
      <w:pPr>
        <w:pStyle w:val="E-JOURNALBody"/>
        <w:ind w:firstLine="0"/>
        <w:contextualSpacing/>
        <w:rPr>
          <w:sz w:val="24"/>
        </w:rPr>
      </w:pPr>
    </w:p>
    <w:p w14:paraId="72289F32" w14:textId="4A5BEA47" w:rsidR="004F2879" w:rsidRDefault="004F2879" w:rsidP="004F2879">
      <w:pPr>
        <w:pStyle w:val="E-JOURNALBody"/>
        <w:ind w:firstLine="0"/>
        <w:contextualSpacing/>
        <w:rPr>
          <w:sz w:val="24"/>
        </w:rPr>
      </w:pPr>
      <w:r>
        <w:rPr>
          <w:sz w:val="24"/>
        </w:rPr>
        <w:t xml:space="preserve">2. </w:t>
      </w:r>
      <w:r w:rsidR="006E0B0D">
        <w:rPr>
          <w:sz w:val="24"/>
        </w:rPr>
        <w:t>Population and Sample</w:t>
      </w:r>
    </w:p>
    <w:p w14:paraId="4D50381D" w14:textId="7199B056" w:rsidR="004F2879" w:rsidRDefault="004F2879" w:rsidP="008C7A94">
      <w:pPr>
        <w:jc w:val="both"/>
        <w:rPr>
          <w:rFonts w:ascii="Times New Roman" w:hAnsi="Times New Roman"/>
          <w:sz w:val="24"/>
          <w:szCs w:val="24"/>
        </w:rPr>
      </w:pPr>
      <w:r>
        <w:rPr>
          <w:sz w:val="24"/>
        </w:rPr>
        <w:tab/>
      </w:r>
      <w:r w:rsidR="008C7A94" w:rsidRPr="008C7A94">
        <w:rPr>
          <w:rFonts w:ascii="Times New Roman" w:hAnsi="Times New Roman"/>
          <w:sz w:val="24"/>
          <w:szCs w:val="24"/>
        </w:rPr>
        <w:t xml:space="preserve">The population in this research is all of the students from the tenth grade at SMA Negeri 10 Palembang. According to Levitt (2021), population is a region for generalization that includes an item or subject with unique qualities and traits that the researcher has chosen to study and draw conclusions from. Obilor., (2023) notice that sample is a little gathering of people who have similar encounters about a specific case. Afterwards, the samples in this research are from the students that belong to classes X.7, and X.8 with 72 total of students at SMA Negeri 10 Palembang about the correlation </w:t>
      </w:r>
      <w:r w:rsidR="008C7A94" w:rsidRPr="008C7A94">
        <w:rPr>
          <w:rFonts w:ascii="Times New Roman" w:hAnsi="Times New Roman"/>
          <w:sz w:val="24"/>
          <w:szCs w:val="24"/>
        </w:rPr>
        <w:lastRenderedPageBreak/>
        <w:t>between students vocabulary mastery and their writing ability of descriptive text</w:t>
      </w:r>
      <w:ins w:id="29" w:author="Reviewer" w:date="2025-10-04T13:44:00Z">
        <w:r w:rsidR="00E70726">
          <w:rPr>
            <w:rFonts w:ascii="Times New Roman" w:hAnsi="Times New Roman"/>
            <w:sz w:val="24"/>
            <w:szCs w:val="24"/>
            <w:lang w:val="en-US"/>
          </w:rPr>
          <w:t xml:space="preserve">. </w:t>
        </w:r>
      </w:ins>
      <w:r w:rsidR="008C7A94" w:rsidRPr="008C7A94">
        <w:rPr>
          <w:rFonts w:ascii="Times New Roman" w:hAnsi="Times New Roman"/>
          <w:sz w:val="24"/>
          <w:szCs w:val="24"/>
        </w:rPr>
        <w:t xml:space="preserve"> </w:t>
      </w:r>
      <w:commentRangeStart w:id="30"/>
      <w:r w:rsidR="008C7A94" w:rsidRPr="008C7A94">
        <w:rPr>
          <w:rFonts w:ascii="Times New Roman" w:hAnsi="Times New Roman"/>
          <w:sz w:val="24"/>
          <w:szCs w:val="24"/>
        </w:rPr>
        <w:t xml:space="preserve">because these classes are more active in class and they are taught by the same teacher </w:t>
      </w:r>
      <w:commentRangeEnd w:id="30"/>
      <w:r w:rsidR="00E70726">
        <w:rPr>
          <w:rStyle w:val="CommentReference"/>
          <w:rFonts w:ascii="Times New Roman" w:eastAsia="Times New Roman" w:hAnsi="Times New Roman"/>
          <w:lang w:val="en-US"/>
        </w:rPr>
        <w:commentReference w:id="30"/>
      </w:r>
    </w:p>
    <w:p w14:paraId="7D5E7622" w14:textId="77777777" w:rsidR="0059180D" w:rsidRPr="008C7A94" w:rsidRDefault="0059180D" w:rsidP="008C7A94">
      <w:pPr>
        <w:jc w:val="both"/>
        <w:rPr>
          <w:rFonts w:ascii="Times New Roman" w:hAnsi="Times New Roman"/>
          <w:sz w:val="24"/>
          <w:szCs w:val="24"/>
        </w:rPr>
      </w:pPr>
    </w:p>
    <w:p w14:paraId="5EBEEFCB" w14:textId="674EAB4F" w:rsidR="00385566" w:rsidRDefault="00385566" w:rsidP="00385566">
      <w:pPr>
        <w:pStyle w:val="E-JOURNALBody"/>
        <w:ind w:firstLine="0"/>
        <w:contextualSpacing/>
        <w:rPr>
          <w:iCs/>
          <w:sz w:val="24"/>
        </w:rPr>
      </w:pPr>
    </w:p>
    <w:p w14:paraId="448350B0" w14:textId="678C8124" w:rsidR="00385566" w:rsidRDefault="006E0B0D" w:rsidP="00385566">
      <w:pPr>
        <w:pStyle w:val="E-JOURNALBody"/>
        <w:ind w:firstLine="0"/>
        <w:contextualSpacing/>
        <w:rPr>
          <w:iCs/>
          <w:sz w:val="24"/>
        </w:rPr>
      </w:pPr>
      <w:r>
        <w:rPr>
          <w:iCs/>
          <w:sz w:val="24"/>
        </w:rPr>
        <w:t>3</w:t>
      </w:r>
      <w:r w:rsidR="00385566">
        <w:rPr>
          <w:iCs/>
          <w:sz w:val="24"/>
        </w:rPr>
        <w:t>. Techniques for Collecting Data</w:t>
      </w:r>
    </w:p>
    <w:p w14:paraId="709E6B2E" w14:textId="038E5F4E" w:rsidR="00D3518F" w:rsidRDefault="00385566" w:rsidP="0059180D">
      <w:pPr>
        <w:pStyle w:val="E-JOURNALBody"/>
        <w:ind w:firstLine="0"/>
        <w:contextualSpacing/>
      </w:pPr>
      <w:r>
        <w:rPr>
          <w:iCs/>
          <w:sz w:val="24"/>
        </w:rPr>
        <w:tab/>
      </w:r>
      <w:r w:rsidR="00AC39C2" w:rsidRPr="00AC39C2">
        <w:rPr>
          <w:iCs/>
          <w:sz w:val="24"/>
        </w:rPr>
        <w:t xml:space="preserve">To assess </w:t>
      </w:r>
      <w:r w:rsidR="008C7A94">
        <w:rPr>
          <w:iCs/>
          <w:sz w:val="24"/>
          <w:lang w:val="en-US"/>
        </w:rPr>
        <w:t xml:space="preserve">vocabulary mastery to writing </w:t>
      </w:r>
      <w:r w:rsidR="00C55E45">
        <w:rPr>
          <w:iCs/>
          <w:sz w:val="24"/>
          <w:lang w:val="en-US"/>
        </w:rPr>
        <w:t>ability. Vocabulary</w:t>
      </w:r>
      <w:r w:rsidR="00D3518F">
        <w:rPr>
          <w:iCs/>
          <w:sz w:val="24"/>
          <w:lang w:val="en-US"/>
        </w:rPr>
        <w:t xml:space="preserve"> mastery test, </w:t>
      </w:r>
      <w:proofErr w:type="gramStart"/>
      <w:r w:rsidR="00D3518F" w:rsidRPr="008926A9">
        <w:rPr>
          <w:sz w:val="24"/>
        </w:rPr>
        <w:t>The</w:t>
      </w:r>
      <w:proofErr w:type="gramEnd"/>
      <w:r w:rsidR="00D3518F" w:rsidRPr="008926A9">
        <w:rPr>
          <w:sz w:val="24"/>
        </w:rPr>
        <w:t xml:space="preserve"> purpose of vocabulary mastery test is to measure the students' understanding in vocabulary mastery. At the beginning of the </w:t>
      </w:r>
      <w:r w:rsidR="00D3518F">
        <w:rPr>
          <w:sz w:val="24"/>
        </w:rPr>
        <w:t>research</w:t>
      </w:r>
      <w:r w:rsidR="00D3518F" w:rsidRPr="008926A9">
        <w:rPr>
          <w:sz w:val="24"/>
        </w:rPr>
        <w:t xml:space="preserve">, the </w:t>
      </w:r>
      <w:r w:rsidR="00D3518F">
        <w:rPr>
          <w:sz w:val="24"/>
        </w:rPr>
        <w:t>researcher</w:t>
      </w:r>
      <w:r w:rsidR="00D3518F" w:rsidRPr="008926A9">
        <w:rPr>
          <w:sz w:val="24"/>
        </w:rPr>
        <w:t xml:space="preserve"> distributed try out test consisting </w:t>
      </w:r>
      <w:r w:rsidR="00D3518F">
        <w:rPr>
          <w:sz w:val="24"/>
        </w:rPr>
        <w:t>35</w:t>
      </w:r>
      <w:r w:rsidR="00D3518F" w:rsidRPr="008926A9">
        <w:rPr>
          <w:sz w:val="24"/>
        </w:rPr>
        <w:t xml:space="preserve"> items of multiple-choice questions at </w:t>
      </w:r>
      <w:r w:rsidR="00E70726">
        <w:rPr>
          <w:sz w:val="24"/>
          <w:lang w:val="en-US"/>
        </w:rPr>
        <w:t>X.</w:t>
      </w:r>
      <w:r w:rsidR="00E70726">
        <w:rPr>
          <w:sz w:val="24"/>
        </w:rPr>
        <w:t xml:space="preserve">7 and </w:t>
      </w:r>
      <w:r w:rsidR="00E70726">
        <w:rPr>
          <w:sz w:val="24"/>
          <w:lang w:val="en-US"/>
        </w:rPr>
        <w:t>X.</w:t>
      </w:r>
      <w:r w:rsidR="00D3518F">
        <w:rPr>
          <w:sz w:val="24"/>
        </w:rPr>
        <w:t>8 at SMA Negeri 10 Palembang</w:t>
      </w:r>
      <w:r w:rsidR="00D3518F">
        <w:rPr>
          <w:sz w:val="24"/>
          <w:lang w:val="en-US"/>
        </w:rPr>
        <w:t xml:space="preserve">. </w:t>
      </w:r>
      <w:r w:rsidR="00D3518F">
        <w:rPr>
          <w:iCs/>
          <w:sz w:val="24"/>
          <w:lang w:val="en-US"/>
        </w:rPr>
        <w:t>Writing ability test,</w:t>
      </w:r>
      <w:r w:rsidR="00AC39C2" w:rsidRPr="00AC39C2">
        <w:rPr>
          <w:iCs/>
          <w:sz w:val="24"/>
        </w:rPr>
        <w:t xml:space="preserve"> </w:t>
      </w:r>
      <w:r w:rsidR="00D3518F">
        <w:rPr>
          <w:sz w:val="24"/>
          <w:lang w:val="en-US"/>
        </w:rPr>
        <w:t>t</w:t>
      </w:r>
      <w:r w:rsidR="00D3518F" w:rsidRPr="008926A9">
        <w:rPr>
          <w:sz w:val="24"/>
        </w:rPr>
        <w:t>he written test was given to measure the students' writing ability of descriptive text about person. In this test</w:t>
      </w:r>
      <w:commentRangeStart w:id="31"/>
      <w:r w:rsidR="00D3518F" w:rsidRPr="008926A9">
        <w:rPr>
          <w:sz w:val="24"/>
        </w:rPr>
        <w:t>, the students are free to be creative and develop their writing with a minimum 50 words</w:t>
      </w:r>
      <w:r w:rsidR="00D3518F">
        <w:rPr>
          <w:sz w:val="24"/>
          <w:lang w:val="en-US"/>
        </w:rPr>
        <w:t>.</w:t>
      </w:r>
      <w:commentRangeEnd w:id="31"/>
      <w:r w:rsidR="00E70726">
        <w:rPr>
          <w:rStyle w:val="CommentReference"/>
          <w:lang w:val="en-US"/>
        </w:rPr>
        <w:commentReference w:id="31"/>
      </w:r>
      <w:r w:rsidR="00D3518F">
        <w:rPr>
          <w:sz w:val="24"/>
          <w:lang w:val="en-US"/>
        </w:rPr>
        <w:t xml:space="preserve"> Validity test, </w:t>
      </w:r>
      <w:r w:rsidR="00D3518F">
        <w:t xml:space="preserve">Before going to data collection process, the researcher </w:t>
      </w:r>
      <w:commentRangeStart w:id="32"/>
      <w:r w:rsidR="00D3518F">
        <w:t xml:space="preserve">will </w:t>
      </w:r>
      <w:commentRangeEnd w:id="32"/>
      <w:r w:rsidR="00E70726">
        <w:rPr>
          <w:rStyle w:val="CommentReference"/>
          <w:lang w:val="en-US"/>
        </w:rPr>
        <w:commentReference w:id="32"/>
      </w:r>
      <w:r w:rsidR="00D3518F">
        <w:t>validate the test</w:t>
      </w:r>
      <w:r w:rsidR="00D3518F">
        <w:rPr>
          <w:spacing w:val="-5"/>
        </w:rPr>
        <w:t xml:space="preserve"> </w:t>
      </w:r>
      <w:r w:rsidR="00D3518F">
        <w:t>as</w:t>
      </w:r>
      <w:r w:rsidR="00D3518F">
        <w:rPr>
          <w:spacing w:val="-5"/>
        </w:rPr>
        <w:t xml:space="preserve"> </w:t>
      </w:r>
      <w:r w:rsidR="00D3518F">
        <w:t>the</w:t>
      </w:r>
      <w:r w:rsidR="00D3518F">
        <w:rPr>
          <w:spacing w:val="-5"/>
        </w:rPr>
        <w:t xml:space="preserve"> </w:t>
      </w:r>
      <w:r w:rsidR="00D3518F">
        <w:t>instrument</w:t>
      </w:r>
      <w:r w:rsidR="00D3518F">
        <w:rPr>
          <w:spacing w:val="-5"/>
        </w:rPr>
        <w:t xml:space="preserve"> </w:t>
      </w:r>
      <w:r w:rsidR="00D3518F">
        <w:t>to</w:t>
      </w:r>
      <w:r w:rsidR="00D3518F">
        <w:rPr>
          <w:spacing w:val="-5"/>
        </w:rPr>
        <w:t xml:space="preserve"> </w:t>
      </w:r>
      <w:r w:rsidR="00D3518F">
        <w:t>find</w:t>
      </w:r>
      <w:r w:rsidR="00D3518F">
        <w:rPr>
          <w:spacing w:val="-5"/>
        </w:rPr>
        <w:t xml:space="preserve"> </w:t>
      </w:r>
      <w:r w:rsidR="00D3518F">
        <w:t>out</w:t>
      </w:r>
      <w:r w:rsidR="00D3518F">
        <w:rPr>
          <w:spacing w:val="-5"/>
        </w:rPr>
        <w:t xml:space="preserve"> </w:t>
      </w:r>
      <w:r w:rsidR="00D3518F">
        <w:t>the</w:t>
      </w:r>
      <w:r w:rsidR="00D3518F">
        <w:rPr>
          <w:spacing w:val="-5"/>
        </w:rPr>
        <w:t xml:space="preserve"> </w:t>
      </w:r>
      <w:r w:rsidR="00D3518F">
        <w:t>research</w:t>
      </w:r>
      <w:r w:rsidR="00D3518F">
        <w:rPr>
          <w:spacing w:val="-5"/>
        </w:rPr>
        <w:t xml:space="preserve"> </w:t>
      </w:r>
      <w:r w:rsidR="00D3518F">
        <w:t>question</w:t>
      </w:r>
      <w:r w:rsidR="00D3518F">
        <w:rPr>
          <w:spacing w:val="-5"/>
        </w:rPr>
        <w:t xml:space="preserve"> </w:t>
      </w:r>
      <w:r w:rsidR="00D3518F">
        <w:t>of</w:t>
      </w:r>
      <w:r w:rsidR="00D3518F">
        <w:rPr>
          <w:spacing w:val="-5"/>
        </w:rPr>
        <w:t xml:space="preserve"> </w:t>
      </w:r>
      <w:r w:rsidR="00D3518F">
        <w:t>this</w:t>
      </w:r>
      <w:r w:rsidR="00D3518F">
        <w:rPr>
          <w:spacing w:val="-5"/>
        </w:rPr>
        <w:t xml:space="preserve"> </w:t>
      </w:r>
      <w:r w:rsidR="00D3518F">
        <w:t>research</w:t>
      </w:r>
      <w:r w:rsidR="00D3518F">
        <w:rPr>
          <w:spacing w:val="-4"/>
        </w:rPr>
        <w:t xml:space="preserve"> </w:t>
      </w:r>
      <w:r w:rsidR="00D3518F">
        <w:t>because</w:t>
      </w:r>
      <w:r w:rsidR="00D3518F">
        <w:rPr>
          <w:spacing w:val="-15"/>
        </w:rPr>
        <w:t xml:space="preserve"> </w:t>
      </w:r>
      <w:r w:rsidR="00D3518F">
        <w:t>an instrument</w:t>
      </w:r>
      <w:r w:rsidR="00D3518F">
        <w:rPr>
          <w:spacing w:val="-15"/>
        </w:rPr>
        <w:t xml:space="preserve"> </w:t>
      </w:r>
      <w:r w:rsidR="00D3518F">
        <w:t>is</w:t>
      </w:r>
      <w:r w:rsidR="00D3518F">
        <w:rPr>
          <w:spacing w:val="-15"/>
        </w:rPr>
        <w:t xml:space="preserve"> </w:t>
      </w:r>
      <w:r w:rsidR="00D3518F">
        <w:t>qualified</w:t>
      </w:r>
      <w:r w:rsidR="00D3518F">
        <w:rPr>
          <w:spacing w:val="-15"/>
        </w:rPr>
        <w:t xml:space="preserve"> </w:t>
      </w:r>
      <w:r w:rsidR="00D3518F">
        <w:t>to</w:t>
      </w:r>
      <w:r w:rsidR="00D3518F">
        <w:rPr>
          <w:spacing w:val="-15"/>
        </w:rPr>
        <w:t xml:space="preserve"> </w:t>
      </w:r>
      <w:r w:rsidR="00D3518F">
        <w:t>using</w:t>
      </w:r>
      <w:r w:rsidR="00D3518F">
        <w:rPr>
          <w:spacing w:val="-15"/>
        </w:rPr>
        <w:t xml:space="preserve"> </w:t>
      </w:r>
      <w:r w:rsidR="00D3518F">
        <w:t>after</w:t>
      </w:r>
      <w:r w:rsidR="00D3518F">
        <w:rPr>
          <w:spacing w:val="-15"/>
        </w:rPr>
        <w:t xml:space="preserve"> </w:t>
      </w:r>
      <w:r w:rsidR="00D3518F">
        <w:t>showing</w:t>
      </w:r>
      <w:r w:rsidR="00D3518F">
        <w:rPr>
          <w:spacing w:val="-15"/>
        </w:rPr>
        <w:t xml:space="preserve"> </w:t>
      </w:r>
      <w:r w:rsidR="00D3518F">
        <w:t>the</w:t>
      </w:r>
      <w:r w:rsidR="00D3518F">
        <w:rPr>
          <w:spacing w:val="-15"/>
        </w:rPr>
        <w:t xml:space="preserve"> </w:t>
      </w:r>
      <w:r w:rsidR="00D3518F">
        <w:t>data</w:t>
      </w:r>
      <w:r w:rsidR="00D3518F">
        <w:rPr>
          <w:spacing w:val="-15"/>
        </w:rPr>
        <w:t xml:space="preserve"> </w:t>
      </w:r>
      <w:r w:rsidR="00D3518F">
        <w:t>variables</w:t>
      </w:r>
      <w:r w:rsidR="00D3518F">
        <w:rPr>
          <w:spacing w:val="-15"/>
        </w:rPr>
        <w:t xml:space="preserve"> </w:t>
      </w:r>
      <w:r w:rsidR="00D3518F">
        <w:t>research</w:t>
      </w:r>
      <w:r w:rsidR="00D3518F">
        <w:rPr>
          <w:spacing w:val="-15"/>
        </w:rPr>
        <w:t xml:space="preserve"> </w:t>
      </w:r>
      <w:r w:rsidR="00D3518F">
        <w:t>correctly</w:t>
      </w:r>
      <w:r w:rsidR="00D3518F">
        <w:rPr>
          <w:lang w:val="en-US"/>
        </w:rPr>
        <w:t xml:space="preserve">. </w:t>
      </w:r>
      <w:commentRangeStart w:id="33"/>
      <w:r w:rsidR="00D3518F">
        <w:rPr>
          <w:lang w:val="en-US"/>
        </w:rPr>
        <w:t xml:space="preserve">Reliability, </w:t>
      </w:r>
      <w:r w:rsidR="00D3518F" w:rsidRPr="00A04188">
        <w:t>Reliability</w:t>
      </w:r>
      <w:commentRangeEnd w:id="33"/>
      <w:r w:rsidR="00E70726">
        <w:rPr>
          <w:rStyle w:val="CommentReference"/>
          <w:lang w:val="en-US"/>
        </w:rPr>
        <w:commentReference w:id="33"/>
      </w:r>
      <w:r w:rsidR="00D3518F" w:rsidRPr="00A04188">
        <w:t>, according to Fraenkel et al. (2012, p.154), is the degree to which the scores obtained are consistent for each individual across several instrument administrations and item sets.</w:t>
      </w:r>
    </w:p>
    <w:p w14:paraId="706C7982" w14:textId="77777777" w:rsidR="0059180D" w:rsidRPr="0059180D" w:rsidRDefault="0059180D" w:rsidP="0059180D">
      <w:pPr>
        <w:pStyle w:val="E-JOURNALBody"/>
        <w:ind w:firstLine="0"/>
        <w:contextualSpacing/>
        <w:rPr>
          <w:iCs/>
          <w:sz w:val="24"/>
          <w:lang w:val="en-US"/>
        </w:rPr>
      </w:pPr>
    </w:p>
    <w:p w14:paraId="556CEA43" w14:textId="0F1698E7" w:rsidR="00D3518F" w:rsidRDefault="00D3518F" w:rsidP="005E1B2B">
      <w:pPr>
        <w:spacing w:line="360" w:lineRule="auto"/>
        <w:jc w:val="both"/>
        <w:rPr>
          <w:rFonts w:ascii="Times New Roman" w:hAnsi="Times New Roman"/>
          <w:bCs/>
          <w:sz w:val="24"/>
          <w:szCs w:val="24"/>
          <w:lang w:val="en-US"/>
        </w:rPr>
      </w:pPr>
      <w:r w:rsidRPr="008140CD">
        <w:rPr>
          <w:rFonts w:ascii="Times New Roman" w:hAnsi="Times New Roman"/>
          <w:bCs/>
          <w:sz w:val="24"/>
          <w:szCs w:val="24"/>
          <w:lang w:val="en-US"/>
        </w:rPr>
        <w:t>4. Techniques for Analysis Data</w:t>
      </w:r>
    </w:p>
    <w:p w14:paraId="70F489C4" w14:textId="4122F641" w:rsidR="008140CD" w:rsidRPr="00F16B9E" w:rsidRDefault="008140CD" w:rsidP="00F16B9E">
      <w:pPr>
        <w:jc w:val="both"/>
        <w:rPr>
          <w:rFonts w:ascii="Times New Roman" w:hAnsi="Times New Roman"/>
          <w:sz w:val="24"/>
          <w:szCs w:val="24"/>
        </w:rPr>
      </w:pPr>
      <w:r w:rsidRPr="00F16B9E">
        <w:rPr>
          <w:rFonts w:ascii="Times New Roman" w:hAnsi="Times New Roman"/>
          <w:sz w:val="24"/>
          <w:szCs w:val="24"/>
        </w:rPr>
        <w:t>Descriptive Statistic of the data limits generalization to a certain observational subject. The data used described from one group to the others. Descriptive</w:t>
      </w:r>
      <w:r w:rsidRPr="00F16B9E">
        <w:rPr>
          <w:rFonts w:ascii="Times New Roman" w:hAnsi="Times New Roman"/>
          <w:spacing w:val="-9"/>
          <w:sz w:val="24"/>
          <w:szCs w:val="24"/>
        </w:rPr>
        <w:t xml:space="preserve"> </w:t>
      </w:r>
      <w:r w:rsidRPr="00F16B9E">
        <w:rPr>
          <w:rFonts w:ascii="Times New Roman" w:hAnsi="Times New Roman"/>
          <w:sz w:val="24"/>
          <w:szCs w:val="24"/>
        </w:rPr>
        <w:t>analysis</w:t>
      </w:r>
      <w:r w:rsidRPr="00F16B9E">
        <w:rPr>
          <w:rFonts w:ascii="Times New Roman" w:hAnsi="Times New Roman"/>
          <w:spacing w:val="-9"/>
          <w:sz w:val="24"/>
          <w:szCs w:val="24"/>
        </w:rPr>
        <w:t xml:space="preserve"> used </w:t>
      </w:r>
      <w:r w:rsidRPr="00F16B9E">
        <w:rPr>
          <w:rFonts w:ascii="Times New Roman" w:hAnsi="Times New Roman"/>
          <w:sz w:val="24"/>
          <w:szCs w:val="24"/>
        </w:rPr>
        <w:t>distribute</w:t>
      </w:r>
      <w:r w:rsidRPr="00F16B9E">
        <w:rPr>
          <w:rFonts w:ascii="Times New Roman" w:hAnsi="Times New Roman"/>
          <w:spacing w:val="-9"/>
          <w:sz w:val="24"/>
          <w:szCs w:val="24"/>
        </w:rPr>
        <w:t xml:space="preserve"> </w:t>
      </w:r>
      <w:r w:rsidRPr="00F16B9E">
        <w:rPr>
          <w:rFonts w:ascii="Times New Roman" w:hAnsi="Times New Roman"/>
          <w:sz w:val="24"/>
          <w:szCs w:val="24"/>
        </w:rPr>
        <w:t>more</w:t>
      </w:r>
      <w:r w:rsidRPr="00F16B9E">
        <w:rPr>
          <w:rFonts w:ascii="Times New Roman" w:hAnsi="Times New Roman"/>
          <w:spacing w:val="-9"/>
          <w:sz w:val="24"/>
          <w:szCs w:val="24"/>
        </w:rPr>
        <w:t xml:space="preserve"> </w:t>
      </w:r>
      <w:r w:rsidRPr="00F16B9E">
        <w:rPr>
          <w:rFonts w:ascii="Times New Roman" w:hAnsi="Times New Roman"/>
          <w:sz w:val="24"/>
          <w:szCs w:val="24"/>
        </w:rPr>
        <w:t>valuable</w:t>
      </w:r>
      <w:r w:rsidRPr="00F16B9E">
        <w:rPr>
          <w:rFonts w:ascii="Times New Roman" w:hAnsi="Times New Roman"/>
          <w:spacing w:val="-9"/>
          <w:sz w:val="24"/>
          <w:szCs w:val="24"/>
        </w:rPr>
        <w:t xml:space="preserve"> </w:t>
      </w:r>
      <w:r w:rsidRPr="00F16B9E">
        <w:rPr>
          <w:rFonts w:ascii="Times New Roman" w:hAnsi="Times New Roman"/>
          <w:sz w:val="24"/>
          <w:szCs w:val="24"/>
        </w:rPr>
        <w:t>and</w:t>
      </w:r>
      <w:r w:rsidRPr="00F16B9E">
        <w:rPr>
          <w:rFonts w:ascii="Times New Roman" w:hAnsi="Times New Roman"/>
          <w:spacing w:val="-9"/>
          <w:sz w:val="24"/>
          <w:szCs w:val="24"/>
        </w:rPr>
        <w:t xml:space="preserve"> </w:t>
      </w:r>
      <w:r w:rsidRPr="00F16B9E">
        <w:rPr>
          <w:rFonts w:ascii="Times New Roman" w:hAnsi="Times New Roman"/>
          <w:sz w:val="24"/>
          <w:szCs w:val="24"/>
        </w:rPr>
        <w:t>accurate</w:t>
      </w:r>
      <w:r w:rsidRPr="00F16B9E">
        <w:rPr>
          <w:rFonts w:ascii="Times New Roman" w:hAnsi="Times New Roman"/>
          <w:spacing w:val="-9"/>
          <w:sz w:val="24"/>
          <w:szCs w:val="24"/>
        </w:rPr>
        <w:t xml:space="preserve"> </w:t>
      </w:r>
      <w:r w:rsidRPr="00F16B9E">
        <w:rPr>
          <w:rFonts w:ascii="Times New Roman" w:hAnsi="Times New Roman"/>
          <w:sz w:val="24"/>
          <w:szCs w:val="24"/>
        </w:rPr>
        <w:t>information</w:t>
      </w:r>
      <w:r w:rsidRPr="00F16B9E">
        <w:rPr>
          <w:rFonts w:ascii="Times New Roman" w:hAnsi="Times New Roman"/>
          <w:spacing w:val="-9"/>
          <w:sz w:val="24"/>
          <w:szCs w:val="24"/>
        </w:rPr>
        <w:t xml:space="preserve"> </w:t>
      </w:r>
      <w:r w:rsidRPr="00F16B9E">
        <w:rPr>
          <w:rFonts w:ascii="Times New Roman" w:hAnsi="Times New Roman"/>
          <w:sz w:val="24"/>
          <w:szCs w:val="24"/>
        </w:rPr>
        <w:t xml:space="preserve">about the nature of the certain group of subjects. </w:t>
      </w:r>
      <w:r w:rsidRPr="00F16B9E">
        <w:rPr>
          <w:rFonts w:ascii="Times New Roman" w:hAnsi="Times New Roman"/>
          <w:color w:val="222222"/>
          <w:sz w:val="24"/>
          <w:szCs w:val="24"/>
        </w:rPr>
        <w:t>Sari et, al., (2021</w:t>
      </w:r>
      <w:r w:rsidRPr="00F16B9E">
        <w:rPr>
          <w:rFonts w:ascii="Times New Roman" w:hAnsi="Times New Roman"/>
          <w:sz w:val="24"/>
          <w:szCs w:val="24"/>
        </w:rPr>
        <w:t>) stated that descriptive statistics used to analyze</w:t>
      </w:r>
      <w:r w:rsidRPr="00F16B9E">
        <w:rPr>
          <w:rFonts w:ascii="Times New Roman" w:hAnsi="Times New Roman"/>
          <w:spacing w:val="-1"/>
          <w:sz w:val="24"/>
          <w:szCs w:val="24"/>
        </w:rPr>
        <w:t xml:space="preserve"> </w:t>
      </w:r>
      <w:r w:rsidRPr="00F16B9E">
        <w:rPr>
          <w:rFonts w:ascii="Times New Roman" w:hAnsi="Times New Roman"/>
          <w:sz w:val="24"/>
          <w:szCs w:val="24"/>
        </w:rPr>
        <w:t>data to elaborate the collected data</w:t>
      </w:r>
      <w:r w:rsidRPr="00F16B9E">
        <w:rPr>
          <w:rFonts w:ascii="Times New Roman" w:hAnsi="Times New Roman"/>
          <w:sz w:val="24"/>
          <w:szCs w:val="24"/>
          <w:lang w:val="en-US"/>
        </w:rPr>
        <w:t xml:space="preserve">. Normality test, </w:t>
      </w:r>
      <w:r w:rsidRPr="00F16B9E">
        <w:rPr>
          <w:rFonts w:ascii="Times New Roman" w:hAnsi="Times New Roman"/>
          <w:color w:val="222222"/>
          <w:sz w:val="24"/>
          <w:szCs w:val="24"/>
        </w:rPr>
        <w:t xml:space="preserve">Haryadi </w:t>
      </w:r>
      <w:proofErr w:type="gramStart"/>
      <w:r w:rsidRPr="00F16B9E">
        <w:rPr>
          <w:rFonts w:ascii="Times New Roman" w:hAnsi="Times New Roman"/>
          <w:color w:val="222222"/>
          <w:sz w:val="24"/>
          <w:szCs w:val="24"/>
        </w:rPr>
        <w:t>et</w:t>
      </w:r>
      <w:proofErr w:type="gramEnd"/>
      <w:r w:rsidRPr="00F16B9E">
        <w:rPr>
          <w:rFonts w:ascii="Times New Roman" w:hAnsi="Times New Roman"/>
          <w:color w:val="222222"/>
          <w:sz w:val="24"/>
          <w:szCs w:val="24"/>
        </w:rPr>
        <w:t>, al., (2022</w:t>
      </w:r>
      <w:r w:rsidRPr="00F16B9E">
        <w:rPr>
          <w:rFonts w:ascii="Times New Roman" w:hAnsi="Times New Roman"/>
          <w:sz w:val="24"/>
          <w:szCs w:val="24"/>
        </w:rPr>
        <w:t>) claims that the normality used to measure whether the data are normal or not. Then, the result of the test can be called as normal if the probability is higher than 0.05 as normal measurement in the form Kolmogorov-Smirnov</w:t>
      </w:r>
      <w:r w:rsidRPr="00F16B9E">
        <w:rPr>
          <w:rFonts w:ascii="Times New Roman" w:hAnsi="Times New Roman"/>
          <w:sz w:val="24"/>
          <w:szCs w:val="24"/>
          <w:lang w:val="en-US"/>
        </w:rPr>
        <w:t xml:space="preserve">. </w:t>
      </w:r>
      <w:r w:rsidR="00F16B9E" w:rsidRPr="00F16B9E">
        <w:rPr>
          <w:rFonts w:ascii="Times New Roman" w:hAnsi="Times New Roman"/>
          <w:sz w:val="24"/>
          <w:szCs w:val="24"/>
          <w:lang w:val="en-US"/>
        </w:rPr>
        <w:t xml:space="preserve">Normality test, </w:t>
      </w:r>
      <w:proofErr w:type="gramStart"/>
      <w:r w:rsidR="00F16B9E" w:rsidRPr="00F16B9E">
        <w:rPr>
          <w:rFonts w:ascii="Times New Roman" w:hAnsi="Times New Roman"/>
          <w:color w:val="222222"/>
          <w:sz w:val="24"/>
          <w:szCs w:val="24"/>
        </w:rPr>
        <w:t>Haryadi.,</w:t>
      </w:r>
      <w:proofErr w:type="gramEnd"/>
      <w:r w:rsidR="00F16B9E" w:rsidRPr="00F16B9E">
        <w:rPr>
          <w:rFonts w:ascii="Times New Roman" w:hAnsi="Times New Roman"/>
          <w:color w:val="222222"/>
          <w:sz w:val="24"/>
          <w:szCs w:val="24"/>
        </w:rPr>
        <w:t xml:space="preserve"> (2022</w:t>
      </w:r>
      <w:r w:rsidR="00F16B9E" w:rsidRPr="00F16B9E">
        <w:rPr>
          <w:rFonts w:ascii="Times New Roman" w:hAnsi="Times New Roman"/>
          <w:sz w:val="24"/>
          <w:szCs w:val="24"/>
        </w:rPr>
        <w:t>) stated that a researcher needs to used correlational statistical</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to</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elaborate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and</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measure</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the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degree</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of</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correlation.</w:t>
      </w:r>
      <w:r w:rsidR="00F16B9E" w:rsidRPr="00F16B9E">
        <w:rPr>
          <w:rFonts w:ascii="Times New Roman" w:hAnsi="Times New Roman"/>
          <w:spacing w:val="-5"/>
          <w:sz w:val="24"/>
          <w:szCs w:val="24"/>
        </w:rPr>
        <w:t xml:space="preserve"> </w:t>
      </w:r>
      <w:r w:rsidR="00F16B9E" w:rsidRPr="00F16B9E">
        <w:rPr>
          <w:rFonts w:ascii="Times New Roman" w:hAnsi="Times New Roman"/>
          <w:sz w:val="24"/>
          <w:szCs w:val="24"/>
        </w:rPr>
        <w:t>Therefore,</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SPSS</w:t>
      </w:r>
      <w:r w:rsidR="00F16B9E" w:rsidRPr="00F16B9E">
        <w:rPr>
          <w:rFonts w:ascii="Times New Roman" w:hAnsi="Times New Roman"/>
          <w:spacing w:val="-4"/>
          <w:sz w:val="24"/>
          <w:szCs w:val="24"/>
        </w:rPr>
        <w:t xml:space="preserve"> </w:t>
      </w:r>
      <w:r w:rsidR="00F16B9E" w:rsidRPr="00F16B9E">
        <w:rPr>
          <w:rFonts w:ascii="Times New Roman" w:hAnsi="Times New Roman"/>
          <w:sz w:val="24"/>
          <w:szCs w:val="24"/>
        </w:rPr>
        <w:t>25 is using to see the coefficient of the correlation and the</w:t>
      </w:r>
      <w:r w:rsidR="00F16B9E" w:rsidRPr="00F16B9E">
        <w:rPr>
          <w:rFonts w:ascii="Times New Roman" w:hAnsi="Times New Roman"/>
          <w:spacing w:val="40"/>
          <w:sz w:val="24"/>
          <w:szCs w:val="24"/>
        </w:rPr>
        <w:t xml:space="preserve"> </w:t>
      </w:r>
      <w:r w:rsidR="00F16B9E" w:rsidRPr="00F16B9E">
        <w:rPr>
          <w:rFonts w:ascii="Times New Roman" w:hAnsi="Times New Roman"/>
          <w:sz w:val="24"/>
          <w:szCs w:val="24"/>
        </w:rPr>
        <w:t xml:space="preserve">influence between two variables. The researcher analyzes data using person product </w:t>
      </w:r>
      <w:commentRangeStart w:id="34"/>
      <w:r w:rsidR="00F16B9E" w:rsidRPr="00F16B9E">
        <w:rPr>
          <w:rFonts w:ascii="Times New Roman" w:hAnsi="Times New Roman"/>
          <w:sz w:val="24"/>
          <w:szCs w:val="24"/>
        </w:rPr>
        <w:t xml:space="preserve">methodology. </w:t>
      </w:r>
      <w:commentRangeEnd w:id="34"/>
      <w:r w:rsidR="00100A37">
        <w:rPr>
          <w:rStyle w:val="CommentReference"/>
          <w:rFonts w:ascii="Times New Roman" w:eastAsia="Times New Roman" w:hAnsi="Times New Roman"/>
          <w:lang w:val="en-US"/>
        </w:rPr>
        <w:commentReference w:id="34"/>
      </w:r>
      <w:r w:rsidR="00F16B9E" w:rsidRPr="00F16B9E">
        <w:rPr>
          <w:rFonts w:ascii="Times New Roman" w:hAnsi="Times New Roman"/>
          <w:sz w:val="24"/>
          <w:szCs w:val="24"/>
        </w:rPr>
        <w:t>The correlation's significance is established by comparing the coefficient data (</w:t>
      </w:r>
      <w:r w:rsidR="00F16B9E" w:rsidRPr="00100A37">
        <w:rPr>
          <w:rFonts w:ascii="Times New Roman" w:hAnsi="Times New Roman"/>
          <w:i/>
          <w:sz w:val="24"/>
          <w:szCs w:val="24"/>
        </w:rPr>
        <w:t>r</w:t>
      </w:r>
      <w:r w:rsidR="00F16B9E" w:rsidRPr="00F16B9E">
        <w:rPr>
          <w:rFonts w:ascii="Times New Roman" w:hAnsi="Times New Roman"/>
          <w:sz w:val="24"/>
          <w:szCs w:val="24"/>
        </w:rPr>
        <w:t xml:space="preserve"> value) with the significance level in percentage accessible in the product moment table (</w:t>
      </w:r>
      <w:r w:rsidR="00F16B9E" w:rsidRPr="00100A37">
        <w:rPr>
          <w:rFonts w:ascii="Times New Roman" w:hAnsi="Times New Roman"/>
          <w:i/>
          <w:sz w:val="24"/>
          <w:szCs w:val="24"/>
        </w:rPr>
        <w:t>r</w:t>
      </w:r>
      <w:r w:rsidR="00F16B9E" w:rsidRPr="00F16B9E">
        <w:rPr>
          <w:rFonts w:ascii="Times New Roman" w:hAnsi="Times New Roman"/>
          <w:sz w:val="24"/>
          <w:szCs w:val="24"/>
        </w:rPr>
        <w:t xml:space="preserve"> table), where the correlation is known if </w:t>
      </w:r>
      <w:r w:rsidR="00F16B9E" w:rsidRPr="00100A37">
        <w:rPr>
          <w:rFonts w:ascii="Times New Roman" w:hAnsi="Times New Roman"/>
          <w:i/>
          <w:sz w:val="24"/>
          <w:szCs w:val="24"/>
        </w:rPr>
        <w:t>r</w:t>
      </w:r>
      <w:r w:rsidR="00F16B9E" w:rsidRPr="00F16B9E">
        <w:rPr>
          <w:rFonts w:ascii="Times New Roman" w:hAnsi="Times New Roman"/>
          <w:sz w:val="24"/>
          <w:szCs w:val="24"/>
        </w:rPr>
        <w:t xml:space="preserve"> table is less than </w:t>
      </w:r>
      <w:r w:rsidR="00F16B9E" w:rsidRPr="00100A37">
        <w:rPr>
          <w:rFonts w:ascii="Times New Roman" w:hAnsi="Times New Roman"/>
          <w:i/>
          <w:sz w:val="24"/>
          <w:szCs w:val="24"/>
        </w:rPr>
        <w:t xml:space="preserve">r </w:t>
      </w:r>
      <w:r w:rsidR="00F16B9E" w:rsidRPr="00F16B9E">
        <w:rPr>
          <w:rFonts w:ascii="Times New Roman" w:hAnsi="Times New Roman"/>
          <w:sz w:val="24"/>
          <w:szCs w:val="24"/>
        </w:rPr>
        <w:t>data</w:t>
      </w:r>
      <w:r w:rsidR="00F16B9E" w:rsidRPr="00F16B9E">
        <w:rPr>
          <w:rFonts w:ascii="Times New Roman" w:hAnsi="Times New Roman"/>
          <w:sz w:val="24"/>
          <w:szCs w:val="24"/>
          <w:lang w:val="en-US"/>
        </w:rPr>
        <w:t xml:space="preserve">. </w:t>
      </w:r>
      <w:r w:rsidR="00F16B9E" w:rsidRPr="00F16B9E">
        <w:rPr>
          <w:rFonts w:ascii="Times New Roman" w:hAnsi="Times New Roman"/>
          <w:sz w:val="24"/>
          <w:szCs w:val="24"/>
        </w:rPr>
        <w:t xml:space="preserve">According to Cote (2021) the statistical method for determining the structure of an interaction between two, three, or more variables is regression analysis. In this research, regression analysis was used to examine how much the </w:t>
      </w:r>
      <w:commentRangeStart w:id="35"/>
      <w:r w:rsidR="00F16B9E" w:rsidRPr="00F16B9E">
        <w:rPr>
          <w:rFonts w:ascii="Times New Roman" w:hAnsi="Times New Roman"/>
          <w:sz w:val="24"/>
          <w:szCs w:val="24"/>
        </w:rPr>
        <w:t xml:space="preserve">listening comprehension contribute to reading comprehension. </w:t>
      </w:r>
      <w:commentRangeEnd w:id="35"/>
      <w:r w:rsidR="00100A37">
        <w:rPr>
          <w:rStyle w:val="CommentReference"/>
          <w:rFonts w:ascii="Times New Roman" w:eastAsia="Times New Roman" w:hAnsi="Times New Roman"/>
          <w:lang w:val="en-US"/>
        </w:rPr>
        <w:commentReference w:id="35"/>
      </w:r>
      <w:r w:rsidR="00F16B9E" w:rsidRPr="00F16B9E">
        <w:rPr>
          <w:rFonts w:ascii="Times New Roman" w:hAnsi="Times New Roman"/>
          <w:sz w:val="24"/>
          <w:szCs w:val="24"/>
        </w:rPr>
        <w:t>This analysis was analyzed by using SPPS 25.</w:t>
      </w:r>
    </w:p>
    <w:p w14:paraId="120600B6" w14:textId="77777777" w:rsidR="00F16B9E" w:rsidRPr="00F16B9E" w:rsidRDefault="00F16B9E" w:rsidP="005E1B2B">
      <w:pPr>
        <w:spacing w:line="360" w:lineRule="auto"/>
        <w:jc w:val="both"/>
        <w:rPr>
          <w:rFonts w:ascii="Times New Roman" w:hAnsi="Times New Roman"/>
          <w:bCs/>
          <w:sz w:val="24"/>
          <w:szCs w:val="24"/>
          <w:lang w:val="en-US"/>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D517C94" w14:textId="5FBBFB75" w:rsidR="00385566" w:rsidRDefault="00385566" w:rsidP="00385566">
      <w:pPr>
        <w:pStyle w:val="E-JOURNALBody"/>
        <w:ind w:firstLine="0"/>
        <w:contextualSpacing/>
        <w:rPr>
          <w:bCs/>
          <w:sz w:val="24"/>
        </w:rPr>
      </w:pPr>
      <w:r w:rsidRPr="00385566">
        <w:rPr>
          <w:bCs/>
          <w:sz w:val="24"/>
        </w:rPr>
        <w:t xml:space="preserve">1. </w:t>
      </w:r>
      <w:r w:rsidR="004F2879">
        <w:rPr>
          <w:bCs/>
          <w:sz w:val="24"/>
        </w:rPr>
        <w:t xml:space="preserve">Descriptive Statistic </w:t>
      </w:r>
    </w:p>
    <w:p w14:paraId="7C608D5F" w14:textId="090DAAAB" w:rsidR="00F16B9E" w:rsidRDefault="00F16B9E" w:rsidP="00F16B9E">
      <w:pPr>
        <w:ind w:firstLine="720"/>
        <w:jc w:val="both"/>
        <w:rPr>
          <w:rFonts w:ascii="Times New Roman" w:hAnsi="Times New Roman"/>
          <w:sz w:val="24"/>
        </w:rPr>
      </w:pPr>
      <w:r w:rsidRPr="00F16B9E">
        <w:rPr>
          <w:rFonts w:ascii="Times New Roman" w:hAnsi="Times New Roman"/>
          <w:sz w:val="24"/>
        </w:rPr>
        <w:t xml:space="preserve">Descriptive statistics revealed that the mean score for the vocabulary mastery test was 76.87, with a minimum score of 29, a maximum score of 97, and a standard deviation of 17.898; the mean score for the writing ability test was 77.15, with a minimum score of 70, a maximum score of 91, and a standard deviation of 4.904. The findings can be presented in the following table </w:t>
      </w:r>
      <w:r w:rsidRPr="00F16B9E">
        <w:rPr>
          <w:rFonts w:ascii="Times New Roman" w:hAnsi="Times New Roman"/>
          <w:sz w:val="24"/>
          <w:lang w:val="en-US"/>
        </w:rPr>
        <w:t>1</w:t>
      </w:r>
      <w:r w:rsidRPr="00F16B9E">
        <w:rPr>
          <w:rFonts w:ascii="Times New Roman" w:hAnsi="Times New Roman"/>
          <w:sz w:val="24"/>
        </w:rPr>
        <w:t xml:space="preserve"> below:</w:t>
      </w:r>
    </w:p>
    <w:p w14:paraId="63DA2891" w14:textId="77777777" w:rsidR="00F16B9E" w:rsidRPr="00F16B9E" w:rsidRDefault="00F16B9E" w:rsidP="00F16B9E">
      <w:pPr>
        <w:ind w:firstLine="720"/>
        <w:jc w:val="both"/>
        <w:rPr>
          <w:rFonts w:ascii="Times New Roman" w:hAnsi="Times New Roman"/>
          <w:sz w:val="24"/>
        </w:rPr>
      </w:pPr>
    </w:p>
    <w:p w14:paraId="0E0603AE" w14:textId="1705E147" w:rsidR="007B1240" w:rsidRPr="00F16B9E" w:rsidRDefault="007B1240" w:rsidP="00F16B9E">
      <w:pPr>
        <w:pStyle w:val="E-JOURNALBody"/>
        <w:ind w:firstLine="0"/>
        <w:contextualSpacing/>
        <w:rPr>
          <w:i/>
          <w:iCs/>
          <w:sz w:val="24"/>
        </w:rPr>
      </w:pPr>
      <w:r w:rsidRPr="007B1240">
        <w:rPr>
          <w:bCs/>
          <w:i/>
          <w:iCs/>
          <w:szCs w:val="22"/>
        </w:rPr>
        <w:t>Table 1.</w:t>
      </w:r>
      <w:r w:rsidRPr="007B1240">
        <w:rPr>
          <w:bCs/>
          <w:szCs w:val="22"/>
        </w:rPr>
        <w:t xml:space="preserve"> </w:t>
      </w:r>
      <w:bookmarkStart w:id="36" w:name="_Hlk201675177"/>
      <w:r w:rsidR="00F16B9E" w:rsidRPr="008E26D6">
        <w:rPr>
          <w:sz w:val="24"/>
        </w:rPr>
        <w:t>Descriptive Statistic of Vocabulary Mastery and Writing Ability</w:t>
      </w:r>
      <w:bookmarkEnd w:id="36"/>
    </w:p>
    <w:p w14:paraId="24A37F10" w14:textId="77777777" w:rsidR="00F16B9E" w:rsidRDefault="00F16B9E" w:rsidP="007B1240">
      <w:pPr>
        <w:pStyle w:val="E-JOURNALBody"/>
        <w:contextualSpacing/>
        <w:rPr>
          <w:bCs/>
          <w:sz w:val="24"/>
        </w:rPr>
      </w:pPr>
    </w:p>
    <w:tbl>
      <w:tblPr>
        <w:tblStyle w:val="TableGrid"/>
        <w:tblW w:w="7810" w:type="dxa"/>
        <w:tblInd w:w="279" w:type="dxa"/>
        <w:tblBorders>
          <w:top w:val="single" w:sz="4" w:space="0" w:color="auto"/>
          <w:left w:val="single" w:sz="4" w:space="0" w:color="auto"/>
          <w:bottom w:val="single" w:sz="4" w:space="0" w:color="auto"/>
          <w:right w:val="single" w:sz="4" w:space="0" w:color="auto"/>
          <w:insideV w:val="none" w:sz="0" w:space="0" w:color="auto"/>
        </w:tblBorders>
        <w:tblLayout w:type="fixed"/>
        <w:tblLook w:val="0000" w:firstRow="0" w:lastRow="0" w:firstColumn="0" w:lastColumn="0" w:noHBand="0" w:noVBand="0"/>
      </w:tblPr>
      <w:tblGrid>
        <w:gridCol w:w="2231"/>
        <w:gridCol w:w="557"/>
        <w:gridCol w:w="1256"/>
        <w:gridCol w:w="1255"/>
        <w:gridCol w:w="837"/>
        <w:gridCol w:w="1674"/>
      </w:tblGrid>
      <w:tr w:rsidR="007B1240" w:rsidRPr="007B1240" w14:paraId="6339AFAF" w14:textId="77777777" w:rsidTr="008E26D6">
        <w:trPr>
          <w:trHeight w:val="178"/>
        </w:trPr>
        <w:tc>
          <w:tcPr>
            <w:tcW w:w="2231" w:type="dxa"/>
            <w:vAlign w:val="center"/>
          </w:tcPr>
          <w:p w14:paraId="40E2FA3A" w14:textId="77777777" w:rsidR="007B1240" w:rsidRPr="007B1240" w:rsidRDefault="007B1240" w:rsidP="00BE5C58">
            <w:pPr>
              <w:rPr>
                <w:rFonts w:ascii="Times New Roman" w:hAnsi="Times New Roman"/>
              </w:rPr>
            </w:pPr>
          </w:p>
        </w:tc>
        <w:tc>
          <w:tcPr>
            <w:tcW w:w="557" w:type="dxa"/>
            <w:vAlign w:val="center"/>
          </w:tcPr>
          <w:p w14:paraId="5EA64BAD" w14:textId="77777777" w:rsidR="007B1240" w:rsidRPr="007B1240" w:rsidRDefault="007B1240" w:rsidP="00BE5C58">
            <w:pPr>
              <w:rPr>
                <w:rFonts w:ascii="Times New Roman" w:hAnsi="Times New Roman"/>
              </w:rPr>
            </w:pPr>
            <w:r w:rsidRPr="007B1240">
              <w:rPr>
                <w:rFonts w:ascii="Times New Roman" w:hAnsi="Times New Roman"/>
              </w:rPr>
              <w:t>N</w:t>
            </w:r>
          </w:p>
        </w:tc>
        <w:tc>
          <w:tcPr>
            <w:tcW w:w="1256" w:type="dxa"/>
            <w:vAlign w:val="center"/>
          </w:tcPr>
          <w:p w14:paraId="2CB21187" w14:textId="77777777" w:rsidR="007B1240" w:rsidRPr="007B1240" w:rsidRDefault="007B1240" w:rsidP="00BE5C58">
            <w:pPr>
              <w:rPr>
                <w:rFonts w:ascii="Times New Roman" w:hAnsi="Times New Roman"/>
              </w:rPr>
            </w:pPr>
            <w:r w:rsidRPr="007B1240">
              <w:rPr>
                <w:rFonts w:ascii="Times New Roman" w:hAnsi="Times New Roman"/>
              </w:rPr>
              <w:t>Minimum</w:t>
            </w:r>
          </w:p>
        </w:tc>
        <w:tc>
          <w:tcPr>
            <w:tcW w:w="1255" w:type="dxa"/>
            <w:vAlign w:val="center"/>
          </w:tcPr>
          <w:p w14:paraId="46572E2D" w14:textId="77777777" w:rsidR="007B1240" w:rsidRPr="007B1240" w:rsidRDefault="007B1240" w:rsidP="00BE5C58">
            <w:pPr>
              <w:rPr>
                <w:rFonts w:ascii="Times New Roman" w:hAnsi="Times New Roman"/>
              </w:rPr>
            </w:pPr>
            <w:r w:rsidRPr="007B1240">
              <w:rPr>
                <w:rFonts w:ascii="Times New Roman" w:hAnsi="Times New Roman"/>
              </w:rPr>
              <w:t>Maximum</w:t>
            </w:r>
          </w:p>
        </w:tc>
        <w:tc>
          <w:tcPr>
            <w:tcW w:w="837" w:type="dxa"/>
            <w:vAlign w:val="center"/>
          </w:tcPr>
          <w:p w14:paraId="19934ECA" w14:textId="77777777" w:rsidR="007B1240" w:rsidRPr="007B1240" w:rsidRDefault="007B1240" w:rsidP="00BE5C58">
            <w:pPr>
              <w:rPr>
                <w:rFonts w:ascii="Times New Roman" w:hAnsi="Times New Roman"/>
              </w:rPr>
            </w:pPr>
            <w:r w:rsidRPr="007B1240">
              <w:rPr>
                <w:rFonts w:ascii="Times New Roman" w:hAnsi="Times New Roman"/>
              </w:rPr>
              <w:t>Mean</w:t>
            </w:r>
          </w:p>
        </w:tc>
        <w:tc>
          <w:tcPr>
            <w:tcW w:w="1674" w:type="dxa"/>
            <w:vAlign w:val="center"/>
          </w:tcPr>
          <w:p w14:paraId="43425813" w14:textId="77777777" w:rsidR="007B1240" w:rsidRPr="007B1240" w:rsidRDefault="007B1240" w:rsidP="00BE5C58">
            <w:pPr>
              <w:rPr>
                <w:rFonts w:ascii="Times New Roman" w:hAnsi="Times New Roman"/>
              </w:rPr>
            </w:pPr>
            <w:r w:rsidRPr="007B1240">
              <w:rPr>
                <w:rFonts w:ascii="Times New Roman" w:hAnsi="Times New Roman"/>
              </w:rPr>
              <w:t>Std. Deviation</w:t>
            </w:r>
          </w:p>
        </w:tc>
      </w:tr>
      <w:tr w:rsidR="007B1240" w:rsidRPr="007B1240" w14:paraId="706665EA" w14:textId="77777777" w:rsidTr="008E26D6">
        <w:trPr>
          <w:trHeight w:val="368"/>
        </w:trPr>
        <w:tc>
          <w:tcPr>
            <w:tcW w:w="2231" w:type="dxa"/>
            <w:vAlign w:val="center"/>
          </w:tcPr>
          <w:p w14:paraId="3715C429" w14:textId="466880A6" w:rsidR="007B1240" w:rsidRPr="00F16B9E" w:rsidRDefault="00F16B9E" w:rsidP="00BE5C58">
            <w:pPr>
              <w:rPr>
                <w:rFonts w:ascii="Times New Roman" w:hAnsi="Times New Roman"/>
                <w:lang w:val="en-US"/>
              </w:rPr>
            </w:pPr>
            <w:r>
              <w:rPr>
                <w:rFonts w:ascii="Times New Roman" w:hAnsi="Times New Roman"/>
                <w:lang w:val="en-US"/>
              </w:rPr>
              <w:t>Vocabulary</w:t>
            </w:r>
          </w:p>
        </w:tc>
        <w:tc>
          <w:tcPr>
            <w:tcW w:w="557" w:type="dxa"/>
            <w:vAlign w:val="center"/>
          </w:tcPr>
          <w:p w14:paraId="59132ED6" w14:textId="5EFC1C2F" w:rsidR="007B1240" w:rsidRPr="00F16B9E" w:rsidRDefault="00F16B9E" w:rsidP="00BE5C58">
            <w:pPr>
              <w:jc w:val="center"/>
              <w:rPr>
                <w:rFonts w:ascii="Times New Roman" w:hAnsi="Times New Roman"/>
                <w:lang w:val="en-US"/>
              </w:rPr>
            </w:pPr>
            <w:r>
              <w:rPr>
                <w:rFonts w:ascii="Times New Roman" w:hAnsi="Times New Roman"/>
                <w:lang w:val="en-US"/>
              </w:rPr>
              <w:t>72</w:t>
            </w:r>
          </w:p>
        </w:tc>
        <w:tc>
          <w:tcPr>
            <w:tcW w:w="1256" w:type="dxa"/>
            <w:vAlign w:val="center"/>
          </w:tcPr>
          <w:p w14:paraId="4FF8AEB1" w14:textId="53DC5DD2" w:rsidR="007B1240" w:rsidRPr="00F16B9E" w:rsidRDefault="007B1240" w:rsidP="00BE5C58">
            <w:pPr>
              <w:jc w:val="center"/>
              <w:rPr>
                <w:rFonts w:ascii="Times New Roman" w:hAnsi="Times New Roman"/>
                <w:lang w:val="en-US"/>
              </w:rPr>
            </w:pPr>
            <w:r w:rsidRPr="007B1240">
              <w:rPr>
                <w:rFonts w:ascii="Times New Roman" w:hAnsi="Times New Roman"/>
              </w:rPr>
              <w:t>2</w:t>
            </w:r>
            <w:r w:rsidR="00F16B9E">
              <w:rPr>
                <w:rFonts w:ascii="Times New Roman" w:hAnsi="Times New Roman"/>
                <w:lang w:val="en-US"/>
              </w:rPr>
              <w:t>9</w:t>
            </w:r>
          </w:p>
        </w:tc>
        <w:tc>
          <w:tcPr>
            <w:tcW w:w="1255" w:type="dxa"/>
            <w:vAlign w:val="center"/>
          </w:tcPr>
          <w:p w14:paraId="1252AC2C" w14:textId="1F18569B" w:rsidR="007B1240" w:rsidRPr="00F16B9E" w:rsidRDefault="00F16B9E" w:rsidP="00BE5C58">
            <w:pPr>
              <w:jc w:val="center"/>
              <w:rPr>
                <w:rFonts w:ascii="Times New Roman" w:hAnsi="Times New Roman"/>
                <w:lang w:val="en-US"/>
              </w:rPr>
            </w:pPr>
            <w:r>
              <w:rPr>
                <w:rFonts w:ascii="Times New Roman" w:hAnsi="Times New Roman"/>
                <w:lang w:val="en-US"/>
              </w:rPr>
              <w:t>97</w:t>
            </w:r>
          </w:p>
        </w:tc>
        <w:tc>
          <w:tcPr>
            <w:tcW w:w="837" w:type="dxa"/>
            <w:vAlign w:val="center"/>
          </w:tcPr>
          <w:p w14:paraId="08A3CEBB" w14:textId="4C3A25C0" w:rsidR="007B1240" w:rsidRPr="00F16B9E" w:rsidRDefault="00F16B9E" w:rsidP="00BE5C58">
            <w:pPr>
              <w:jc w:val="center"/>
              <w:rPr>
                <w:rFonts w:ascii="Times New Roman" w:hAnsi="Times New Roman"/>
                <w:lang w:val="en-US"/>
              </w:rPr>
            </w:pPr>
            <w:r>
              <w:rPr>
                <w:rFonts w:ascii="Times New Roman" w:hAnsi="Times New Roman"/>
                <w:lang w:val="en-US"/>
              </w:rPr>
              <w:t>76</w:t>
            </w:r>
            <w:r w:rsidR="007B1240" w:rsidRPr="007B1240">
              <w:rPr>
                <w:rFonts w:ascii="Times New Roman" w:hAnsi="Times New Roman"/>
              </w:rPr>
              <w:t>.</w:t>
            </w:r>
            <w:r>
              <w:rPr>
                <w:rFonts w:ascii="Times New Roman" w:hAnsi="Times New Roman"/>
                <w:lang w:val="en-US"/>
              </w:rPr>
              <w:t>87</w:t>
            </w:r>
          </w:p>
        </w:tc>
        <w:tc>
          <w:tcPr>
            <w:tcW w:w="1674" w:type="dxa"/>
            <w:vAlign w:val="center"/>
          </w:tcPr>
          <w:p w14:paraId="0F3E9EFF" w14:textId="4243A2FD" w:rsidR="007B1240" w:rsidRPr="00F16B9E" w:rsidRDefault="00F16B9E" w:rsidP="00BE5C58">
            <w:pPr>
              <w:jc w:val="center"/>
              <w:rPr>
                <w:rFonts w:ascii="Times New Roman" w:hAnsi="Times New Roman"/>
                <w:lang w:val="en-US"/>
              </w:rPr>
            </w:pPr>
            <w:r>
              <w:rPr>
                <w:rFonts w:ascii="Times New Roman" w:hAnsi="Times New Roman"/>
                <w:lang w:val="en-US"/>
              </w:rPr>
              <w:t>17</w:t>
            </w:r>
            <w:r w:rsidR="007B1240" w:rsidRPr="007B1240">
              <w:rPr>
                <w:rFonts w:ascii="Times New Roman" w:hAnsi="Times New Roman"/>
              </w:rPr>
              <w:t>.</w:t>
            </w:r>
            <w:r>
              <w:rPr>
                <w:rFonts w:ascii="Times New Roman" w:hAnsi="Times New Roman"/>
                <w:lang w:val="en-US"/>
              </w:rPr>
              <w:t>898</w:t>
            </w:r>
          </w:p>
        </w:tc>
      </w:tr>
      <w:tr w:rsidR="007B1240" w:rsidRPr="007B1240" w14:paraId="73C58650" w14:textId="77777777" w:rsidTr="008E26D6">
        <w:trPr>
          <w:trHeight w:val="358"/>
        </w:trPr>
        <w:tc>
          <w:tcPr>
            <w:tcW w:w="2231" w:type="dxa"/>
            <w:vAlign w:val="center"/>
          </w:tcPr>
          <w:p w14:paraId="2360B493" w14:textId="09FE89D0" w:rsidR="007B1240" w:rsidRPr="00F16B9E" w:rsidRDefault="00F16B9E" w:rsidP="00BE5C58">
            <w:pPr>
              <w:rPr>
                <w:rFonts w:ascii="Times New Roman" w:hAnsi="Times New Roman"/>
                <w:lang w:val="en-US"/>
              </w:rPr>
            </w:pPr>
            <w:r>
              <w:rPr>
                <w:rFonts w:ascii="Times New Roman" w:hAnsi="Times New Roman"/>
                <w:lang w:val="en-US"/>
              </w:rPr>
              <w:t xml:space="preserve">Writing </w:t>
            </w:r>
          </w:p>
        </w:tc>
        <w:tc>
          <w:tcPr>
            <w:tcW w:w="557" w:type="dxa"/>
            <w:vAlign w:val="center"/>
          </w:tcPr>
          <w:p w14:paraId="4FFC3AE7" w14:textId="56E3AD47" w:rsidR="007B1240" w:rsidRPr="00F16B9E" w:rsidRDefault="00F16B9E" w:rsidP="00BE5C58">
            <w:pPr>
              <w:jc w:val="center"/>
              <w:rPr>
                <w:rFonts w:ascii="Times New Roman" w:hAnsi="Times New Roman"/>
                <w:lang w:val="en-US"/>
              </w:rPr>
            </w:pPr>
            <w:r>
              <w:rPr>
                <w:rFonts w:ascii="Times New Roman" w:hAnsi="Times New Roman"/>
                <w:lang w:val="en-US"/>
              </w:rPr>
              <w:t>72</w:t>
            </w:r>
          </w:p>
        </w:tc>
        <w:tc>
          <w:tcPr>
            <w:tcW w:w="1256" w:type="dxa"/>
            <w:vAlign w:val="center"/>
          </w:tcPr>
          <w:p w14:paraId="1A6C7F0B" w14:textId="7CBD335C" w:rsidR="007B1240" w:rsidRPr="007B1240" w:rsidRDefault="00F16B9E" w:rsidP="00BE5C58">
            <w:pPr>
              <w:jc w:val="center"/>
              <w:rPr>
                <w:rFonts w:ascii="Times New Roman" w:hAnsi="Times New Roman"/>
              </w:rPr>
            </w:pPr>
            <w:r>
              <w:rPr>
                <w:rFonts w:ascii="Times New Roman" w:hAnsi="Times New Roman"/>
                <w:lang w:val="en-US"/>
              </w:rPr>
              <w:t>7</w:t>
            </w:r>
            <w:r w:rsidR="007B1240" w:rsidRPr="007B1240">
              <w:rPr>
                <w:rFonts w:ascii="Times New Roman" w:hAnsi="Times New Roman"/>
              </w:rPr>
              <w:t>0</w:t>
            </w:r>
          </w:p>
        </w:tc>
        <w:tc>
          <w:tcPr>
            <w:tcW w:w="1255" w:type="dxa"/>
            <w:vAlign w:val="center"/>
          </w:tcPr>
          <w:p w14:paraId="4F529BA4" w14:textId="3129034F" w:rsidR="007B1240" w:rsidRPr="00F16B9E" w:rsidRDefault="00F16B9E" w:rsidP="00BE5C58">
            <w:pPr>
              <w:jc w:val="center"/>
              <w:rPr>
                <w:rFonts w:ascii="Times New Roman" w:hAnsi="Times New Roman"/>
                <w:lang w:val="en-US"/>
              </w:rPr>
            </w:pPr>
            <w:r>
              <w:rPr>
                <w:rFonts w:ascii="Times New Roman" w:hAnsi="Times New Roman"/>
                <w:lang w:val="en-US"/>
              </w:rPr>
              <w:t>91</w:t>
            </w:r>
          </w:p>
        </w:tc>
        <w:tc>
          <w:tcPr>
            <w:tcW w:w="837" w:type="dxa"/>
            <w:vAlign w:val="center"/>
          </w:tcPr>
          <w:p w14:paraId="2F29C9D5" w14:textId="0BA73E45" w:rsidR="007B1240" w:rsidRPr="00F16B9E" w:rsidRDefault="00F16B9E" w:rsidP="00BE5C58">
            <w:pPr>
              <w:jc w:val="center"/>
              <w:rPr>
                <w:rFonts w:ascii="Times New Roman" w:hAnsi="Times New Roman"/>
                <w:lang w:val="en-US"/>
              </w:rPr>
            </w:pPr>
            <w:r>
              <w:rPr>
                <w:rFonts w:ascii="Times New Roman" w:hAnsi="Times New Roman"/>
                <w:lang w:val="en-US"/>
              </w:rPr>
              <w:t>77</w:t>
            </w:r>
            <w:r w:rsidR="007B1240" w:rsidRPr="007B1240">
              <w:rPr>
                <w:rFonts w:ascii="Times New Roman" w:hAnsi="Times New Roman"/>
              </w:rPr>
              <w:t>.</w:t>
            </w:r>
            <w:r>
              <w:rPr>
                <w:rFonts w:ascii="Times New Roman" w:hAnsi="Times New Roman"/>
                <w:lang w:val="en-US"/>
              </w:rPr>
              <w:t>15</w:t>
            </w:r>
          </w:p>
        </w:tc>
        <w:tc>
          <w:tcPr>
            <w:tcW w:w="1674" w:type="dxa"/>
            <w:vAlign w:val="center"/>
          </w:tcPr>
          <w:p w14:paraId="7130AF64" w14:textId="73DF172C" w:rsidR="007B1240" w:rsidRPr="00F16B9E" w:rsidRDefault="00F16B9E" w:rsidP="00BE5C58">
            <w:pPr>
              <w:jc w:val="center"/>
              <w:rPr>
                <w:rFonts w:ascii="Times New Roman" w:hAnsi="Times New Roman"/>
                <w:lang w:val="en-US"/>
              </w:rPr>
            </w:pPr>
            <w:r>
              <w:rPr>
                <w:rFonts w:ascii="Times New Roman" w:hAnsi="Times New Roman"/>
                <w:lang w:val="en-US"/>
              </w:rPr>
              <w:t>4</w:t>
            </w:r>
            <w:r w:rsidR="007B1240" w:rsidRPr="007B1240">
              <w:rPr>
                <w:rFonts w:ascii="Times New Roman" w:hAnsi="Times New Roman"/>
              </w:rPr>
              <w:t>.</w:t>
            </w:r>
            <w:r>
              <w:rPr>
                <w:rFonts w:ascii="Times New Roman" w:hAnsi="Times New Roman"/>
                <w:lang w:val="en-US"/>
              </w:rPr>
              <w:t>904</w:t>
            </w:r>
          </w:p>
        </w:tc>
      </w:tr>
    </w:tbl>
    <w:p w14:paraId="72C2CFCD" w14:textId="77777777" w:rsidR="004F2879" w:rsidRDefault="004F2879" w:rsidP="00385566">
      <w:pPr>
        <w:pStyle w:val="E-JOURNALBody"/>
        <w:ind w:firstLine="0"/>
        <w:contextualSpacing/>
        <w:rPr>
          <w:bCs/>
          <w:sz w:val="24"/>
        </w:rPr>
      </w:pPr>
    </w:p>
    <w:p w14:paraId="558204A2" w14:textId="0B9D585B" w:rsidR="004F2879" w:rsidRDefault="004F2879" w:rsidP="00385566">
      <w:pPr>
        <w:pStyle w:val="E-JOURNALBody"/>
        <w:ind w:firstLine="0"/>
        <w:contextualSpacing/>
        <w:rPr>
          <w:bCs/>
          <w:sz w:val="24"/>
        </w:rPr>
      </w:pPr>
      <w:r>
        <w:rPr>
          <w:bCs/>
          <w:sz w:val="24"/>
        </w:rPr>
        <w:t>2. The Analysis of Frequency</w:t>
      </w:r>
    </w:p>
    <w:p w14:paraId="6197938E" w14:textId="77777777" w:rsidR="006A685C" w:rsidRDefault="006A685C" w:rsidP="00385566">
      <w:pPr>
        <w:pStyle w:val="E-JOURNALBody"/>
        <w:ind w:firstLine="0"/>
        <w:contextualSpacing/>
        <w:rPr>
          <w:bCs/>
          <w:sz w:val="24"/>
        </w:rPr>
      </w:pPr>
    </w:p>
    <w:p w14:paraId="3B9F3305" w14:textId="3CC5137C" w:rsidR="006A685C" w:rsidRDefault="00F16B9E" w:rsidP="006A685C">
      <w:pPr>
        <w:pStyle w:val="E-JOURNALBody"/>
        <w:ind w:firstLine="720"/>
        <w:contextualSpacing/>
        <w:rPr>
          <w:bCs/>
          <w:sz w:val="24"/>
        </w:rPr>
      </w:pPr>
      <w:bookmarkStart w:id="37" w:name="_Hlk178624605"/>
      <w:r w:rsidRPr="00F36AB0">
        <w:rPr>
          <w:sz w:val="24"/>
        </w:rPr>
        <w:t>The vocabulary mastery test's findings stated that</w:t>
      </w:r>
      <w:r w:rsidRPr="00D04930">
        <w:rPr>
          <w:sz w:val="24"/>
        </w:rPr>
        <w:t xml:space="preserve"> </w:t>
      </w:r>
      <w:r>
        <w:rPr>
          <w:sz w:val="24"/>
        </w:rPr>
        <w:t xml:space="preserve">3 </w:t>
      </w:r>
      <w:r w:rsidRPr="00D04930">
        <w:rPr>
          <w:sz w:val="24"/>
        </w:rPr>
        <w:t>student</w:t>
      </w:r>
      <w:r>
        <w:rPr>
          <w:sz w:val="24"/>
        </w:rPr>
        <w:t>s</w:t>
      </w:r>
      <w:r w:rsidRPr="00D04930">
        <w:rPr>
          <w:sz w:val="24"/>
        </w:rPr>
        <w:t xml:space="preserve"> were in very poor category with </w:t>
      </w:r>
      <w:r>
        <w:rPr>
          <w:sz w:val="24"/>
        </w:rPr>
        <w:t>percentage</w:t>
      </w:r>
      <w:r w:rsidRPr="00D04930">
        <w:rPr>
          <w:sz w:val="24"/>
        </w:rPr>
        <w:t xml:space="preserve"> </w:t>
      </w:r>
      <w:r>
        <w:rPr>
          <w:sz w:val="24"/>
        </w:rPr>
        <w:t>4</w:t>
      </w:r>
      <w:r w:rsidRPr="00D04930">
        <w:rPr>
          <w:sz w:val="24"/>
        </w:rPr>
        <w:t xml:space="preserve">%. </w:t>
      </w:r>
      <w:r>
        <w:rPr>
          <w:sz w:val="24"/>
        </w:rPr>
        <w:t>7</w:t>
      </w:r>
      <w:r w:rsidRPr="00D04930">
        <w:rPr>
          <w:sz w:val="24"/>
        </w:rPr>
        <w:t xml:space="preserve"> Students were in poor category with</w:t>
      </w:r>
      <w:r w:rsidRPr="00120557">
        <w:rPr>
          <w:sz w:val="24"/>
        </w:rPr>
        <w:t xml:space="preserve"> </w:t>
      </w:r>
      <w:r>
        <w:rPr>
          <w:sz w:val="24"/>
        </w:rPr>
        <w:t>percentage 10</w:t>
      </w:r>
      <w:r w:rsidRPr="00D04930">
        <w:rPr>
          <w:sz w:val="24"/>
        </w:rPr>
        <w:t xml:space="preserve">%. </w:t>
      </w:r>
      <w:r>
        <w:rPr>
          <w:sz w:val="24"/>
        </w:rPr>
        <w:t>8</w:t>
      </w:r>
      <w:r w:rsidRPr="00D04930">
        <w:rPr>
          <w:sz w:val="24"/>
        </w:rPr>
        <w:t xml:space="preserve"> students were in average category with </w:t>
      </w:r>
      <w:r>
        <w:rPr>
          <w:sz w:val="24"/>
        </w:rPr>
        <w:t>percentage</w:t>
      </w:r>
      <w:r w:rsidRPr="00D04930">
        <w:rPr>
          <w:sz w:val="24"/>
        </w:rPr>
        <w:t xml:space="preserve"> </w:t>
      </w:r>
      <w:r>
        <w:rPr>
          <w:sz w:val="24"/>
        </w:rPr>
        <w:t>11</w:t>
      </w:r>
      <w:r w:rsidRPr="00D04930">
        <w:rPr>
          <w:sz w:val="24"/>
        </w:rPr>
        <w:t xml:space="preserve">%. </w:t>
      </w:r>
      <w:r>
        <w:rPr>
          <w:sz w:val="24"/>
        </w:rPr>
        <w:t>25</w:t>
      </w:r>
      <w:r w:rsidRPr="00D04930">
        <w:rPr>
          <w:sz w:val="24"/>
        </w:rPr>
        <w:t xml:space="preserve"> students were in good category with </w:t>
      </w:r>
      <w:r>
        <w:rPr>
          <w:sz w:val="24"/>
        </w:rPr>
        <w:t>percentage</w:t>
      </w:r>
      <w:r w:rsidRPr="00D04930">
        <w:rPr>
          <w:sz w:val="24"/>
        </w:rPr>
        <w:t xml:space="preserve"> </w:t>
      </w:r>
      <w:r>
        <w:rPr>
          <w:sz w:val="24"/>
        </w:rPr>
        <w:t>35</w:t>
      </w:r>
      <w:r w:rsidRPr="00D04930">
        <w:rPr>
          <w:sz w:val="24"/>
        </w:rPr>
        <w:t>%</w:t>
      </w:r>
      <w:r>
        <w:rPr>
          <w:sz w:val="24"/>
        </w:rPr>
        <w:t xml:space="preserve"> and 29</w:t>
      </w:r>
      <w:r w:rsidRPr="00D04930">
        <w:rPr>
          <w:sz w:val="24"/>
        </w:rPr>
        <w:t xml:space="preserve"> students were in very good category with </w:t>
      </w:r>
      <w:commentRangeStart w:id="38"/>
      <w:r>
        <w:rPr>
          <w:sz w:val="24"/>
        </w:rPr>
        <w:t>percentage</w:t>
      </w:r>
      <w:commentRangeEnd w:id="38"/>
      <w:r w:rsidR="00740996">
        <w:rPr>
          <w:rStyle w:val="CommentReference"/>
          <w:lang w:val="en-US"/>
        </w:rPr>
        <w:commentReference w:id="38"/>
      </w:r>
      <w:r w:rsidRPr="00D04930">
        <w:rPr>
          <w:sz w:val="24"/>
        </w:rPr>
        <w:t xml:space="preserve"> </w:t>
      </w:r>
      <w:r w:rsidRPr="00740996">
        <w:rPr>
          <w:sz w:val="24"/>
          <w:highlight w:val="yellow"/>
        </w:rPr>
        <w:t>41%.</w:t>
      </w:r>
      <w:bookmarkEnd w:id="37"/>
      <w:r w:rsidRPr="00D04930">
        <w:rPr>
          <w:sz w:val="24"/>
        </w:rPr>
        <w:t xml:space="preserve"> In addition, the score distribution of</w:t>
      </w:r>
      <w:r>
        <w:rPr>
          <w:sz w:val="24"/>
        </w:rPr>
        <w:t xml:space="preserve"> writing ability</w:t>
      </w:r>
      <w:r w:rsidRPr="00D04930">
        <w:rPr>
          <w:sz w:val="24"/>
        </w:rPr>
        <w:t xml:space="preserve"> can be seen in the following table</w:t>
      </w:r>
      <w:r>
        <w:rPr>
          <w:sz w:val="24"/>
          <w:lang w:val="en-US"/>
        </w:rPr>
        <w:t xml:space="preserve"> 2</w:t>
      </w:r>
      <w:r w:rsidR="006A685C">
        <w:rPr>
          <w:bCs/>
          <w:sz w:val="24"/>
        </w:rPr>
        <w:t>.</w:t>
      </w:r>
    </w:p>
    <w:p w14:paraId="4EC49AC0" w14:textId="3447191B" w:rsidR="004F2879" w:rsidRDefault="004F2879" w:rsidP="00385566">
      <w:pPr>
        <w:pStyle w:val="E-JOURNALBody"/>
        <w:ind w:firstLine="0"/>
        <w:contextualSpacing/>
        <w:rPr>
          <w:bCs/>
          <w:sz w:val="24"/>
        </w:rPr>
      </w:pPr>
      <w:r>
        <w:rPr>
          <w:bCs/>
          <w:sz w:val="24"/>
        </w:rPr>
        <w:tab/>
      </w:r>
    </w:p>
    <w:p w14:paraId="2D0AA6EE" w14:textId="77777777" w:rsidR="00F16B9E" w:rsidRPr="00F16B9E" w:rsidRDefault="00C92C09" w:rsidP="00F16B9E">
      <w:pPr>
        <w:rPr>
          <w:rFonts w:ascii="Times New Roman" w:hAnsi="Times New Roman"/>
          <w:sz w:val="24"/>
        </w:rPr>
      </w:pPr>
      <w:r w:rsidRPr="00C92C09">
        <w:rPr>
          <w:rFonts w:ascii="Times New Roman" w:hAnsi="Times New Roman"/>
        </w:rPr>
        <w:t xml:space="preserve">Table </w:t>
      </w:r>
      <w:r w:rsidR="007B1240">
        <w:rPr>
          <w:rFonts w:ascii="Times New Roman" w:hAnsi="Times New Roman"/>
        </w:rPr>
        <w:t>2</w:t>
      </w:r>
      <w:r w:rsidRPr="00C92C09">
        <w:rPr>
          <w:rFonts w:ascii="Times New Roman" w:hAnsi="Times New Roman"/>
        </w:rPr>
        <w:t xml:space="preserve">. </w:t>
      </w:r>
      <w:bookmarkStart w:id="39" w:name="_Hlk200045531"/>
      <w:r w:rsidR="00F16B9E" w:rsidRPr="00F16B9E">
        <w:rPr>
          <w:rFonts w:ascii="Times New Roman" w:hAnsi="Times New Roman"/>
          <w:sz w:val="24"/>
        </w:rPr>
        <w:t>Score Distribution of Vocabulary Mastery Test</w:t>
      </w:r>
      <w:bookmarkEnd w:id="39"/>
    </w:p>
    <w:p w14:paraId="2F984DB3" w14:textId="0CB2B3BC" w:rsidR="00C92C09" w:rsidRPr="00C92C09" w:rsidRDefault="00C92C09" w:rsidP="00C92C09">
      <w:pPr>
        <w:pStyle w:val="Caption"/>
        <w:rPr>
          <w:rFonts w:ascii="Times New Roman" w:hAnsi="Times New Roman" w:cs="Times New Roman"/>
          <w:i w:val="0"/>
          <w:iCs w:val="0"/>
          <w:color w:val="auto"/>
          <w:sz w:val="22"/>
          <w:szCs w:val="22"/>
        </w:rPr>
      </w:pPr>
    </w:p>
    <w:tbl>
      <w:tblPr>
        <w:tblStyle w:val="TableGrid"/>
        <w:tblW w:w="0" w:type="auto"/>
        <w:tblBorders>
          <w:insideV w:val="none" w:sz="0" w:space="0" w:color="auto"/>
        </w:tblBorders>
        <w:tblLook w:val="04A0" w:firstRow="1" w:lastRow="0" w:firstColumn="1" w:lastColumn="0" w:noHBand="0" w:noVBand="1"/>
      </w:tblPr>
      <w:tblGrid>
        <w:gridCol w:w="1983"/>
        <w:gridCol w:w="1963"/>
        <w:gridCol w:w="1991"/>
        <w:gridCol w:w="1994"/>
      </w:tblGrid>
      <w:tr w:rsidR="008E26D6" w:rsidRPr="008E26D6" w14:paraId="1CF641EE" w14:textId="77777777" w:rsidTr="008E26D6">
        <w:trPr>
          <w:trHeight w:val="303"/>
        </w:trPr>
        <w:tc>
          <w:tcPr>
            <w:tcW w:w="1983" w:type="dxa"/>
            <w:vMerge w:val="restart"/>
          </w:tcPr>
          <w:p w14:paraId="55A562F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Category</w:t>
            </w:r>
          </w:p>
        </w:tc>
        <w:tc>
          <w:tcPr>
            <w:tcW w:w="1963" w:type="dxa"/>
            <w:vMerge w:val="restart"/>
          </w:tcPr>
          <w:p w14:paraId="44D255B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Score</w:t>
            </w:r>
          </w:p>
        </w:tc>
        <w:tc>
          <w:tcPr>
            <w:tcW w:w="3985" w:type="dxa"/>
            <w:gridSpan w:val="2"/>
            <w:tcBorders>
              <w:right w:val="single" w:sz="4" w:space="0" w:color="auto"/>
            </w:tcBorders>
          </w:tcPr>
          <w:p w14:paraId="542EA82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Vocabulary Mastery</w:t>
            </w:r>
          </w:p>
        </w:tc>
      </w:tr>
      <w:tr w:rsidR="008E26D6" w:rsidRPr="008E26D6" w14:paraId="156CB925" w14:textId="77777777" w:rsidTr="008E26D6">
        <w:tc>
          <w:tcPr>
            <w:tcW w:w="1983" w:type="dxa"/>
            <w:vMerge/>
          </w:tcPr>
          <w:p w14:paraId="2E4C05CD" w14:textId="77777777" w:rsidR="008E26D6" w:rsidRPr="008E26D6" w:rsidRDefault="008E26D6" w:rsidP="005531FE">
            <w:pPr>
              <w:spacing w:line="276" w:lineRule="auto"/>
              <w:jc w:val="center"/>
              <w:rPr>
                <w:rFonts w:ascii="Times New Roman" w:hAnsi="Times New Roman"/>
              </w:rPr>
            </w:pPr>
          </w:p>
        </w:tc>
        <w:tc>
          <w:tcPr>
            <w:tcW w:w="1963" w:type="dxa"/>
            <w:vMerge/>
          </w:tcPr>
          <w:p w14:paraId="3587681C" w14:textId="77777777" w:rsidR="008E26D6" w:rsidRPr="008E26D6" w:rsidRDefault="008E26D6" w:rsidP="005531FE">
            <w:pPr>
              <w:spacing w:line="276" w:lineRule="auto"/>
              <w:jc w:val="center"/>
              <w:rPr>
                <w:rFonts w:ascii="Times New Roman" w:hAnsi="Times New Roman"/>
              </w:rPr>
            </w:pPr>
          </w:p>
        </w:tc>
        <w:tc>
          <w:tcPr>
            <w:tcW w:w="1991" w:type="dxa"/>
          </w:tcPr>
          <w:p w14:paraId="26B1BD7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Frequency</w:t>
            </w:r>
          </w:p>
        </w:tc>
        <w:tc>
          <w:tcPr>
            <w:tcW w:w="1994" w:type="dxa"/>
          </w:tcPr>
          <w:p w14:paraId="0BBE0FB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Percentage</w:t>
            </w:r>
          </w:p>
        </w:tc>
      </w:tr>
      <w:tr w:rsidR="008E26D6" w:rsidRPr="008E26D6" w14:paraId="22052CCD" w14:textId="77777777" w:rsidTr="008E26D6">
        <w:tc>
          <w:tcPr>
            <w:tcW w:w="1983" w:type="dxa"/>
          </w:tcPr>
          <w:p w14:paraId="07076AA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Good</w:t>
            </w:r>
          </w:p>
        </w:tc>
        <w:tc>
          <w:tcPr>
            <w:tcW w:w="1963" w:type="dxa"/>
          </w:tcPr>
          <w:p w14:paraId="4292601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86-100</w:t>
            </w:r>
          </w:p>
        </w:tc>
        <w:tc>
          <w:tcPr>
            <w:tcW w:w="1991" w:type="dxa"/>
          </w:tcPr>
          <w:p w14:paraId="047CC4F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29</w:t>
            </w:r>
          </w:p>
        </w:tc>
        <w:tc>
          <w:tcPr>
            <w:tcW w:w="1994" w:type="dxa"/>
          </w:tcPr>
          <w:p w14:paraId="419C3E0C" w14:textId="77777777" w:rsidR="008E26D6" w:rsidRPr="008E26D6" w:rsidRDefault="008E26D6" w:rsidP="005531FE">
            <w:pPr>
              <w:spacing w:line="276" w:lineRule="auto"/>
              <w:jc w:val="center"/>
              <w:rPr>
                <w:rFonts w:ascii="Times New Roman" w:hAnsi="Times New Roman"/>
              </w:rPr>
            </w:pPr>
            <w:r w:rsidRPr="00740996">
              <w:rPr>
                <w:rFonts w:ascii="Times New Roman" w:hAnsi="Times New Roman"/>
                <w:highlight w:val="yellow"/>
              </w:rPr>
              <w:t>40%</w:t>
            </w:r>
          </w:p>
        </w:tc>
      </w:tr>
      <w:tr w:rsidR="008E26D6" w:rsidRPr="008E26D6" w14:paraId="69776B8B" w14:textId="77777777" w:rsidTr="008E26D6">
        <w:tc>
          <w:tcPr>
            <w:tcW w:w="1983" w:type="dxa"/>
          </w:tcPr>
          <w:p w14:paraId="3B94712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Good</w:t>
            </w:r>
          </w:p>
        </w:tc>
        <w:tc>
          <w:tcPr>
            <w:tcW w:w="1963" w:type="dxa"/>
          </w:tcPr>
          <w:p w14:paraId="48C6370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71-85</w:t>
            </w:r>
          </w:p>
        </w:tc>
        <w:tc>
          <w:tcPr>
            <w:tcW w:w="1991" w:type="dxa"/>
          </w:tcPr>
          <w:p w14:paraId="773A723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25</w:t>
            </w:r>
          </w:p>
        </w:tc>
        <w:tc>
          <w:tcPr>
            <w:tcW w:w="1994" w:type="dxa"/>
          </w:tcPr>
          <w:p w14:paraId="183CA44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35%</w:t>
            </w:r>
          </w:p>
        </w:tc>
      </w:tr>
      <w:tr w:rsidR="008E26D6" w:rsidRPr="008E26D6" w14:paraId="6EFFDFB5" w14:textId="77777777" w:rsidTr="008E26D6">
        <w:tc>
          <w:tcPr>
            <w:tcW w:w="1983" w:type="dxa"/>
          </w:tcPr>
          <w:p w14:paraId="2565AA5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Average</w:t>
            </w:r>
          </w:p>
        </w:tc>
        <w:tc>
          <w:tcPr>
            <w:tcW w:w="1963" w:type="dxa"/>
          </w:tcPr>
          <w:p w14:paraId="48445BD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52-70</w:t>
            </w:r>
          </w:p>
        </w:tc>
        <w:tc>
          <w:tcPr>
            <w:tcW w:w="1991" w:type="dxa"/>
          </w:tcPr>
          <w:p w14:paraId="0185171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w:t>
            </w:r>
          </w:p>
        </w:tc>
        <w:tc>
          <w:tcPr>
            <w:tcW w:w="1994" w:type="dxa"/>
          </w:tcPr>
          <w:p w14:paraId="69D36CC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11%</w:t>
            </w:r>
          </w:p>
        </w:tc>
      </w:tr>
      <w:tr w:rsidR="008E26D6" w:rsidRPr="008E26D6" w14:paraId="27D0DB84" w14:textId="77777777" w:rsidTr="008E26D6">
        <w:tc>
          <w:tcPr>
            <w:tcW w:w="1983" w:type="dxa"/>
          </w:tcPr>
          <w:p w14:paraId="693625E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Poor</w:t>
            </w:r>
          </w:p>
        </w:tc>
        <w:tc>
          <w:tcPr>
            <w:tcW w:w="1963" w:type="dxa"/>
          </w:tcPr>
          <w:p w14:paraId="5D57FDC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36-51</w:t>
            </w:r>
          </w:p>
        </w:tc>
        <w:tc>
          <w:tcPr>
            <w:tcW w:w="1991" w:type="dxa"/>
          </w:tcPr>
          <w:p w14:paraId="13AFC1B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w:t>
            </w:r>
          </w:p>
        </w:tc>
        <w:tc>
          <w:tcPr>
            <w:tcW w:w="1994" w:type="dxa"/>
          </w:tcPr>
          <w:p w14:paraId="58A75E1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w:t>
            </w:r>
          </w:p>
        </w:tc>
      </w:tr>
      <w:tr w:rsidR="008E26D6" w:rsidRPr="008E26D6" w14:paraId="1ECBD072" w14:textId="77777777" w:rsidTr="008E26D6">
        <w:tc>
          <w:tcPr>
            <w:tcW w:w="1983" w:type="dxa"/>
          </w:tcPr>
          <w:p w14:paraId="12821DEA"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Poor</w:t>
            </w:r>
          </w:p>
        </w:tc>
        <w:tc>
          <w:tcPr>
            <w:tcW w:w="1963" w:type="dxa"/>
          </w:tcPr>
          <w:p w14:paraId="24C24E03"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0-35</w:t>
            </w:r>
          </w:p>
        </w:tc>
        <w:tc>
          <w:tcPr>
            <w:tcW w:w="1991" w:type="dxa"/>
          </w:tcPr>
          <w:p w14:paraId="4D377ED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w:t>
            </w:r>
          </w:p>
        </w:tc>
        <w:tc>
          <w:tcPr>
            <w:tcW w:w="1994" w:type="dxa"/>
          </w:tcPr>
          <w:p w14:paraId="6508D477"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4%</w:t>
            </w:r>
          </w:p>
        </w:tc>
      </w:tr>
      <w:tr w:rsidR="008E26D6" w:rsidRPr="008E26D6" w14:paraId="7B378709" w14:textId="77777777" w:rsidTr="008E26D6">
        <w:tc>
          <w:tcPr>
            <w:tcW w:w="3946" w:type="dxa"/>
            <w:gridSpan w:val="2"/>
          </w:tcPr>
          <w:p w14:paraId="0C08588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Total</w:t>
            </w:r>
          </w:p>
        </w:tc>
        <w:tc>
          <w:tcPr>
            <w:tcW w:w="1991" w:type="dxa"/>
          </w:tcPr>
          <w:p w14:paraId="3738952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72</w:t>
            </w:r>
          </w:p>
        </w:tc>
        <w:tc>
          <w:tcPr>
            <w:tcW w:w="1994" w:type="dxa"/>
          </w:tcPr>
          <w:p w14:paraId="10BE9A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100%</w:t>
            </w:r>
          </w:p>
        </w:tc>
      </w:tr>
    </w:tbl>
    <w:p w14:paraId="2CC851A6" w14:textId="77777777" w:rsidR="00740996" w:rsidRDefault="00740996" w:rsidP="00740996">
      <w:pPr>
        <w:rPr>
          <w:rFonts w:ascii="Times New Roman" w:hAnsi="Times New Roman"/>
          <w:lang w:val="en-US"/>
        </w:rPr>
      </w:pPr>
    </w:p>
    <w:p w14:paraId="4C6A2D29" w14:textId="19C4C50D" w:rsidR="00C92C09" w:rsidRDefault="00C92C09" w:rsidP="00740996">
      <w:pPr>
        <w:rPr>
          <w:rFonts w:ascii="Times New Roman" w:hAnsi="Times New Roman"/>
          <w:sz w:val="24"/>
          <w:szCs w:val="24"/>
        </w:rPr>
      </w:pPr>
      <w:r w:rsidRPr="00104BA9">
        <w:rPr>
          <w:rFonts w:ascii="Times New Roman" w:hAnsi="Times New Roman"/>
          <w:sz w:val="24"/>
          <w:szCs w:val="24"/>
        </w:rPr>
        <w:t xml:space="preserve">Additionally, </w:t>
      </w:r>
      <w:r w:rsidR="002051B5">
        <w:rPr>
          <w:rFonts w:ascii="Times New Roman" w:hAnsi="Times New Roman"/>
          <w:sz w:val="24"/>
          <w:szCs w:val="24"/>
        </w:rPr>
        <w:t>figure</w:t>
      </w:r>
      <w:r w:rsidRPr="00104BA9">
        <w:rPr>
          <w:rFonts w:ascii="Times New Roman" w:hAnsi="Times New Roman"/>
          <w:sz w:val="24"/>
          <w:szCs w:val="24"/>
        </w:rPr>
        <w:t xml:space="preserve"> 1 below shows the </w:t>
      </w:r>
      <w:r w:rsidR="008E26D6">
        <w:rPr>
          <w:rFonts w:ascii="Times New Roman" w:hAnsi="Times New Roman"/>
          <w:sz w:val="24"/>
          <w:szCs w:val="24"/>
          <w:lang w:val="en-US"/>
        </w:rPr>
        <w:t>vocabulary mastery</w:t>
      </w:r>
      <w:r w:rsidRPr="00A24D11">
        <w:rPr>
          <w:rFonts w:ascii="Times New Roman" w:hAnsi="Times New Roman"/>
          <w:sz w:val="24"/>
          <w:szCs w:val="24"/>
        </w:rPr>
        <w:t xml:space="preserve">.  </w:t>
      </w:r>
    </w:p>
    <w:p w14:paraId="035156D0" w14:textId="77777777" w:rsidR="00C92C09" w:rsidRPr="000379AB" w:rsidRDefault="00C92C09" w:rsidP="00C92C09">
      <w:pPr>
        <w:jc w:val="both"/>
        <w:rPr>
          <w:rFonts w:ascii="Times New Roman" w:hAnsi="Times New Roman"/>
        </w:rPr>
      </w:pPr>
    </w:p>
    <w:p w14:paraId="20535976" w14:textId="5278312E" w:rsidR="00C92C09" w:rsidRDefault="008E26D6" w:rsidP="00740996">
      <w:pPr>
        <w:jc w:val="center"/>
        <w:rPr>
          <w:rFonts w:ascii="Times New Roman" w:hAnsi="Times New Roman"/>
        </w:rPr>
      </w:pPr>
      <w:r>
        <w:rPr>
          <w:noProof/>
          <w:sz w:val="24"/>
          <w:szCs w:val="24"/>
          <w:lang w:val="en-US"/>
        </w:rPr>
        <w:drawing>
          <wp:inline distT="0" distB="0" distL="0" distR="0" wp14:anchorId="68038C5F" wp14:editId="063D99D6">
            <wp:extent cx="3989703" cy="20320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93133" cy="2033747"/>
                    </a:xfrm>
                    <a:prstGeom prst="rect">
                      <a:avLst/>
                    </a:prstGeom>
                    <a:noFill/>
                    <a:ln>
                      <a:noFill/>
                    </a:ln>
                  </pic:spPr>
                </pic:pic>
              </a:graphicData>
            </a:graphic>
          </wp:inline>
        </w:drawing>
      </w:r>
    </w:p>
    <w:p w14:paraId="389BB5FF" w14:textId="076FEE48" w:rsidR="00C92C09" w:rsidRPr="008E26D6" w:rsidRDefault="00C92C09" w:rsidP="00740996">
      <w:pPr>
        <w:spacing w:after="240"/>
        <w:jc w:val="center"/>
        <w:rPr>
          <w:rFonts w:ascii="Times New Roman" w:hAnsi="Times New Roman"/>
          <w:lang w:val="en-US"/>
        </w:rPr>
      </w:pPr>
      <w:r w:rsidRPr="00C92C09">
        <w:rPr>
          <w:rFonts w:ascii="Times New Roman" w:hAnsi="Times New Roman"/>
          <w:i/>
          <w:iCs/>
        </w:rPr>
        <w:t>Figure 1</w:t>
      </w:r>
      <w:r w:rsidRPr="00D63B9F">
        <w:rPr>
          <w:rFonts w:ascii="Times New Roman" w:hAnsi="Times New Roman"/>
        </w:rPr>
        <w:t xml:space="preserve">. The Frequency Analysis of </w:t>
      </w:r>
      <w:r w:rsidR="008E26D6">
        <w:rPr>
          <w:rFonts w:ascii="Times New Roman" w:hAnsi="Times New Roman"/>
          <w:lang w:val="en-US"/>
        </w:rPr>
        <w:t>Vocabulary Mastery</w:t>
      </w:r>
    </w:p>
    <w:p w14:paraId="343007C3" w14:textId="269DCF62" w:rsidR="00C92C09" w:rsidRDefault="006A685C" w:rsidP="006A685C">
      <w:pPr>
        <w:spacing w:after="240"/>
        <w:jc w:val="both"/>
        <w:rPr>
          <w:rFonts w:ascii="Times New Roman" w:hAnsi="Times New Roman"/>
        </w:rPr>
      </w:pPr>
      <w:r>
        <w:rPr>
          <w:rFonts w:ascii="Times New Roman" w:hAnsi="Times New Roman"/>
        </w:rPr>
        <w:tab/>
      </w:r>
      <w:r w:rsidR="008E26D6" w:rsidRPr="008E26D6">
        <w:rPr>
          <w:rFonts w:ascii="Times New Roman" w:hAnsi="Times New Roman"/>
          <w:sz w:val="24"/>
        </w:rPr>
        <w:t xml:space="preserve">The result of writing ability test showed that 0 student was in very poor category with percentage 0%.  0 student were in poor category with percentage 0 %.  8 students were in average category with percentage 11%. 57 students were in good category with </w:t>
      </w:r>
      <w:commentRangeStart w:id="40"/>
      <w:r w:rsidR="008E26D6" w:rsidRPr="003B0D8C">
        <w:rPr>
          <w:rFonts w:ascii="Times New Roman" w:hAnsi="Times New Roman"/>
          <w:sz w:val="24"/>
          <w:highlight w:val="yellow"/>
        </w:rPr>
        <w:t xml:space="preserve">percentage </w:t>
      </w:r>
      <w:commentRangeEnd w:id="40"/>
      <w:r w:rsidR="003B0D8C">
        <w:rPr>
          <w:rStyle w:val="CommentReference"/>
          <w:rFonts w:ascii="Times New Roman" w:eastAsia="Times New Roman" w:hAnsi="Times New Roman"/>
          <w:lang w:val="en-US"/>
        </w:rPr>
        <w:commentReference w:id="40"/>
      </w:r>
      <w:r w:rsidR="008E26D6" w:rsidRPr="003B0D8C">
        <w:rPr>
          <w:rFonts w:ascii="Times New Roman" w:hAnsi="Times New Roman"/>
          <w:sz w:val="24"/>
          <w:highlight w:val="yellow"/>
        </w:rPr>
        <w:t>79 %</w:t>
      </w:r>
      <w:r w:rsidR="008E26D6" w:rsidRPr="008E26D6">
        <w:rPr>
          <w:rFonts w:ascii="Times New Roman" w:hAnsi="Times New Roman"/>
          <w:sz w:val="24"/>
        </w:rPr>
        <w:t xml:space="preserve"> and 8 students were in very good category with percentage 11 %</w:t>
      </w:r>
      <w:r>
        <w:rPr>
          <w:rFonts w:ascii="Times New Roman" w:hAnsi="Times New Roman"/>
        </w:rPr>
        <w:t>.</w:t>
      </w:r>
    </w:p>
    <w:p w14:paraId="0F29B194" w14:textId="4D8E3F79" w:rsidR="0059180D" w:rsidRDefault="0059180D" w:rsidP="006A685C">
      <w:pPr>
        <w:spacing w:after="240"/>
        <w:jc w:val="both"/>
        <w:rPr>
          <w:rFonts w:ascii="Times New Roman" w:hAnsi="Times New Roman"/>
        </w:rPr>
      </w:pPr>
    </w:p>
    <w:p w14:paraId="6525F473" w14:textId="7C1FC467" w:rsidR="0059180D" w:rsidRDefault="0059180D" w:rsidP="006A685C">
      <w:pPr>
        <w:spacing w:after="240"/>
        <w:jc w:val="both"/>
        <w:rPr>
          <w:rFonts w:ascii="Times New Roman" w:hAnsi="Times New Roman"/>
        </w:rPr>
      </w:pPr>
    </w:p>
    <w:p w14:paraId="69BEA172" w14:textId="77777777" w:rsidR="0059180D" w:rsidRDefault="0059180D" w:rsidP="006A685C">
      <w:pPr>
        <w:spacing w:after="240"/>
        <w:jc w:val="both"/>
        <w:rPr>
          <w:rFonts w:ascii="Times New Roman" w:hAnsi="Times New Roman"/>
        </w:rPr>
      </w:pPr>
    </w:p>
    <w:p w14:paraId="3B8DC161" w14:textId="5E37A61B" w:rsidR="00C92C09" w:rsidRPr="006A685C" w:rsidRDefault="006A685C" w:rsidP="006A685C">
      <w:pPr>
        <w:pStyle w:val="Caption"/>
        <w:rPr>
          <w:rFonts w:ascii="Times New Roman" w:hAnsi="Times New Roman" w:cs="Times New Roman"/>
          <w:i w:val="0"/>
          <w:iCs w:val="0"/>
          <w:color w:val="auto"/>
          <w:sz w:val="22"/>
          <w:szCs w:val="22"/>
        </w:rPr>
      </w:pPr>
      <w:proofErr w:type="gramStart"/>
      <w:r w:rsidRPr="006A685C">
        <w:rPr>
          <w:rFonts w:ascii="Times New Roman" w:hAnsi="Times New Roman" w:cs="Times New Roman"/>
          <w:color w:val="auto"/>
          <w:sz w:val="22"/>
          <w:szCs w:val="22"/>
        </w:rPr>
        <w:t xml:space="preserve">Table </w:t>
      </w:r>
      <w:r w:rsidR="007B1240">
        <w:rPr>
          <w:rFonts w:ascii="Times New Roman" w:hAnsi="Times New Roman" w:cs="Times New Roman"/>
          <w:color w:val="auto"/>
          <w:sz w:val="22"/>
          <w:szCs w:val="22"/>
        </w:rPr>
        <w:t>3</w:t>
      </w:r>
      <w:r w:rsidRPr="006A685C">
        <w:rPr>
          <w:rFonts w:ascii="Times New Roman" w:hAnsi="Times New Roman" w:cs="Times New Roman"/>
          <w:i w:val="0"/>
          <w:iCs w:val="0"/>
          <w:color w:val="auto"/>
          <w:sz w:val="22"/>
          <w:szCs w:val="22"/>
        </w:rPr>
        <w:t>.</w:t>
      </w:r>
      <w:proofErr w:type="gramEnd"/>
      <w:r w:rsidRPr="006A685C">
        <w:rPr>
          <w:rFonts w:ascii="Times New Roman" w:hAnsi="Times New Roman" w:cs="Times New Roman"/>
          <w:i w:val="0"/>
          <w:iCs w:val="0"/>
          <w:color w:val="auto"/>
          <w:sz w:val="22"/>
          <w:szCs w:val="22"/>
        </w:rPr>
        <w:t xml:space="preserve"> The Score Distribution </w:t>
      </w:r>
      <w:r>
        <w:rPr>
          <w:rFonts w:ascii="Times New Roman" w:hAnsi="Times New Roman" w:cs="Times New Roman"/>
          <w:i w:val="0"/>
          <w:iCs w:val="0"/>
          <w:color w:val="auto"/>
          <w:sz w:val="22"/>
          <w:szCs w:val="22"/>
        </w:rPr>
        <w:t>f</w:t>
      </w:r>
      <w:r w:rsidRPr="006A685C">
        <w:rPr>
          <w:rFonts w:ascii="Times New Roman" w:hAnsi="Times New Roman" w:cs="Times New Roman"/>
          <w:i w:val="0"/>
          <w:iCs w:val="0"/>
          <w:color w:val="auto"/>
          <w:sz w:val="22"/>
          <w:szCs w:val="22"/>
        </w:rPr>
        <w:t xml:space="preserve">or </w:t>
      </w:r>
      <w:r w:rsidR="008E26D6">
        <w:rPr>
          <w:rFonts w:ascii="Times New Roman" w:hAnsi="Times New Roman" w:cs="Times New Roman"/>
          <w:i w:val="0"/>
          <w:iCs w:val="0"/>
          <w:color w:val="auto"/>
          <w:sz w:val="22"/>
          <w:szCs w:val="22"/>
        </w:rPr>
        <w:t>Writing Ability</w:t>
      </w:r>
    </w:p>
    <w:tbl>
      <w:tblPr>
        <w:tblStyle w:val="TableGrid"/>
        <w:tblW w:w="0" w:type="auto"/>
        <w:tblBorders>
          <w:insideV w:val="none" w:sz="0" w:space="0" w:color="auto"/>
        </w:tblBorders>
        <w:tblLook w:val="04A0" w:firstRow="1" w:lastRow="0" w:firstColumn="1" w:lastColumn="0" w:noHBand="0" w:noVBand="1"/>
      </w:tblPr>
      <w:tblGrid>
        <w:gridCol w:w="1983"/>
        <w:gridCol w:w="1963"/>
        <w:gridCol w:w="1991"/>
        <w:gridCol w:w="1994"/>
      </w:tblGrid>
      <w:tr w:rsidR="008E26D6" w:rsidRPr="008E26D6" w14:paraId="071D0FA8" w14:textId="77777777" w:rsidTr="008E26D6">
        <w:trPr>
          <w:trHeight w:val="303"/>
        </w:trPr>
        <w:tc>
          <w:tcPr>
            <w:tcW w:w="1983" w:type="dxa"/>
            <w:vMerge w:val="restart"/>
          </w:tcPr>
          <w:p w14:paraId="72F6730C"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Category</w:t>
            </w:r>
          </w:p>
        </w:tc>
        <w:tc>
          <w:tcPr>
            <w:tcW w:w="1963" w:type="dxa"/>
            <w:vMerge w:val="restart"/>
          </w:tcPr>
          <w:p w14:paraId="73A87BB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Score</w:t>
            </w:r>
          </w:p>
        </w:tc>
        <w:tc>
          <w:tcPr>
            <w:tcW w:w="3985" w:type="dxa"/>
            <w:gridSpan w:val="2"/>
          </w:tcPr>
          <w:p w14:paraId="219FB63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Writing Ability</w:t>
            </w:r>
          </w:p>
        </w:tc>
      </w:tr>
      <w:tr w:rsidR="008E26D6" w:rsidRPr="008E26D6" w14:paraId="3C07B9F2" w14:textId="77777777" w:rsidTr="008E26D6">
        <w:tc>
          <w:tcPr>
            <w:tcW w:w="1983" w:type="dxa"/>
            <w:vMerge/>
          </w:tcPr>
          <w:p w14:paraId="00EE46B3" w14:textId="77777777" w:rsidR="008E26D6" w:rsidRPr="008E26D6" w:rsidRDefault="008E26D6" w:rsidP="005531FE">
            <w:pPr>
              <w:spacing w:line="276" w:lineRule="auto"/>
              <w:jc w:val="center"/>
              <w:rPr>
                <w:rFonts w:ascii="Times New Roman" w:hAnsi="Times New Roman"/>
              </w:rPr>
            </w:pPr>
          </w:p>
        </w:tc>
        <w:tc>
          <w:tcPr>
            <w:tcW w:w="1963" w:type="dxa"/>
            <w:vMerge/>
          </w:tcPr>
          <w:p w14:paraId="501AEA03" w14:textId="77777777" w:rsidR="008E26D6" w:rsidRPr="008E26D6" w:rsidRDefault="008E26D6" w:rsidP="005531FE">
            <w:pPr>
              <w:spacing w:line="276" w:lineRule="auto"/>
              <w:jc w:val="center"/>
              <w:rPr>
                <w:rFonts w:ascii="Times New Roman" w:hAnsi="Times New Roman"/>
              </w:rPr>
            </w:pPr>
          </w:p>
        </w:tc>
        <w:tc>
          <w:tcPr>
            <w:tcW w:w="1991" w:type="dxa"/>
          </w:tcPr>
          <w:p w14:paraId="33905CA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Frequency</w:t>
            </w:r>
          </w:p>
        </w:tc>
        <w:tc>
          <w:tcPr>
            <w:tcW w:w="1994" w:type="dxa"/>
          </w:tcPr>
          <w:p w14:paraId="443EE5EE"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Percentage</w:t>
            </w:r>
          </w:p>
        </w:tc>
      </w:tr>
      <w:tr w:rsidR="008E26D6" w:rsidRPr="008E26D6" w14:paraId="69BD8D7D" w14:textId="77777777" w:rsidTr="008E26D6">
        <w:tc>
          <w:tcPr>
            <w:tcW w:w="1983" w:type="dxa"/>
          </w:tcPr>
          <w:p w14:paraId="0F7554A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Good</w:t>
            </w:r>
          </w:p>
        </w:tc>
        <w:tc>
          <w:tcPr>
            <w:tcW w:w="1963" w:type="dxa"/>
          </w:tcPr>
          <w:p w14:paraId="233C648E"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86-100</w:t>
            </w:r>
          </w:p>
        </w:tc>
        <w:tc>
          <w:tcPr>
            <w:tcW w:w="1991" w:type="dxa"/>
          </w:tcPr>
          <w:p w14:paraId="5EEA5AA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w:t>
            </w:r>
          </w:p>
        </w:tc>
        <w:tc>
          <w:tcPr>
            <w:tcW w:w="1994" w:type="dxa"/>
          </w:tcPr>
          <w:p w14:paraId="5FA576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w:t>
            </w:r>
          </w:p>
        </w:tc>
      </w:tr>
      <w:tr w:rsidR="008E26D6" w:rsidRPr="008E26D6" w14:paraId="7C0C4CCC" w14:textId="77777777" w:rsidTr="008E26D6">
        <w:tc>
          <w:tcPr>
            <w:tcW w:w="1983" w:type="dxa"/>
          </w:tcPr>
          <w:p w14:paraId="27E9D658"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Good</w:t>
            </w:r>
          </w:p>
        </w:tc>
        <w:tc>
          <w:tcPr>
            <w:tcW w:w="1963" w:type="dxa"/>
          </w:tcPr>
          <w:p w14:paraId="50D0B0F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71-85</w:t>
            </w:r>
          </w:p>
        </w:tc>
        <w:tc>
          <w:tcPr>
            <w:tcW w:w="1991" w:type="dxa"/>
          </w:tcPr>
          <w:p w14:paraId="7121695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57</w:t>
            </w:r>
          </w:p>
        </w:tc>
        <w:tc>
          <w:tcPr>
            <w:tcW w:w="1994" w:type="dxa"/>
          </w:tcPr>
          <w:p w14:paraId="29D218C0" w14:textId="77777777" w:rsidR="008E26D6" w:rsidRPr="008E26D6" w:rsidRDefault="008E26D6" w:rsidP="005531FE">
            <w:pPr>
              <w:spacing w:line="276" w:lineRule="auto"/>
              <w:jc w:val="center"/>
              <w:rPr>
                <w:rFonts w:ascii="Times New Roman" w:hAnsi="Times New Roman"/>
              </w:rPr>
            </w:pPr>
            <w:r w:rsidRPr="003B0D8C">
              <w:rPr>
                <w:rFonts w:ascii="Times New Roman" w:hAnsi="Times New Roman"/>
                <w:highlight w:val="yellow"/>
              </w:rPr>
              <w:t>79%</w:t>
            </w:r>
          </w:p>
        </w:tc>
      </w:tr>
      <w:tr w:rsidR="008E26D6" w:rsidRPr="008E26D6" w14:paraId="60175791" w14:textId="77777777" w:rsidTr="008E26D6">
        <w:tc>
          <w:tcPr>
            <w:tcW w:w="1983" w:type="dxa"/>
          </w:tcPr>
          <w:p w14:paraId="7EEB2026"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Average</w:t>
            </w:r>
          </w:p>
        </w:tc>
        <w:tc>
          <w:tcPr>
            <w:tcW w:w="1963" w:type="dxa"/>
          </w:tcPr>
          <w:p w14:paraId="1D3D3D54"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52-70</w:t>
            </w:r>
          </w:p>
        </w:tc>
        <w:tc>
          <w:tcPr>
            <w:tcW w:w="1991" w:type="dxa"/>
          </w:tcPr>
          <w:p w14:paraId="51668C2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8</w:t>
            </w:r>
          </w:p>
        </w:tc>
        <w:tc>
          <w:tcPr>
            <w:tcW w:w="1994" w:type="dxa"/>
          </w:tcPr>
          <w:p w14:paraId="661C207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11%</w:t>
            </w:r>
          </w:p>
        </w:tc>
      </w:tr>
      <w:tr w:rsidR="008E26D6" w:rsidRPr="008E26D6" w14:paraId="44AD5E4C" w14:textId="77777777" w:rsidTr="008E26D6">
        <w:tc>
          <w:tcPr>
            <w:tcW w:w="1983" w:type="dxa"/>
          </w:tcPr>
          <w:p w14:paraId="7A872EB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Poor</w:t>
            </w:r>
          </w:p>
        </w:tc>
        <w:tc>
          <w:tcPr>
            <w:tcW w:w="1963" w:type="dxa"/>
          </w:tcPr>
          <w:p w14:paraId="2F170E0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36-51</w:t>
            </w:r>
          </w:p>
        </w:tc>
        <w:tc>
          <w:tcPr>
            <w:tcW w:w="1991" w:type="dxa"/>
          </w:tcPr>
          <w:p w14:paraId="2282C2C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c>
          <w:tcPr>
            <w:tcW w:w="1994" w:type="dxa"/>
          </w:tcPr>
          <w:p w14:paraId="0D77B6D2"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r>
      <w:tr w:rsidR="008E26D6" w:rsidRPr="008E26D6" w14:paraId="18A0CBD3" w14:textId="77777777" w:rsidTr="008E26D6">
        <w:tc>
          <w:tcPr>
            <w:tcW w:w="1983" w:type="dxa"/>
          </w:tcPr>
          <w:p w14:paraId="4A075270"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Very Poor</w:t>
            </w:r>
          </w:p>
        </w:tc>
        <w:tc>
          <w:tcPr>
            <w:tcW w:w="1963" w:type="dxa"/>
          </w:tcPr>
          <w:p w14:paraId="15F281CF"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0-35</w:t>
            </w:r>
          </w:p>
        </w:tc>
        <w:tc>
          <w:tcPr>
            <w:tcW w:w="1991" w:type="dxa"/>
          </w:tcPr>
          <w:p w14:paraId="136AA3FD"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c>
          <w:tcPr>
            <w:tcW w:w="1994" w:type="dxa"/>
          </w:tcPr>
          <w:p w14:paraId="7D21E6D1"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0%</w:t>
            </w:r>
          </w:p>
        </w:tc>
      </w:tr>
      <w:tr w:rsidR="008E26D6" w:rsidRPr="008E26D6" w14:paraId="1E3A5363" w14:textId="77777777" w:rsidTr="008E26D6">
        <w:tc>
          <w:tcPr>
            <w:tcW w:w="3946" w:type="dxa"/>
            <w:gridSpan w:val="2"/>
          </w:tcPr>
          <w:p w14:paraId="6BB826B5"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Total</w:t>
            </w:r>
          </w:p>
        </w:tc>
        <w:tc>
          <w:tcPr>
            <w:tcW w:w="1991" w:type="dxa"/>
          </w:tcPr>
          <w:p w14:paraId="12B1CB6B"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 xml:space="preserve">72 </w:t>
            </w:r>
          </w:p>
        </w:tc>
        <w:tc>
          <w:tcPr>
            <w:tcW w:w="1994" w:type="dxa"/>
          </w:tcPr>
          <w:p w14:paraId="49D57D72" w14:textId="77777777" w:rsidR="008E26D6" w:rsidRPr="008E26D6" w:rsidRDefault="008E26D6" w:rsidP="005531FE">
            <w:pPr>
              <w:spacing w:line="276" w:lineRule="auto"/>
              <w:jc w:val="center"/>
              <w:rPr>
                <w:rFonts w:ascii="Times New Roman" w:hAnsi="Times New Roman"/>
              </w:rPr>
            </w:pPr>
            <w:r w:rsidRPr="008E26D6">
              <w:rPr>
                <w:rFonts w:ascii="Times New Roman" w:hAnsi="Times New Roman"/>
              </w:rPr>
              <w:t>100%</w:t>
            </w:r>
          </w:p>
        </w:tc>
      </w:tr>
    </w:tbl>
    <w:p w14:paraId="78457AB8" w14:textId="77777777" w:rsidR="006A685C" w:rsidRDefault="006A685C" w:rsidP="006A685C">
      <w:pPr>
        <w:ind w:firstLine="720"/>
        <w:jc w:val="both"/>
        <w:rPr>
          <w:rFonts w:ascii="Times New Roman" w:hAnsi="Times New Roman"/>
          <w:sz w:val="24"/>
          <w:szCs w:val="24"/>
        </w:rPr>
      </w:pPr>
    </w:p>
    <w:p w14:paraId="39D907D6" w14:textId="421962C5" w:rsidR="00C92C09" w:rsidRDefault="00C92C09" w:rsidP="008E26D6">
      <w:pPr>
        <w:jc w:val="both"/>
        <w:rPr>
          <w:rFonts w:ascii="Times New Roman" w:hAnsi="Times New Roman"/>
          <w:sz w:val="24"/>
          <w:szCs w:val="24"/>
        </w:rPr>
      </w:pPr>
      <w:r>
        <w:rPr>
          <w:rFonts w:ascii="Times New Roman" w:hAnsi="Times New Roman"/>
          <w:sz w:val="24"/>
          <w:szCs w:val="24"/>
        </w:rPr>
        <w:t xml:space="preserve">Furthermore, </w:t>
      </w:r>
      <w:r w:rsidR="006A685C">
        <w:rPr>
          <w:rFonts w:ascii="Times New Roman" w:hAnsi="Times New Roman"/>
          <w:sz w:val="24"/>
          <w:szCs w:val="24"/>
        </w:rPr>
        <w:t>Figure</w:t>
      </w:r>
      <w:r w:rsidRPr="00104BA9">
        <w:rPr>
          <w:rFonts w:ascii="Times New Roman" w:hAnsi="Times New Roman"/>
          <w:sz w:val="24"/>
          <w:szCs w:val="24"/>
        </w:rPr>
        <w:t xml:space="preserve"> </w:t>
      </w:r>
      <w:r>
        <w:rPr>
          <w:rFonts w:ascii="Times New Roman" w:hAnsi="Times New Roman"/>
          <w:sz w:val="24"/>
          <w:szCs w:val="24"/>
        </w:rPr>
        <w:t>2</w:t>
      </w:r>
      <w:r w:rsidRPr="00104BA9">
        <w:rPr>
          <w:rFonts w:ascii="Times New Roman" w:hAnsi="Times New Roman"/>
          <w:sz w:val="24"/>
          <w:szCs w:val="24"/>
        </w:rPr>
        <w:t xml:space="preserve"> below shows the </w:t>
      </w:r>
      <w:r w:rsidR="008E26D6">
        <w:rPr>
          <w:rFonts w:ascii="Times New Roman" w:hAnsi="Times New Roman"/>
          <w:sz w:val="24"/>
          <w:szCs w:val="24"/>
          <w:lang w:val="en-US"/>
        </w:rPr>
        <w:t>writing ability</w:t>
      </w:r>
      <w:r w:rsidRPr="00A24D11">
        <w:rPr>
          <w:rFonts w:ascii="Times New Roman" w:hAnsi="Times New Roman"/>
          <w:sz w:val="24"/>
          <w:szCs w:val="24"/>
        </w:rPr>
        <w:t xml:space="preserve">. </w:t>
      </w:r>
    </w:p>
    <w:p w14:paraId="12F4CBAE" w14:textId="77777777" w:rsidR="006A685C" w:rsidRPr="00104BA9" w:rsidRDefault="006A685C" w:rsidP="006A685C">
      <w:pPr>
        <w:ind w:firstLine="720"/>
        <w:jc w:val="both"/>
        <w:rPr>
          <w:rFonts w:ascii="Times New Roman" w:hAnsi="Times New Roman"/>
        </w:rPr>
      </w:pPr>
    </w:p>
    <w:p w14:paraId="560E67D2" w14:textId="6E043AEC" w:rsidR="00C92C09" w:rsidRDefault="00F575C6" w:rsidP="006A685C">
      <w:pPr>
        <w:rPr>
          <w:rFonts w:ascii="Times New Roman" w:hAnsi="Times New Roman"/>
          <w:sz w:val="24"/>
          <w:szCs w:val="24"/>
        </w:rPr>
      </w:pPr>
      <w:r>
        <w:rPr>
          <w:noProof/>
          <w:sz w:val="24"/>
          <w:szCs w:val="24"/>
          <w:lang w:val="en-US"/>
        </w:rPr>
        <w:drawing>
          <wp:inline distT="0" distB="0" distL="0" distR="0" wp14:anchorId="335551D1" wp14:editId="491230A2">
            <wp:extent cx="3911600" cy="21969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40626" cy="2213230"/>
                    </a:xfrm>
                    <a:prstGeom prst="rect">
                      <a:avLst/>
                    </a:prstGeom>
                    <a:noFill/>
                    <a:ln>
                      <a:noFill/>
                    </a:ln>
                  </pic:spPr>
                </pic:pic>
              </a:graphicData>
            </a:graphic>
          </wp:inline>
        </w:drawing>
      </w:r>
    </w:p>
    <w:p w14:paraId="4D6B2350" w14:textId="77777777" w:rsidR="006A685C" w:rsidRDefault="006A685C" w:rsidP="006A685C">
      <w:pPr>
        <w:rPr>
          <w:rFonts w:ascii="Times New Roman" w:hAnsi="Times New Roman"/>
          <w:sz w:val="24"/>
          <w:szCs w:val="24"/>
        </w:rPr>
      </w:pPr>
    </w:p>
    <w:p w14:paraId="22F10077" w14:textId="1935B2E6" w:rsidR="004F2879" w:rsidRPr="00F575C6" w:rsidRDefault="006A685C" w:rsidP="006A685C">
      <w:pPr>
        <w:rPr>
          <w:rFonts w:ascii="Times New Roman" w:hAnsi="Times New Roman"/>
          <w:lang w:val="en-US"/>
        </w:rPr>
      </w:pPr>
      <w:r w:rsidRPr="006A685C">
        <w:rPr>
          <w:rFonts w:ascii="Times New Roman" w:hAnsi="Times New Roman"/>
          <w:i/>
          <w:iCs/>
        </w:rPr>
        <w:t>Figure</w:t>
      </w:r>
      <w:r w:rsidR="00C92C09" w:rsidRPr="006A685C">
        <w:rPr>
          <w:rFonts w:ascii="Times New Roman" w:hAnsi="Times New Roman"/>
          <w:i/>
          <w:iCs/>
        </w:rPr>
        <w:t xml:space="preserve"> 2</w:t>
      </w:r>
      <w:r w:rsidR="00C92C09" w:rsidRPr="00D63B9F">
        <w:rPr>
          <w:rFonts w:ascii="Times New Roman" w:hAnsi="Times New Roman"/>
        </w:rPr>
        <w:t xml:space="preserve">. The Frequency Analysis of </w:t>
      </w:r>
      <w:r w:rsidR="00F575C6">
        <w:rPr>
          <w:rFonts w:ascii="Times New Roman" w:hAnsi="Times New Roman"/>
          <w:lang w:val="en-US"/>
        </w:rPr>
        <w:t>Writing Ability</w:t>
      </w:r>
    </w:p>
    <w:p w14:paraId="7905E50C" w14:textId="77777777" w:rsidR="006A685C" w:rsidRPr="006A685C" w:rsidRDefault="006A685C" w:rsidP="006A685C">
      <w:pPr>
        <w:rPr>
          <w:rFonts w:ascii="Times New Roman" w:hAnsi="Times New Roman"/>
        </w:rPr>
      </w:pPr>
    </w:p>
    <w:p w14:paraId="5A77501D" w14:textId="6671BA87" w:rsidR="004F2879" w:rsidRDefault="004F2879" w:rsidP="006A685C">
      <w:pPr>
        <w:pStyle w:val="E-JOURNALBody"/>
        <w:ind w:firstLine="0"/>
        <w:contextualSpacing/>
        <w:rPr>
          <w:bCs/>
          <w:sz w:val="24"/>
          <w:lang w:val="en-ID"/>
        </w:rPr>
      </w:pPr>
      <w:r>
        <w:rPr>
          <w:bCs/>
          <w:sz w:val="24"/>
        </w:rPr>
        <w:t>3</w:t>
      </w:r>
      <w:r w:rsidRPr="004F2879">
        <w:rPr>
          <w:bCs/>
          <w:sz w:val="24"/>
        </w:rPr>
        <w:t xml:space="preserve">. </w:t>
      </w:r>
      <w:r w:rsidRPr="004F2879">
        <w:rPr>
          <w:bCs/>
          <w:sz w:val="24"/>
          <w:lang w:val="en-ID"/>
        </w:rPr>
        <w:t>Normality Test</w:t>
      </w:r>
    </w:p>
    <w:p w14:paraId="22B2A900" w14:textId="77777777" w:rsidR="00C92C09" w:rsidRDefault="00C92C09" w:rsidP="00385566">
      <w:pPr>
        <w:pStyle w:val="E-JOURNALBody"/>
        <w:ind w:firstLine="0"/>
        <w:contextualSpacing/>
        <w:rPr>
          <w:bCs/>
          <w:sz w:val="24"/>
          <w:lang w:val="en-ID"/>
        </w:rPr>
      </w:pPr>
    </w:p>
    <w:p w14:paraId="56D9E493" w14:textId="60BCD7C0" w:rsidR="004F2879" w:rsidRDefault="004F2879" w:rsidP="00385566">
      <w:pPr>
        <w:pStyle w:val="E-JOURNALBody"/>
        <w:ind w:firstLine="0"/>
        <w:contextualSpacing/>
        <w:rPr>
          <w:bCs/>
          <w:sz w:val="24"/>
          <w:lang w:val="en-ID"/>
        </w:rPr>
      </w:pPr>
      <w:r>
        <w:rPr>
          <w:bCs/>
          <w:sz w:val="24"/>
          <w:lang w:val="en-ID"/>
        </w:rPr>
        <w:tab/>
      </w:r>
      <w:r w:rsidR="00F575C6" w:rsidRPr="00751A4A">
        <w:rPr>
          <w:sz w:val="24"/>
        </w:rPr>
        <w:t xml:space="preserve">In this research, </w:t>
      </w:r>
      <w:r w:rsidR="00F575C6">
        <w:rPr>
          <w:sz w:val="24"/>
        </w:rPr>
        <w:t>t</w:t>
      </w:r>
      <w:r w:rsidR="00F575C6" w:rsidRPr="008E2E05">
        <w:rPr>
          <w:sz w:val="24"/>
        </w:rPr>
        <w:t>o determine whether or not the data on writing ability and vocabulary mastery were distributed normally, the normality test was employed</w:t>
      </w:r>
      <w:r w:rsidR="00F575C6" w:rsidRPr="00751A4A">
        <w:rPr>
          <w:sz w:val="24"/>
        </w:rPr>
        <w:t>. It was calculated by using residual normality of Kolmogorov-smirnov that is presented table</w:t>
      </w:r>
      <w:r w:rsidR="00F575C6">
        <w:rPr>
          <w:sz w:val="24"/>
          <w:lang w:val="en-US"/>
        </w:rPr>
        <w:t xml:space="preserve"> 4</w:t>
      </w:r>
      <w:r w:rsidR="00CE2292">
        <w:rPr>
          <w:bCs/>
          <w:sz w:val="24"/>
          <w:lang w:val="en-ID"/>
        </w:rPr>
        <w:t>.</w:t>
      </w:r>
    </w:p>
    <w:p w14:paraId="449BC76A" w14:textId="77777777" w:rsidR="00CE2292" w:rsidRDefault="00CE2292" w:rsidP="00385566">
      <w:pPr>
        <w:pStyle w:val="E-JOURNALBody"/>
        <w:ind w:firstLine="0"/>
        <w:contextualSpacing/>
        <w:rPr>
          <w:bCs/>
          <w:sz w:val="24"/>
          <w:lang w:val="en-ID"/>
        </w:rPr>
      </w:pPr>
    </w:p>
    <w:p w14:paraId="13254211" w14:textId="6CD6D455" w:rsidR="00CE2292" w:rsidRPr="00C92C09" w:rsidRDefault="00CE2292" w:rsidP="00385566">
      <w:pPr>
        <w:pStyle w:val="E-JOURNALBody"/>
        <w:ind w:firstLine="0"/>
        <w:contextualSpacing/>
        <w:rPr>
          <w:szCs w:val="22"/>
          <w:lang w:val="en-ID"/>
        </w:rPr>
      </w:pPr>
      <w:proofErr w:type="gramStart"/>
      <w:r w:rsidRPr="00C92C09">
        <w:rPr>
          <w:bCs/>
          <w:i/>
          <w:iCs/>
          <w:szCs w:val="22"/>
          <w:lang w:val="en-ID"/>
        </w:rPr>
        <w:t>Table</w:t>
      </w:r>
      <w:r w:rsidR="007B1240">
        <w:rPr>
          <w:bCs/>
          <w:i/>
          <w:iCs/>
          <w:szCs w:val="22"/>
          <w:lang w:val="en-ID"/>
        </w:rPr>
        <w:t xml:space="preserve"> 4</w:t>
      </w:r>
      <w:r w:rsidRPr="00C92C09">
        <w:rPr>
          <w:bCs/>
          <w:i/>
          <w:iCs/>
          <w:szCs w:val="22"/>
          <w:lang w:val="en-ID"/>
        </w:rPr>
        <w:t>.</w:t>
      </w:r>
      <w:proofErr w:type="gramEnd"/>
      <w:r>
        <w:rPr>
          <w:bCs/>
          <w:sz w:val="24"/>
          <w:lang w:val="en-ID"/>
        </w:rPr>
        <w:t xml:space="preserve"> </w:t>
      </w:r>
      <w:r w:rsidR="00C92C09" w:rsidRPr="00C92C09">
        <w:rPr>
          <w:szCs w:val="22"/>
        </w:rPr>
        <w:t>The Normality Test</w:t>
      </w:r>
    </w:p>
    <w:p w14:paraId="75AD232F" w14:textId="77777777" w:rsidR="00CE2292" w:rsidRDefault="00CE2292" w:rsidP="00385566">
      <w:pPr>
        <w:pStyle w:val="E-JOURNALBody"/>
        <w:ind w:firstLine="0"/>
        <w:contextualSpacing/>
        <w:rPr>
          <w:bCs/>
          <w:sz w:val="24"/>
          <w:lang w:val="en-ID"/>
        </w:rPr>
      </w:pPr>
    </w:p>
    <w:tbl>
      <w:tblPr>
        <w:tblW w:w="5365" w:type="dxa"/>
        <w:tblBorders>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45"/>
        <w:gridCol w:w="1445"/>
        <w:gridCol w:w="1475"/>
      </w:tblGrid>
      <w:tr w:rsidR="00F575C6" w:rsidRPr="00F575C6" w14:paraId="1EA15EF5" w14:textId="77777777" w:rsidTr="0059180D">
        <w:trPr>
          <w:cantSplit/>
        </w:trPr>
        <w:tc>
          <w:tcPr>
            <w:tcW w:w="5365" w:type="dxa"/>
            <w:gridSpan w:val="3"/>
            <w:shd w:val="clear" w:color="auto" w:fill="FFFFFF"/>
            <w:vAlign w:val="center"/>
          </w:tcPr>
          <w:p w14:paraId="4E25E3CF" w14:textId="77777777" w:rsidR="00F575C6" w:rsidRPr="00F575C6" w:rsidRDefault="00F575C6" w:rsidP="00F575C6">
            <w:pPr>
              <w:adjustRightInd w:val="0"/>
              <w:ind w:left="60" w:right="60"/>
              <w:jc w:val="center"/>
              <w:rPr>
                <w:rFonts w:ascii="Times New Roman" w:hAnsi="Times New Roman"/>
                <w:color w:val="010205"/>
                <w:sz w:val="20"/>
                <w:szCs w:val="20"/>
                <w:lang w:val="en-ID"/>
              </w:rPr>
            </w:pPr>
            <w:bookmarkStart w:id="41" w:name="_Hlk204456135"/>
            <w:r w:rsidRPr="00F575C6">
              <w:rPr>
                <w:rFonts w:ascii="Times New Roman" w:hAnsi="Times New Roman"/>
                <w:b/>
                <w:bCs/>
                <w:color w:val="010205"/>
                <w:sz w:val="20"/>
                <w:szCs w:val="20"/>
                <w:lang w:val="en-ID"/>
              </w:rPr>
              <w:t>One-Sample Kolmogorov-Smirnov Test</w:t>
            </w:r>
          </w:p>
        </w:tc>
      </w:tr>
      <w:tr w:rsidR="00F575C6" w:rsidRPr="00F575C6" w14:paraId="4D584B32" w14:textId="77777777" w:rsidTr="0059180D">
        <w:trPr>
          <w:cantSplit/>
        </w:trPr>
        <w:tc>
          <w:tcPr>
            <w:tcW w:w="3890" w:type="dxa"/>
            <w:gridSpan w:val="2"/>
            <w:shd w:val="clear" w:color="auto" w:fill="FFFFFF"/>
            <w:vAlign w:val="bottom"/>
          </w:tcPr>
          <w:p w14:paraId="2FC4AB61" w14:textId="77777777" w:rsidR="00F575C6" w:rsidRPr="00F575C6" w:rsidRDefault="00F575C6" w:rsidP="00F575C6">
            <w:pPr>
              <w:adjustRightInd w:val="0"/>
              <w:rPr>
                <w:rFonts w:ascii="Times New Roman" w:hAnsi="Times New Roman"/>
                <w:sz w:val="20"/>
                <w:szCs w:val="20"/>
                <w:lang w:val="en-ID"/>
              </w:rPr>
            </w:pPr>
          </w:p>
        </w:tc>
        <w:tc>
          <w:tcPr>
            <w:tcW w:w="1475" w:type="dxa"/>
            <w:shd w:val="clear" w:color="auto" w:fill="FFFFFF"/>
            <w:vAlign w:val="bottom"/>
          </w:tcPr>
          <w:p w14:paraId="26EF81EE" w14:textId="77777777" w:rsidR="00F575C6" w:rsidRPr="00F575C6" w:rsidRDefault="00F575C6" w:rsidP="00F575C6">
            <w:pPr>
              <w:adjustRightInd w:val="0"/>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Unstandardized Residual</w:t>
            </w:r>
          </w:p>
        </w:tc>
      </w:tr>
      <w:tr w:rsidR="00F575C6" w:rsidRPr="00F575C6" w14:paraId="6671DE49" w14:textId="77777777" w:rsidTr="0059180D">
        <w:trPr>
          <w:cantSplit/>
        </w:trPr>
        <w:tc>
          <w:tcPr>
            <w:tcW w:w="3890" w:type="dxa"/>
            <w:gridSpan w:val="2"/>
            <w:shd w:val="clear" w:color="auto" w:fill="E0E0E0"/>
          </w:tcPr>
          <w:p w14:paraId="4F499ECC"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N</w:t>
            </w:r>
          </w:p>
        </w:tc>
        <w:tc>
          <w:tcPr>
            <w:tcW w:w="1475" w:type="dxa"/>
            <w:shd w:val="clear" w:color="auto" w:fill="FFFFFF"/>
          </w:tcPr>
          <w:p w14:paraId="565DC596"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72</w:t>
            </w:r>
          </w:p>
        </w:tc>
      </w:tr>
      <w:tr w:rsidR="00F575C6" w:rsidRPr="00F575C6" w14:paraId="74A6A767" w14:textId="77777777" w:rsidTr="0059180D">
        <w:trPr>
          <w:cantSplit/>
        </w:trPr>
        <w:tc>
          <w:tcPr>
            <w:tcW w:w="2445" w:type="dxa"/>
            <w:vMerge w:val="restart"/>
            <w:shd w:val="clear" w:color="auto" w:fill="E0E0E0"/>
          </w:tcPr>
          <w:p w14:paraId="39698BB5"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 xml:space="preserve">Normal </w:t>
            </w:r>
            <w:proofErr w:type="spellStart"/>
            <w:r w:rsidRPr="00F575C6">
              <w:rPr>
                <w:rFonts w:ascii="Times New Roman" w:hAnsi="Times New Roman"/>
                <w:color w:val="264A60"/>
                <w:sz w:val="20"/>
                <w:szCs w:val="20"/>
                <w:lang w:val="en-ID"/>
              </w:rPr>
              <w:t>Parameters</w:t>
            </w:r>
            <w:r w:rsidRPr="00F575C6">
              <w:rPr>
                <w:rFonts w:ascii="Times New Roman" w:hAnsi="Times New Roman"/>
                <w:color w:val="264A60"/>
                <w:sz w:val="20"/>
                <w:szCs w:val="20"/>
                <w:vertAlign w:val="superscript"/>
                <w:lang w:val="en-ID"/>
              </w:rPr>
              <w:t>a,b</w:t>
            </w:r>
            <w:proofErr w:type="spellEnd"/>
          </w:p>
        </w:tc>
        <w:tc>
          <w:tcPr>
            <w:tcW w:w="1445" w:type="dxa"/>
            <w:shd w:val="clear" w:color="auto" w:fill="E0E0E0"/>
          </w:tcPr>
          <w:p w14:paraId="21217BE4"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Mean</w:t>
            </w:r>
          </w:p>
        </w:tc>
        <w:tc>
          <w:tcPr>
            <w:tcW w:w="1475" w:type="dxa"/>
            <w:shd w:val="clear" w:color="auto" w:fill="FFFFFF"/>
          </w:tcPr>
          <w:p w14:paraId="1C9AAB34"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.0000000</w:t>
            </w:r>
          </w:p>
        </w:tc>
      </w:tr>
      <w:tr w:rsidR="00F575C6" w:rsidRPr="00F575C6" w14:paraId="089C55E4" w14:textId="77777777" w:rsidTr="0059180D">
        <w:trPr>
          <w:cantSplit/>
        </w:trPr>
        <w:tc>
          <w:tcPr>
            <w:tcW w:w="2445" w:type="dxa"/>
            <w:vMerge/>
            <w:shd w:val="clear" w:color="auto" w:fill="E0E0E0"/>
          </w:tcPr>
          <w:p w14:paraId="38711F7E"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66D1EF06"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Std. Deviation</w:t>
            </w:r>
          </w:p>
        </w:tc>
        <w:tc>
          <w:tcPr>
            <w:tcW w:w="1475" w:type="dxa"/>
            <w:shd w:val="clear" w:color="auto" w:fill="FFFFFF"/>
          </w:tcPr>
          <w:p w14:paraId="1ECBB99C"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4.88068409</w:t>
            </w:r>
          </w:p>
        </w:tc>
      </w:tr>
      <w:tr w:rsidR="00F575C6" w:rsidRPr="00F575C6" w14:paraId="37EC3552" w14:textId="77777777" w:rsidTr="0059180D">
        <w:trPr>
          <w:cantSplit/>
        </w:trPr>
        <w:tc>
          <w:tcPr>
            <w:tcW w:w="2445" w:type="dxa"/>
            <w:vMerge w:val="restart"/>
            <w:shd w:val="clear" w:color="auto" w:fill="E0E0E0"/>
          </w:tcPr>
          <w:p w14:paraId="7097B27D"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Most Extreme Differences</w:t>
            </w:r>
          </w:p>
        </w:tc>
        <w:tc>
          <w:tcPr>
            <w:tcW w:w="1445" w:type="dxa"/>
            <w:shd w:val="clear" w:color="auto" w:fill="E0E0E0"/>
          </w:tcPr>
          <w:p w14:paraId="06A75B20"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Absolute</w:t>
            </w:r>
          </w:p>
        </w:tc>
        <w:tc>
          <w:tcPr>
            <w:tcW w:w="1475" w:type="dxa"/>
            <w:shd w:val="clear" w:color="auto" w:fill="FFFFFF"/>
          </w:tcPr>
          <w:p w14:paraId="5D5F9BE3"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3459B1DC" w14:textId="77777777" w:rsidTr="0059180D">
        <w:trPr>
          <w:cantSplit/>
        </w:trPr>
        <w:tc>
          <w:tcPr>
            <w:tcW w:w="2445" w:type="dxa"/>
            <w:vMerge/>
            <w:shd w:val="clear" w:color="auto" w:fill="E0E0E0"/>
          </w:tcPr>
          <w:p w14:paraId="7BC66D2B"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0656F76C"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Positive</w:t>
            </w:r>
          </w:p>
        </w:tc>
        <w:tc>
          <w:tcPr>
            <w:tcW w:w="1475" w:type="dxa"/>
            <w:shd w:val="clear" w:color="auto" w:fill="FFFFFF"/>
          </w:tcPr>
          <w:p w14:paraId="515E93D2"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40BF1ED9" w14:textId="77777777" w:rsidTr="0059180D">
        <w:trPr>
          <w:cantSplit/>
        </w:trPr>
        <w:tc>
          <w:tcPr>
            <w:tcW w:w="2445" w:type="dxa"/>
            <w:vMerge/>
            <w:shd w:val="clear" w:color="auto" w:fill="E0E0E0"/>
          </w:tcPr>
          <w:p w14:paraId="70092534" w14:textId="77777777" w:rsidR="00F575C6" w:rsidRPr="00F575C6" w:rsidRDefault="00F575C6" w:rsidP="00F575C6">
            <w:pPr>
              <w:adjustRightInd w:val="0"/>
              <w:rPr>
                <w:rFonts w:ascii="Times New Roman" w:hAnsi="Times New Roman"/>
                <w:color w:val="010205"/>
                <w:sz w:val="20"/>
                <w:szCs w:val="20"/>
                <w:lang w:val="en-ID"/>
              </w:rPr>
            </w:pPr>
          </w:p>
        </w:tc>
        <w:tc>
          <w:tcPr>
            <w:tcW w:w="1445" w:type="dxa"/>
            <w:shd w:val="clear" w:color="auto" w:fill="E0E0E0"/>
          </w:tcPr>
          <w:p w14:paraId="29E52564"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Negative</w:t>
            </w:r>
          </w:p>
        </w:tc>
        <w:tc>
          <w:tcPr>
            <w:tcW w:w="1475" w:type="dxa"/>
            <w:shd w:val="clear" w:color="auto" w:fill="FFFFFF"/>
          </w:tcPr>
          <w:p w14:paraId="56D83D93"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-.062</w:t>
            </w:r>
          </w:p>
        </w:tc>
      </w:tr>
      <w:tr w:rsidR="00F575C6" w:rsidRPr="00F575C6" w14:paraId="3DFD0693" w14:textId="77777777" w:rsidTr="0059180D">
        <w:trPr>
          <w:cantSplit/>
        </w:trPr>
        <w:tc>
          <w:tcPr>
            <w:tcW w:w="3890" w:type="dxa"/>
            <w:gridSpan w:val="2"/>
            <w:shd w:val="clear" w:color="auto" w:fill="E0E0E0"/>
          </w:tcPr>
          <w:p w14:paraId="7F0F3AA1" w14:textId="77777777" w:rsidR="00F575C6" w:rsidRPr="00F575C6" w:rsidRDefault="00F575C6" w:rsidP="00F575C6">
            <w:pPr>
              <w:adjustRightInd w:val="0"/>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Test Statistic</w:t>
            </w:r>
          </w:p>
        </w:tc>
        <w:tc>
          <w:tcPr>
            <w:tcW w:w="1475" w:type="dxa"/>
            <w:shd w:val="clear" w:color="auto" w:fill="FFFFFF"/>
          </w:tcPr>
          <w:p w14:paraId="06491D7D"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.075</w:t>
            </w:r>
          </w:p>
        </w:tc>
      </w:tr>
      <w:tr w:rsidR="00F575C6" w:rsidRPr="00F575C6" w14:paraId="284DD2C7" w14:textId="77777777" w:rsidTr="0059180D">
        <w:trPr>
          <w:cantSplit/>
        </w:trPr>
        <w:tc>
          <w:tcPr>
            <w:tcW w:w="3890" w:type="dxa"/>
            <w:gridSpan w:val="2"/>
            <w:shd w:val="clear" w:color="auto" w:fill="E0E0E0"/>
          </w:tcPr>
          <w:p w14:paraId="2EF1F7CA" w14:textId="77777777" w:rsidR="00F575C6" w:rsidRPr="00F575C6" w:rsidRDefault="00F575C6" w:rsidP="00F575C6">
            <w:pPr>
              <w:adjustRightInd w:val="0"/>
              <w:ind w:left="60" w:right="60"/>
              <w:rPr>
                <w:rFonts w:ascii="Times New Roman" w:hAnsi="Times New Roman"/>
                <w:color w:val="264A60"/>
                <w:sz w:val="20"/>
                <w:szCs w:val="20"/>
                <w:lang w:val="en-ID"/>
              </w:rPr>
            </w:pPr>
            <w:proofErr w:type="spellStart"/>
            <w:r w:rsidRPr="00F575C6">
              <w:rPr>
                <w:rFonts w:ascii="Times New Roman" w:hAnsi="Times New Roman"/>
                <w:color w:val="264A60"/>
                <w:sz w:val="20"/>
                <w:szCs w:val="20"/>
                <w:lang w:val="en-ID"/>
              </w:rPr>
              <w:lastRenderedPageBreak/>
              <w:t>Asymp</w:t>
            </w:r>
            <w:proofErr w:type="spellEnd"/>
            <w:r w:rsidRPr="00F575C6">
              <w:rPr>
                <w:rFonts w:ascii="Times New Roman" w:hAnsi="Times New Roman"/>
                <w:color w:val="264A60"/>
                <w:sz w:val="20"/>
                <w:szCs w:val="20"/>
                <w:lang w:val="en-ID"/>
              </w:rPr>
              <w:t>. Sig. (2-tailed)</w:t>
            </w:r>
          </w:p>
        </w:tc>
        <w:tc>
          <w:tcPr>
            <w:tcW w:w="1475" w:type="dxa"/>
            <w:shd w:val="clear" w:color="auto" w:fill="FFFFFF"/>
          </w:tcPr>
          <w:p w14:paraId="13BBD7AD" w14:textId="77777777" w:rsidR="00F575C6" w:rsidRPr="00F575C6" w:rsidRDefault="00F575C6" w:rsidP="00F575C6">
            <w:pPr>
              <w:adjustRightInd w:val="0"/>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.200</w:t>
            </w:r>
            <w:r w:rsidRPr="00F575C6">
              <w:rPr>
                <w:rFonts w:ascii="Times New Roman" w:hAnsi="Times New Roman"/>
                <w:color w:val="010205"/>
                <w:sz w:val="20"/>
                <w:szCs w:val="20"/>
                <w:vertAlign w:val="superscript"/>
                <w:lang w:val="en-ID"/>
              </w:rPr>
              <w:t>c,d</w:t>
            </w:r>
          </w:p>
        </w:tc>
      </w:tr>
      <w:tr w:rsidR="00F575C6" w:rsidRPr="00F575C6" w14:paraId="142D5FD3" w14:textId="77777777" w:rsidTr="0059180D">
        <w:trPr>
          <w:cantSplit/>
        </w:trPr>
        <w:tc>
          <w:tcPr>
            <w:tcW w:w="5365" w:type="dxa"/>
            <w:gridSpan w:val="3"/>
            <w:shd w:val="clear" w:color="auto" w:fill="FFFFFF"/>
          </w:tcPr>
          <w:p w14:paraId="4C9BE858"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a. Test distribution is Normal.</w:t>
            </w:r>
          </w:p>
        </w:tc>
      </w:tr>
      <w:tr w:rsidR="00F575C6" w:rsidRPr="00F575C6" w14:paraId="44AFF4F5" w14:textId="77777777" w:rsidTr="0059180D">
        <w:trPr>
          <w:cantSplit/>
        </w:trPr>
        <w:tc>
          <w:tcPr>
            <w:tcW w:w="5365" w:type="dxa"/>
            <w:gridSpan w:val="3"/>
            <w:shd w:val="clear" w:color="auto" w:fill="FFFFFF"/>
          </w:tcPr>
          <w:p w14:paraId="2BC1CBB0"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b. Calculated from data.</w:t>
            </w:r>
          </w:p>
        </w:tc>
      </w:tr>
      <w:tr w:rsidR="00F575C6" w:rsidRPr="00F575C6" w14:paraId="361BB3B2" w14:textId="77777777" w:rsidTr="0059180D">
        <w:trPr>
          <w:cantSplit/>
        </w:trPr>
        <w:tc>
          <w:tcPr>
            <w:tcW w:w="5365" w:type="dxa"/>
            <w:gridSpan w:val="3"/>
            <w:shd w:val="clear" w:color="auto" w:fill="FFFFFF"/>
          </w:tcPr>
          <w:p w14:paraId="2D552290" w14:textId="77777777" w:rsidR="00F575C6" w:rsidRPr="00F575C6" w:rsidRDefault="00F575C6" w:rsidP="00F575C6">
            <w:pPr>
              <w:adjustRightInd w:val="0"/>
              <w:ind w:left="60" w:right="60"/>
              <w:rPr>
                <w:rFonts w:ascii="Times New Roman" w:hAnsi="Times New Roman"/>
                <w:color w:val="010205"/>
                <w:sz w:val="20"/>
                <w:szCs w:val="20"/>
                <w:lang w:val="en-ID"/>
              </w:rPr>
            </w:pPr>
            <w:proofErr w:type="gramStart"/>
            <w:r w:rsidRPr="00F575C6">
              <w:rPr>
                <w:rFonts w:ascii="Times New Roman" w:hAnsi="Times New Roman"/>
                <w:color w:val="010205"/>
                <w:sz w:val="20"/>
                <w:szCs w:val="20"/>
                <w:lang w:val="en-ID"/>
              </w:rPr>
              <w:t>c</w:t>
            </w:r>
            <w:proofErr w:type="gramEnd"/>
            <w:r w:rsidRPr="00F575C6">
              <w:rPr>
                <w:rFonts w:ascii="Times New Roman" w:hAnsi="Times New Roman"/>
                <w:color w:val="010205"/>
                <w:sz w:val="20"/>
                <w:szCs w:val="20"/>
                <w:lang w:val="en-ID"/>
              </w:rPr>
              <w:t xml:space="preserve">. </w:t>
            </w:r>
            <w:proofErr w:type="spellStart"/>
            <w:r w:rsidRPr="00F575C6">
              <w:rPr>
                <w:rFonts w:ascii="Times New Roman" w:hAnsi="Times New Roman"/>
                <w:color w:val="010205"/>
                <w:sz w:val="20"/>
                <w:szCs w:val="20"/>
                <w:lang w:val="en-ID"/>
              </w:rPr>
              <w:t>Lilliefors</w:t>
            </w:r>
            <w:proofErr w:type="spellEnd"/>
            <w:r w:rsidRPr="00F575C6">
              <w:rPr>
                <w:rFonts w:ascii="Times New Roman" w:hAnsi="Times New Roman"/>
                <w:color w:val="010205"/>
                <w:sz w:val="20"/>
                <w:szCs w:val="20"/>
                <w:lang w:val="en-ID"/>
              </w:rPr>
              <w:t xml:space="preserve"> Significance Correction.</w:t>
            </w:r>
          </w:p>
        </w:tc>
      </w:tr>
      <w:tr w:rsidR="00F575C6" w:rsidRPr="00F575C6" w14:paraId="536B9258" w14:textId="77777777" w:rsidTr="0059180D">
        <w:trPr>
          <w:cantSplit/>
        </w:trPr>
        <w:tc>
          <w:tcPr>
            <w:tcW w:w="5365" w:type="dxa"/>
            <w:gridSpan w:val="3"/>
            <w:shd w:val="clear" w:color="auto" w:fill="FFFFFF"/>
          </w:tcPr>
          <w:p w14:paraId="5FC99525" w14:textId="77777777" w:rsidR="00F575C6" w:rsidRPr="00F575C6" w:rsidRDefault="00F575C6" w:rsidP="00F575C6">
            <w:pPr>
              <w:adjustRightInd w:val="0"/>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d. This is a lower bound of the true significance.</w:t>
            </w:r>
          </w:p>
        </w:tc>
      </w:tr>
      <w:bookmarkEnd w:id="41"/>
    </w:tbl>
    <w:p w14:paraId="3C87550B" w14:textId="77777777" w:rsidR="00CE2292" w:rsidRDefault="00CE2292" w:rsidP="00385566">
      <w:pPr>
        <w:pStyle w:val="E-JOURNALBody"/>
        <w:ind w:firstLine="0"/>
        <w:contextualSpacing/>
        <w:rPr>
          <w:bCs/>
          <w:sz w:val="24"/>
          <w:lang w:val="en-ID"/>
        </w:rPr>
      </w:pPr>
    </w:p>
    <w:p w14:paraId="3BF70522" w14:textId="46B720E8" w:rsidR="00C92C09" w:rsidRPr="00F575C6" w:rsidRDefault="00F575C6" w:rsidP="00F575C6">
      <w:pPr>
        <w:adjustRightInd w:val="0"/>
        <w:ind w:firstLine="720"/>
        <w:jc w:val="both"/>
        <w:rPr>
          <w:rFonts w:ascii="Times New Roman" w:hAnsi="Times New Roman"/>
          <w:sz w:val="24"/>
          <w:szCs w:val="24"/>
          <w:lang w:val="en-ID"/>
        </w:rPr>
      </w:pPr>
      <w:proofErr w:type="gramStart"/>
      <w:r w:rsidRPr="00F575C6">
        <w:rPr>
          <w:rFonts w:ascii="Times New Roman" w:hAnsi="Times New Roman"/>
          <w:sz w:val="24"/>
          <w:szCs w:val="24"/>
          <w:lang w:val="en-ID"/>
        </w:rPr>
        <w:t>it</w:t>
      </w:r>
      <w:proofErr w:type="gramEnd"/>
      <w:r w:rsidRPr="00F575C6">
        <w:rPr>
          <w:rFonts w:ascii="Times New Roman" w:hAnsi="Times New Roman"/>
          <w:sz w:val="24"/>
          <w:szCs w:val="24"/>
          <w:lang w:val="en-ID"/>
        </w:rPr>
        <w:t xml:space="preserve"> was found that the data from the normality test of vocabulary mastery and writing ability showed </w:t>
      </w:r>
      <w:r w:rsidR="003B0D8C">
        <w:rPr>
          <w:rFonts w:ascii="Times New Roman" w:hAnsi="Times New Roman"/>
          <w:sz w:val="24"/>
          <w:szCs w:val="24"/>
          <w:lang w:val="en-ID"/>
        </w:rPr>
        <w:t>0</w:t>
      </w:r>
      <w:r w:rsidRPr="00F575C6">
        <w:rPr>
          <w:rFonts w:ascii="Times New Roman" w:hAnsi="Times New Roman"/>
          <w:sz w:val="24"/>
          <w:szCs w:val="24"/>
          <w:lang w:val="en-ID"/>
        </w:rPr>
        <w:t xml:space="preserve">.200 &gt; 0.05, it means that the data was normally distributed </w:t>
      </w:r>
    </w:p>
    <w:p w14:paraId="74D3E1CF" w14:textId="77777777" w:rsidR="004F2879" w:rsidRDefault="004F2879" w:rsidP="00385566">
      <w:pPr>
        <w:pStyle w:val="E-JOURNALBody"/>
        <w:ind w:firstLine="0"/>
        <w:contextualSpacing/>
        <w:rPr>
          <w:bCs/>
          <w:sz w:val="24"/>
          <w:lang w:val="en-ID"/>
        </w:rPr>
      </w:pPr>
    </w:p>
    <w:p w14:paraId="068D9AFC" w14:textId="39AE7D4A" w:rsidR="004F2879" w:rsidRDefault="004F2879" w:rsidP="00385566">
      <w:pPr>
        <w:pStyle w:val="E-JOURNALBody"/>
        <w:ind w:firstLine="0"/>
        <w:contextualSpacing/>
        <w:rPr>
          <w:bCs/>
          <w:sz w:val="24"/>
          <w:lang w:val="en-ID"/>
        </w:rPr>
      </w:pPr>
      <w:r>
        <w:rPr>
          <w:bCs/>
          <w:sz w:val="24"/>
          <w:lang w:val="en-ID"/>
        </w:rPr>
        <w:t>4</w:t>
      </w:r>
      <w:r w:rsidR="00F575C6">
        <w:rPr>
          <w:bCs/>
          <w:sz w:val="24"/>
          <w:lang w:val="en-ID"/>
        </w:rPr>
        <w:t>. Correlation Analysis</w:t>
      </w:r>
    </w:p>
    <w:p w14:paraId="19697CD2" w14:textId="77777777" w:rsidR="006222B3" w:rsidRDefault="006222B3" w:rsidP="00385566">
      <w:pPr>
        <w:pStyle w:val="E-JOURNALBody"/>
        <w:ind w:firstLine="0"/>
        <w:contextualSpacing/>
        <w:rPr>
          <w:bCs/>
          <w:sz w:val="24"/>
          <w:lang w:val="en-ID"/>
        </w:rPr>
      </w:pPr>
    </w:p>
    <w:p w14:paraId="05541518" w14:textId="5373C513" w:rsidR="006222B3" w:rsidRDefault="00F575C6" w:rsidP="006222B3">
      <w:pPr>
        <w:pStyle w:val="E-JOURNALBody"/>
        <w:contextualSpacing/>
        <w:rPr>
          <w:bCs/>
          <w:sz w:val="24"/>
          <w:lang w:val="en-ID"/>
        </w:rPr>
      </w:pPr>
      <w:r w:rsidRPr="008E2E05">
        <w:rPr>
          <w:sz w:val="24"/>
        </w:rPr>
        <w:t xml:space="preserve">Regression analysis was utilized in this </w:t>
      </w:r>
      <w:r>
        <w:rPr>
          <w:sz w:val="24"/>
        </w:rPr>
        <w:t>research</w:t>
      </w:r>
      <w:r w:rsidRPr="008E2E05">
        <w:rPr>
          <w:sz w:val="24"/>
        </w:rPr>
        <w:t xml:space="preserve"> to look at</w:t>
      </w:r>
      <w:r w:rsidRPr="00D04930">
        <w:rPr>
          <w:sz w:val="24"/>
        </w:rPr>
        <w:t xml:space="preserve"> how much </w:t>
      </w:r>
      <w:r>
        <w:rPr>
          <w:sz w:val="24"/>
        </w:rPr>
        <w:t>vocabulary mastery</w:t>
      </w:r>
      <w:r w:rsidRPr="00D04930">
        <w:rPr>
          <w:sz w:val="24"/>
        </w:rPr>
        <w:t xml:space="preserve"> contributed toward </w:t>
      </w:r>
      <w:r>
        <w:rPr>
          <w:sz w:val="24"/>
        </w:rPr>
        <w:t>writing ability</w:t>
      </w:r>
      <w:r w:rsidRPr="00D04930">
        <w:rPr>
          <w:sz w:val="24"/>
        </w:rPr>
        <w:t xml:space="preserve"> that is presented in Table</w:t>
      </w:r>
      <w:r>
        <w:rPr>
          <w:sz w:val="24"/>
          <w:lang w:val="en-US"/>
        </w:rPr>
        <w:t xml:space="preserve"> 5</w:t>
      </w:r>
      <w:r w:rsidR="006222B3" w:rsidRPr="006222B3">
        <w:rPr>
          <w:bCs/>
          <w:sz w:val="24"/>
          <w:lang w:val="en-ID"/>
        </w:rPr>
        <w:t>.</w:t>
      </w:r>
    </w:p>
    <w:p w14:paraId="17683C4B" w14:textId="77777777" w:rsidR="006222B3" w:rsidRDefault="006222B3" w:rsidP="006222B3">
      <w:pPr>
        <w:pStyle w:val="E-JOURNALBody"/>
        <w:contextualSpacing/>
        <w:rPr>
          <w:bCs/>
          <w:sz w:val="24"/>
          <w:lang w:val="en-ID"/>
        </w:rPr>
      </w:pPr>
    </w:p>
    <w:p w14:paraId="0A786B72" w14:textId="7EAB9917" w:rsidR="006222B3" w:rsidRPr="006222B3" w:rsidRDefault="006222B3" w:rsidP="006222B3">
      <w:pPr>
        <w:pStyle w:val="Caption"/>
        <w:rPr>
          <w:rFonts w:ascii="Times New Roman" w:hAnsi="Times New Roman" w:cs="Times New Roman"/>
          <w:bCs/>
          <w:i w:val="0"/>
          <w:iCs w:val="0"/>
          <w:color w:val="auto"/>
          <w:sz w:val="22"/>
          <w:szCs w:val="22"/>
        </w:rPr>
      </w:pPr>
      <w:proofErr w:type="gramStart"/>
      <w:r w:rsidRPr="006222B3">
        <w:rPr>
          <w:rFonts w:ascii="Times New Roman" w:hAnsi="Times New Roman" w:cs="Times New Roman"/>
          <w:bCs/>
          <w:color w:val="auto"/>
          <w:sz w:val="22"/>
          <w:szCs w:val="22"/>
        </w:rPr>
        <w:t xml:space="preserve">Table </w:t>
      </w:r>
      <w:r w:rsidR="007B1240">
        <w:rPr>
          <w:rFonts w:ascii="Times New Roman" w:hAnsi="Times New Roman" w:cs="Times New Roman"/>
          <w:bCs/>
          <w:color w:val="auto"/>
          <w:sz w:val="22"/>
          <w:szCs w:val="22"/>
        </w:rPr>
        <w:t>5</w:t>
      </w:r>
      <w:r w:rsidRPr="006222B3">
        <w:rPr>
          <w:rFonts w:ascii="Times New Roman" w:hAnsi="Times New Roman" w:cs="Times New Roman"/>
          <w:bCs/>
          <w:color w:val="auto"/>
          <w:sz w:val="22"/>
          <w:szCs w:val="22"/>
        </w:rPr>
        <w:t>.</w:t>
      </w:r>
      <w:proofErr w:type="gramEnd"/>
      <w:r w:rsidRPr="006222B3">
        <w:rPr>
          <w:rFonts w:ascii="Times New Roman" w:hAnsi="Times New Roman" w:cs="Times New Roman"/>
          <w:bCs/>
          <w:color w:val="auto"/>
          <w:sz w:val="22"/>
          <w:szCs w:val="22"/>
        </w:rPr>
        <w:t xml:space="preserve"> </w:t>
      </w:r>
      <w:r w:rsidRPr="006222B3">
        <w:rPr>
          <w:rFonts w:ascii="Times New Roman" w:hAnsi="Times New Roman" w:cs="Times New Roman"/>
          <w:bCs/>
          <w:i w:val="0"/>
          <w:iCs w:val="0"/>
          <w:color w:val="auto"/>
          <w:sz w:val="22"/>
          <w:szCs w:val="22"/>
        </w:rPr>
        <w:t>The Homogeneity Test</w:t>
      </w:r>
    </w:p>
    <w:tbl>
      <w:tblPr>
        <w:tblW w:w="5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F575C6" w:rsidRPr="00F575C6" w14:paraId="4251D484" w14:textId="77777777" w:rsidTr="0059180D">
        <w:trPr>
          <w:cantSplit/>
        </w:trPr>
        <w:tc>
          <w:tcPr>
            <w:tcW w:w="5872" w:type="dxa"/>
            <w:gridSpan w:val="5"/>
            <w:tcBorders>
              <w:top w:val="nil"/>
              <w:left w:val="nil"/>
              <w:bottom w:val="nil"/>
              <w:right w:val="nil"/>
            </w:tcBorders>
            <w:shd w:val="clear" w:color="auto" w:fill="FFFFFF"/>
            <w:vAlign w:val="center"/>
          </w:tcPr>
          <w:p w14:paraId="4DB8B703" w14:textId="77777777" w:rsidR="00F575C6" w:rsidRPr="00F575C6" w:rsidRDefault="00F575C6" w:rsidP="005531FE">
            <w:pPr>
              <w:adjustRightInd w:val="0"/>
              <w:spacing w:line="320" w:lineRule="atLeast"/>
              <w:ind w:left="60" w:right="60"/>
              <w:jc w:val="center"/>
              <w:rPr>
                <w:rFonts w:ascii="Times New Roman" w:hAnsi="Times New Roman"/>
                <w:color w:val="010205"/>
                <w:lang w:val="en-ID"/>
              </w:rPr>
            </w:pPr>
            <w:r w:rsidRPr="00F575C6">
              <w:rPr>
                <w:rFonts w:ascii="Times New Roman" w:hAnsi="Times New Roman"/>
                <w:b/>
                <w:bCs/>
                <w:color w:val="010205"/>
                <w:lang w:val="en-ID"/>
              </w:rPr>
              <w:t>Model Summary</w:t>
            </w:r>
          </w:p>
        </w:tc>
      </w:tr>
      <w:tr w:rsidR="00F575C6" w:rsidRPr="00F575C6" w14:paraId="6485086F" w14:textId="77777777" w:rsidTr="0059180D">
        <w:trPr>
          <w:cantSplit/>
        </w:trPr>
        <w:tc>
          <w:tcPr>
            <w:tcW w:w="798" w:type="dxa"/>
            <w:tcBorders>
              <w:top w:val="nil"/>
              <w:left w:val="nil"/>
              <w:bottom w:val="single" w:sz="8" w:space="0" w:color="152935"/>
              <w:right w:val="nil"/>
            </w:tcBorders>
            <w:shd w:val="clear" w:color="auto" w:fill="FFFFFF"/>
            <w:vAlign w:val="bottom"/>
          </w:tcPr>
          <w:p w14:paraId="5852B168" w14:textId="77777777" w:rsidR="00F575C6" w:rsidRPr="00F575C6" w:rsidRDefault="00F575C6" w:rsidP="005531FE">
            <w:pPr>
              <w:adjustRightInd w:val="0"/>
              <w:spacing w:line="320" w:lineRule="atLeast"/>
              <w:ind w:left="60" w:right="60"/>
              <w:rPr>
                <w:rFonts w:ascii="Times New Roman" w:hAnsi="Times New Roman"/>
                <w:color w:val="264A60"/>
                <w:sz w:val="18"/>
                <w:szCs w:val="18"/>
                <w:lang w:val="en-ID"/>
              </w:rPr>
            </w:pPr>
            <w:r w:rsidRPr="00F575C6">
              <w:rPr>
                <w:rFonts w:ascii="Times New Roman" w:hAnsi="Times New Roman"/>
                <w:color w:val="264A60"/>
                <w:sz w:val="18"/>
                <w:szCs w:val="18"/>
                <w:lang w:val="en-ID"/>
              </w:rPr>
              <w:t>Model</w:t>
            </w:r>
          </w:p>
        </w:tc>
        <w:tc>
          <w:tcPr>
            <w:tcW w:w="1030" w:type="dxa"/>
            <w:tcBorders>
              <w:top w:val="nil"/>
              <w:left w:val="nil"/>
              <w:bottom w:val="single" w:sz="8" w:space="0" w:color="152935"/>
              <w:right w:val="single" w:sz="8" w:space="0" w:color="E0E0E0"/>
            </w:tcBorders>
            <w:shd w:val="clear" w:color="auto" w:fill="FFFFFF"/>
            <w:vAlign w:val="bottom"/>
          </w:tcPr>
          <w:p w14:paraId="776CBA5F"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R</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2136B551"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R Square</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4AD69FFE"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Adjusted R Square</w:t>
            </w:r>
          </w:p>
        </w:tc>
        <w:tc>
          <w:tcPr>
            <w:tcW w:w="1476" w:type="dxa"/>
            <w:tcBorders>
              <w:top w:val="nil"/>
              <w:left w:val="single" w:sz="8" w:space="0" w:color="E0E0E0"/>
              <w:bottom w:val="single" w:sz="8" w:space="0" w:color="152935"/>
              <w:right w:val="nil"/>
            </w:tcBorders>
            <w:shd w:val="clear" w:color="auto" w:fill="FFFFFF"/>
            <w:vAlign w:val="bottom"/>
          </w:tcPr>
          <w:p w14:paraId="26C4BCA0" w14:textId="77777777" w:rsidR="00F575C6" w:rsidRPr="00F575C6" w:rsidRDefault="00F575C6" w:rsidP="005531FE">
            <w:pPr>
              <w:adjustRightInd w:val="0"/>
              <w:spacing w:line="320" w:lineRule="atLeast"/>
              <w:ind w:left="60" w:right="60"/>
              <w:jc w:val="center"/>
              <w:rPr>
                <w:rFonts w:ascii="Times New Roman" w:hAnsi="Times New Roman"/>
                <w:color w:val="264A60"/>
                <w:sz w:val="18"/>
                <w:szCs w:val="18"/>
                <w:lang w:val="en-ID"/>
              </w:rPr>
            </w:pPr>
            <w:r w:rsidRPr="00F575C6">
              <w:rPr>
                <w:rFonts w:ascii="Times New Roman" w:hAnsi="Times New Roman"/>
                <w:color w:val="264A60"/>
                <w:sz w:val="18"/>
                <w:szCs w:val="18"/>
                <w:lang w:val="en-ID"/>
              </w:rPr>
              <w:t>Std. Error of the Estimate</w:t>
            </w:r>
          </w:p>
        </w:tc>
      </w:tr>
      <w:tr w:rsidR="00F575C6" w:rsidRPr="00F575C6" w14:paraId="7B37FAA5" w14:textId="77777777" w:rsidTr="0059180D">
        <w:trPr>
          <w:cantSplit/>
        </w:trPr>
        <w:tc>
          <w:tcPr>
            <w:tcW w:w="798" w:type="dxa"/>
            <w:tcBorders>
              <w:top w:val="single" w:sz="8" w:space="0" w:color="152935"/>
              <w:left w:val="nil"/>
              <w:bottom w:val="single" w:sz="8" w:space="0" w:color="152935"/>
              <w:right w:val="nil"/>
            </w:tcBorders>
            <w:shd w:val="clear" w:color="auto" w:fill="E0E0E0"/>
          </w:tcPr>
          <w:p w14:paraId="5EA18102" w14:textId="77777777" w:rsidR="00F575C6" w:rsidRPr="00F575C6" w:rsidRDefault="00F575C6" w:rsidP="005531FE">
            <w:pPr>
              <w:adjustRightInd w:val="0"/>
              <w:spacing w:line="320" w:lineRule="atLeast"/>
              <w:ind w:left="60" w:right="60"/>
              <w:rPr>
                <w:rFonts w:ascii="Times New Roman" w:hAnsi="Times New Roman"/>
                <w:color w:val="264A60"/>
                <w:sz w:val="18"/>
                <w:szCs w:val="18"/>
                <w:lang w:val="en-ID"/>
              </w:rPr>
            </w:pPr>
            <w:r w:rsidRPr="00F575C6">
              <w:rPr>
                <w:rFonts w:ascii="Times New Roman" w:hAnsi="Times New Roman"/>
                <w:color w:val="264A60"/>
                <w:sz w:val="18"/>
                <w:szCs w:val="18"/>
                <w:lang w:val="en-ID"/>
              </w:rPr>
              <w:t>1</w:t>
            </w:r>
          </w:p>
        </w:tc>
        <w:tc>
          <w:tcPr>
            <w:tcW w:w="1030" w:type="dxa"/>
            <w:tcBorders>
              <w:top w:val="single" w:sz="8" w:space="0" w:color="152935"/>
              <w:left w:val="nil"/>
              <w:bottom w:val="single" w:sz="8" w:space="0" w:color="152935"/>
              <w:right w:val="single" w:sz="8" w:space="0" w:color="E0E0E0"/>
            </w:tcBorders>
            <w:shd w:val="clear" w:color="auto" w:fill="FFFFFF"/>
          </w:tcPr>
          <w:p w14:paraId="74DF1F23"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.066</w:t>
            </w:r>
            <w:r w:rsidRPr="00F575C6">
              <w:rPr>
                <w:rFonts w:ascii="Times New Roman" w:hAnsi="Times New Roman"/>
                <w:color w:val="010205"/>
                <w:sz w:val="18"/>
                <w:szCs w:val="18"/>
                <w:vertAlign w:val="superscript"/>
                <w:lang w:val="en-ID"/>
              </w:rPr>
              <w:t>a</w:t>
            </w:r>
          </w:p>
        </w:tc>
        <w:tc>
          <w:tcPr>
            <w:tcW w:w="1092" w:type="dxa"/>
            <w:tcBorders>
              <w:top w:val="single" w:sz="8" w:space="0" w:color="152935"/>
              <w:left w:val="single" w:sz="8" w:space="0" w:color="E0E0E0"/>
              <w:bottom w:val="single" w:sz="8" w:space="0" w:color="152935"/>
              <w:right w:val="single" w:sz="8" w:space="0" w:color="E0E0E0"/>
            </w:tcBorders>
            <w:shd w:val="clear" w:color="auto" w:fill="FFFFFF"/>
          </w:tcPr>
          <w:p w14:paraId="2EBA73C2"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.004</w:t>
            </w:r>
          </w:p>
        </w:tc>
        <w:tc>
          <w:tcPr>
            <w:tcW w:w="1476" w:type="dxa"/>
            <w:tcBorders>
              <w:top w:val="single" w:sz="8" w:space="0" w:color="152935"/>
              <w:left w:val="single" w:sz="8" w:space="0" w:color="E0E0E0"/>
              <w:bottom w:val="single" w:sz="8" w:space="0" w:color="152935"/>
              <w:right w:val="single" w:sz="8" w:space="0" w:color="E0E0E0"/>
            </w:tcBorders>
            <w:shd w:val="clear" w:color="auto" w:fill="FFFFFF"/>
          </w:tcPr>
          <w:p w14:paraId="41F79EA3"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-.010</w:t>
            </w:r>
          </w:p>
        </w:tc>
        <w:tc>
          <w:tcPr>
            <w:tcW w:w="1476" w:type="dxa"/>
            <w:tcBorders>
              <w:top w:val="single" w:sz="8" w:space="0" w:color="152935"/>
              <w:left w:val="single" w:sz="8" w:space="0" w:color="E0E0E0"/>
              <w:bottom w:val="single" w:sz="8" w:space="0" w:color="152935"/>
              <w:right w:val="nil"/>
            </w:tcBorders>
            <w:shd w:val="clear" w:color="auto" w:fill="FFFFFF"/>
          </w:tcPr>
          <w:p w14:paraId="538D9FCA" w14:textId="77777777" w:rsidR="00F575C6" w:rsidRPr="00F575C6" w:rsidRDefault="00F575C6" w:rsidP="005531FE">
            <w:pPr>
              <w:adjustRightInd w:val="0"/>
              <w:spacing w:line="320" w:lineRule="atLeast"/>
              <w:ind w:left="60" w:right="60"/>
              <w:jc w:val="right"/>
              <w:rPr>
                <w:rFonts w:ascii="Times New Roman" w:hAnsi="Times New Roman"/>
                <w:color w:val="010205"/>
                <w:sz w:val="18"/>
                <w:szCs w:val="18"/>
                <w:lang w:val="en-ID"/>
              </w:rPr>
            </w:pPr>
            <w:r w:rsidRPr="00F575C6">
              <w:rPr>
                <w:rFonts w:ascii="Times New Roman" w:hAnsi="Times New Roman"/>
                <w:color w:val="010205"/>
                <w:sz w:val="18"/>
                <w:szCs w:val="18"/>
                <w:lang w:val="en-ID"/>
              </w:rPr>
              <w:t>18.754</w:t>
            </w:r>
          </w:p>
        </w:tc>
      </w:tr>
      <w:tr w:rsidR="00F575C6" w:rsidRPr="00F575C6" w14:paraId="29EB18FC" w14:textId="77777777" w:rsidTr="0059180D">
        <w:trPr>
          <w:cantSplit/>
        </w:trPr>
        <w:tc>
          <w:tcPr>
            <w:tcW w:w="5872" w:type="dxa"/>
            <w:gridSpan w:val="5"/>
            <w:tcBorders>
              <w:top w:val="nil"/>
              <w:left w:val="nil"/>
              <w:bottom w:val="nil"/>
              <w:right w:val="nil"/>
            </w:tcBorders>
            <w:shd w:val="clear" w:color="auto" w:fill="FFFFFF"/>
          </w:tcPr>
          <w:p w14:paraId="2D978C38" w14:textId="77777777" w:rsidR="00F575C6" w:rsidRPr="00F575C6" w:rsidRDefault="00F575C6" w:rsidP="005531FE">
            <w:pPr>
              <w:adjustRightInd w:val="0"/>
              <w:spacing w:line="320" w:lineRule="atLeast"/>
              <w:ind w:left="60" w:right="60"/>
              <w:rPr>
                <w:rFonts w:ascii="Times New Roman" w:hAnsi="Times New Roman"/>
                <w:color w:val="010205"/>
                <w:sz w:val="18"/>
                <w:szCs w:val="18"/>
                <w:lang w:val="en-ID"/>
              </w:rPr>
            </w:pPr>
            <w:r w:rsidRPr="00F575C6">
              <w:rPr>
                <w:rFonts w:ascii="Times New Roman" w:hAnsi="Times New Roman"/>
                <w:color w:val="010205"/>
                <w:sz w:val="18"/>
                <w:szCs w:val="18"/>
                <w:lang w:val="en-ID"/>
              </w:rPr>
              <w:t>a. Predictors: (Constant), writing</w:t>
            </w:r>
          </w:p>
        </w:tc>
      </w:tr>
    </w:tbl>
    <w:p w14:paraId="05B9FEA8" w14:textId="77777777" w:rsidR="006222B3" w:rsidRPr="006222B3" w:rsidRDefault="006222B3" w:rsidP="00CE2292">
      <w:pPr>
        <w:pStyle w:val="E-JOURNALBody"/>
        <w:ind w:firstLine="0"/>
        <w:contextualSpacing/>
        <w:rPr>
          <w:bCs/>
          <w:sz w:val="24"/>
          <w:lang w:val="en-ID"/>
        </w:rPr>
      </w:pPr>
    </w:p>
    <w:p w14:paraId="33CEC0C5" w14:textId="18F91A25" w:rsidR="004F2879" w:rsidRDefault="00F575C6" w:rsidP="00CE2292">
      <w:pPr>
        <w:pStyle w:val="E-JOURNALBody"/>
        <w:ind w:firstLine="720"/>
        <w:contextualSpacing/>
        <w:rPr>
          <w:bCs/>
          <w:sz w:val="24"/>
          <w:lang w:val="en-ID"/>
        </w:rPr>
      </w:pPr>
      <w:r w:rsidRPr="009331FB">
        <w:rPr>
          <w:sz w:val="24"/>
        </w:rPr>
        <w:t>Based on the table above, it was found that the correlation value (R) was .0</w:t>
      </w:r>
      <w:r>
        <w:rPr>
          <w:sz w:val="24"/>
        </w:rPr>
        <w:t>66</w:t>
      </w:r>
      <w:r w:rsidRPr="009331FB">
        <w:rPr>
          <w:sz w:val="24"/>
        </w:rPr>
        <w:t xml:space="preserve"> from the output data, the coefficient of determination (R Square) was .00</w:t>
      </w:r>
      <w:r>
        <w:rPr>
          <w:sz w:val="24"/>
        </w:rPr>
        <w:t>4</w:t>
      </w:r>
      <w:r w:rsidRPr="009331FB">
        <w:rPr>
          <w:sz w:val="24"/>
        </w:rPr>
        <w:t xml:space="preserve"> it means that the contribution of vocabulary mastery toward writing ability was .00</w:t>
      </w:r>
      <w:r>
        <w:rPr>
          <w:sz w:val="24"/>
        </w:rPr>
        <w:t>4</w:t>
      </w:r>
      <w:r w:rsidRPr="009331FB">
        <w:rPr>
          <w:sz w:val="24"/>
        </w:rPr>
        <w:t>. It could be concluded that vocabulary mastery only contributed as much as 0.0</w:t>
      </w:r>
      <w:r>
        <w:rPr>
          <w:sz w:val="24"/>
        </w:rPr>
        <w:t>4</w:t>
      </w:r>
      <w:r w:rsidRPr="009331FB">
        <w:rPr>
          <w:sz w:val="24"/>
        </w:rPr>
        <w:t>% toward writing ability</w:t>
      </w:r>
      <w:r w:rsidR="006222B3" w:rsidRPr="006222B3">
        <w:rPr>
          <w:bCs/>
          <w:sz w:val="24"/>
          <w:lang w:val="en-ID"/>
        </w:rPr>
        <w:t>.</w:t>
      </w:r>
    </w:p>
    <w:p w14:paraId="2FCD1BDD" w14:textId="77777777" w:rsidR="004F2879" w:rsidRDefault="004F2879" w:rsidP="00385566">
      <w:pPr>
        <w:pStyle w:val="E-JOURNALBody"/>
        <w:ind w:firstLine="0"/>
        <w:contextualSpacing/>
        <w:rPr>
          <w:bCs/>
          <w:sz w:val="24"/>
          <w:lang w:val="en-ID"/>
        </w:rPr>
      </w:pPr>
    </w:p>
    <w:p w14:paraId="79BCF73F" w14:textId="3C0AD524" w:rsidR="004F2879" w:rsidRDefault="004F2879" w:rsidP="00385566">
      <w:pPr>
        <w:pStyle w:val="E-JOURNALBody"/>
        <w:ind w:firstLine="0"/>
        <w:contextualSpacing/>
        <w:rPr>
          <w:bCs/>
          <w:sz w:val="24"/>
          <w:lang w:val="en-ID"/>
        </w:rPr>
      </w:pPr>
      <w:r>
        <w:rPr>
          <w:bCs/>
          <w:sz w:val="24"/>
          <w:lang w:val="en-ID"/>
        </w:rPr>
        <w:t xml:space="preserve">5. </w:t>
      </w:r>
      <w:r w:rsidR="00F575C6">
        <w:rPr>
          <w:bCs/>
          <w:sz w:val="24"/>
          <w:lang w:val="en-ID"/>
        </w:rPr>
        <w:t>Regression Analysis</w:t>
      </w:r>
    </w:p>
    <w:p w14:paraId="656EA0BD" w14:textId="601957A9" w:rsidR="004F2879" w:rsidRDefault="004F2879" w:rsidP="00385566">
      <w:pPr>
        <w:pStyle w:val="E-JOURNALBody"/>
        <w:ind w:firstLine="0"/>
        <w:contextualSpacing/>
        <w:rPr>
          <w:bCs/>
          <w:sz w:val="24"/>
          <w:lang w:val="en-ID"/>
        </w:rPr>
      </w:pPr>
      <w:r>
        <w:rPr>
          <w:bCs/>
          <w:sz w:val="24"/>
          <w:lang w:val="en-ID"/>
        </w:rPr>
        <w:tab/>
      </w:r>
    </w:p>
    <w:p w14:paraId="068B9353" w14:textId="56C7C14C" w:rsidR="006222B3" w:rsidRPr="006222B3" w:rsidRDefault="006222B3" w:rsidP="006222B3">
      <w:pPr>
        <w:pStyle w:val="E-JOURNALBody"/>
        <w:contextualSpacing/>
        <w:rPr>
          <w:bCs/>
          <w:sz w:val="24"/>
          <w:lang w:val="en-ID"/>
        </w:rPr>
      </w:pPr>
      <w:r>
        <w:rPr>
          <w:bCs/>
          <w:sz w:val="24"/>
          <w:lang w:val="en-ID"/>
        </w:rPr>
        <w:tab/>
      </w:r>
      <w:r w:rsidR="00F575C6" w:rsidRPr="008E2E05">
        <w:rPr>
          <w:sz w:val="24"/>
        </w:rPr>
        <w:t xml:space="preserve">Regression analysis was utilized in this </w:t>
      </w:r>
      <w:r w:rsidR="00F575C6">
        <w:rPr>
          <w:sz w:val="24"/>
        </w:rPr>
        <w:t>research</w:t>
      </w:r>
      <w:r w:rsidR="00F575C6" w:rsidRPr="008E2E05">
        <w:rPr>
          <w:sz w:val="24"/>
        </w:rPr>
        <w:t xml:space="preserve"> to look at</w:t>
      </w:r>
      <w:r w:rsidR="00F575C6" w:rsidRPr="00D04930">
        <w:rPr>
          <w:sz w:val="24"/>
        </w:rPr>
        <w:t xml:space="preserve"> how much </w:t>
      </w:r>
      <w:r w:rsidR="00F575C6">
        <w:rPr>
          <w:sz w:val="24"/>
        </w:rPr>
        <w:t>vocabulary mastery</w:t>
      </w:r>
      <w:r w:rsidR="00F575C6" w:rsidRPr="00D04930">
        <w:rPr>
          <w:sz w:val="24"/>
        </w:rPr>
        <w:t xml:space="preserve"> contributed toward </w:t>
      </w:r>
      <w:r w:rsidR="00F575C6">
        <w:rPr>
          <w:sz w:val="24"/>
        </w:rPr>
        <w:t>writing ability</w:t>
      </w:r>
      <w:r w:rsidR="00F575C6" w:rsidRPr="00D04930">
        <w:rPr>
          <w:sz w:val="24"/>
        </w:rPr>
        <w:t xml:space="preserve"> that is presented in Table</w:t>
      </w:r>
      <w:r w:rsidR="00F575C6">
        <w:rPr>
          <w:sz w:val="24"/>
          <w:lang w:val="en-US"/>
        </w:rPr>
        <w:t xml:space="preserve"> 6</w:t>
      </w:r>
      <w:r>
        <w:rPr>
          <w:bCs/>
          <w:sz w:val="24"/>
          <w:lang w:val="en-ID"/>
        </w:rPr>
        <w:t>.</w:t>
      </w:r>
    </w:p>
    <w:p w14:paraId="6138D3EA" w14:textId="77777777" w:rsidR="006222B3" w:rsidRDefault="006222B3" w:rsidP="006222B3">
      <w:pPr>
        <w:pStyle w:val="E-JOURNALBody"/>
        <w:ind w:firstLine="0"/>
        <w:contextualSpacing/>
        <w:rPr>
          <w:bCs/>
          <w:sz w:val="24"/>
          <w:lang w:val="en-ID"/>
        </w:rPr>
      </w:pPr>
    </w:p>
    <w:p w14:paraId="50B917B4" w14:textId="31A81C06" w:rsidR="006222B3" w:rsidRPr="006222B3" w:rsidRDefault="006222B3" w:rsidP="006222B3">
      <w:pPr>
        <w:pStyle w:val="E-JOURNALBody"/>
        <w:ind w:firstLine="0"/>
        <w:contextualSpacing/>
        <w:rPr>
          <w:bCs/>
          <w:szCs w:val="22"/>
          <w:lang w:val="en-ID"/>
        </w:rPr>
      </w:pPr>
      <w:proofErr w:type="gramStart"/>
      <w:r w:rsidRPr="006222B3">
        <w:rPr>
          <w:bCs/>
          <w:i/>
          <w:iCs/>
          <w:szCs w:val="22"/>
          <w:lang w:val="en-ID"/>
        </w:rPr>
        <w:t xml:space="preserve">Table </w:t>
      </w:r>
      <w:r w:rsidR="007B1240">
        <w:rPr>
          <w:bCs/>
          <w:i/>
          <w:iCs/>
          <w:szCs w:val="22"/>
          <w:lang w:val="en-ID"/>
        </w:rPr>
        <w:t>6</w:t>
      </w:r>
      <w:r w:rsidRPr="006222B3">
        <w:rPr>
          <w:bCs/>
          <w:i/>
          <w:iCs/>
          <w:szCs w:val="22"/>
          <w:lang w:val="en-ID"/>
        </w:rPr>
        <w:t>.</w:t>
      </w:r>
      <w:proofErr w:type="gramEnd"/>
      <w:r w:rsidRPr="006222B3">
        <w:rPr>
          <w:bCs/>
          <w:szCs w:val="22"/>
          <w:lang w:val="en-ID"/>
        </w:rPr>
        <w:t xml:space="preserve"> </w:t>
      </w:r>
      <w:r w:rsidR="00F575C6">
        <w:rPr>
          <w:bCs/>
          <w:szCs w:val="22"/>
          <w:lang w:val="en-ID"/>
        </w:rPr>
        <w:t>Regression Analysis</w:t>
      </w:r>
    </w:p>
    <w:tbl>
      <w:tblPr>
        <w:tblW w:w="587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F575C6" w:rsidRPr="00F575C6" w14:paraId="787E2432" w14:textId="77777777" w:rsidTr="0059180D">
        <w:trPr>
          <w:cantSplit/>
        </w:trPr>
        <w:tc>
          <w:tcPr>
            <w:tcW w:w="5872" w:type="dxa"/>
            <w:gridSpan w:val="5"/>
            <w:tcBorders>
              <w:top w:val="nil"/>
              <w:left w:val="nil"/>
              <w:bottom w:val="nil"/>
              <w:right w:val="nil"/>
            </w:tcBorders>
            <w:shd w:val="clear" w:color="auto" w:fill="FFFFFF"/>
            <w:vAlign w:val="center"/>
          </w:tcPr>
          <w:p w14:paraId="1D8AFFA5" w14:textId="77777777" w:rsidR="00F575C6" w:rsidRPr="00F575C6" w:rsidRDefault="00F575C6" w:rsidP="005531FE">
            <w:pPr>
              <w:adjustRightInd w:val="0"/>
              <w:spacing w:line="320" w:lineRule="atLeast"/>
              <w:ind w:left="60" w:right="60"/>
              <w:jc w:val="center"/>
              <w:rPr>
                <w:rFonts w:ascii="Times New Roman" w:hAnsi="Times New Roman"/>
                <w:color w:val="010205"/>
                <w:sz w:val="20"/>
                <w:szCs w:val="20"/>
                <w:lang w:val="en-ID"/>
              </w:rPr>
            </w:pPr>
            <w:r w:rsidRPr="00F575C6">
              <w:rPr>
                <w:rFonts w:ascii="Times New Roman" w:hAnsi="Times New Roman"/>
                <w:b/>
                <w:bCs/>
                <w:color w:val="010205"/>
                <w:sz w:val="20"/>
                <w:szCs w:val="20"/>
                <w:lang w:val="en-ID"/>
              </w:rPr>
              <w:t>Model Summary</w:t>
            </w:r>
          </w:p>
        </w:tc>
      </w:tr>
      <w:tr w:rsidR="00F575C6" w:rsidRPr="00F575C6" w14:paraId="23B86A36" w14:textId="77777777" w:rsidTr="0059180D">
        <w:trPr>
          <w:cantSplit/>
        </w:trPr>
        <w:tc>
          <w:tcPr>
            <w:tcW w:w="798" w:type="dxa"/>
            <w:tcBorders>
              <w:top w:val="nil"/>
              <w:left w:val="nil"/>
              <w:bottom w:val="single" w:sz="8" w:space="0" w:color="152935"/>
              <w:right w:val="nil"/>
            </w:tcBorders>
            <w:shd w:val="clear" w:color="auto" w:fill="FFFFFF"/>
            <w:vAlign w:val="bottom"/>
          </w:tcPr>
          <w:p w14:paraId="1A3F8867" w14:textId="77777777" w:rsidR="00F575C6" w:rsidRPr="00F575C6" w:rsidRDefault="00F575C6" w:rsidP="005531FE">
            <w:pPr>
              <w:adjustRightInd w:val="0"/>
              <w:spacing w:line="320" w:lineRule="atLeast"/>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Model</w:t>
            </w:r>
          </w:p>
        </w:tc>
        <w:tc>
          <w:tcPr>
            <w:tcW w:w="1030" w:type="dxa"/>
            <w:tcBorders>
              <w:top w:val="nil"/>
              <w:left w:val="nil"/>
              <w:bottom w:val="single" w:sz="8" w:space="0" w:color="152935"/>
              <w:right w:val="single" w:sz="8" w:space="0" w:color="E0E0E0"/>
            </w:tcBorders>
            <w:shd w:val="clear" w:color="auto" w:fill="FFFFFF"/>
            <w:vAlign w:val="bottom"/>
          </w:tcPr>
          <w:p w14:paraId="1260A32C"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R</w:t>
            </w:r>
          </w:p>
        </w:tc>
        <w:tc>
          <w:tcPr>
            <w:tcW w:w="1092" w:type="dxa"/>
            <w:tcBorders>
              <w:top w:val="nil"/>
              <w:left w:val="single" w:sz="8" w:space="0" w:color="E0E0E0"/>
              <w:bottom w:val="single" w:sz="8" w:space="0" w:color="152935"/>
              <w:right w:val="single" w:sz="8" w:space="0" w:color="E0E0E0"/>
            </w:tcBorders>
            <w:shd w:val="clear" w:color="auto" w:fill="FFFFFF"/>
            <w:vAlign w:val="bottom"/>
          </w:tcPr>
          <w:p w14:paraId="20609AF7"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R Square</w:t>
            </w:r>
          </w:p>
        </w:tc>
        <w:tc>
          <w:tcPr>
            <w:tcW w:w="1476" w:type="dxa"/>
            <w:tcBorders>
              <w:top w:val="nil"/>
              <w:left w:val="single" w:sz="8" w:space="0" w:color="E0E0E0"/>
              <w:bottom w:val="single" w:sz="8" w:space="0" w:color="152935"/>
              <w:right w:val="single" w:sz="8" w:space="0" w:color="E0E0E0"/>
            </w:tcBorders>
            <w:shd w:val="clear" w:color="auto" w:fill="FFFFFF"/>
            <w:vAlign w:val="bottom"/>
          </w:tcPr>
          <w:p w14:paraId="3525B040"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Adjusted R Square</w:t>
            </w:r>
          </w:p>
        </w:tc>
        <w:tc>
          <w:tcPr>
            <w:tcW w:w="1476" w:type="dxa"/>
            <w:tcBorders>
              <w:top w:val="nil"/>
              <w:left w:val="single" w:sz="8" w:space="0" w:color="E0E0E0"/>
              <w:bottom w:val="single" w:sz="8" w:space="0" w:color="152935"/>
              <w:right w:val="nil"/>
            </w:tcBorders>
            <w:shd w:val="clear" w:color="auto" w:fill="FFFFFF"/>
            <w:vAlign w:val="bottom"/>
          </w:tcPr>
          <w:p w14:paraId="01E75BC6" w14:textId="77777777" w:rsidR="00F575C6" w:rsidRPr="00F575C6" w:rsidRDefault="00F575C6" w:rsidP="005531FE">
            <w:pPr>
              <w:adjustRightInd w:val="0"/>
              <w:spacing w:line="320" w:lineRule="atLeast"/>
              <w:ind w:left="60" w:right="60"/>
              <w:jc w:val="center"/>
              <w:rPr>
                <w:rFonts w:ascii="Times New Roman" w:hAnsi="Times New Roman"/>
                <w:color w:val="264A60"/>
                <w:sz w:val="20"/>
                <w:szCs w:val="20"/>
                <w:lang w:val="en-ID"/>
              </w:rPr>
            </w:pPr>
            <w:r w:rsidRPr="00F575C6">
              <w:rPr>
                <w:rFonts w:ascii="Times New Roman" w:hAnsi="Times New Roman"/>
                <w:color w:val="264A60"/>
                <w:sz w:val="20"/>
                <w:szCs w:val="20"/>
                <w:lang w:val="en-ID"/>
              </w:rPr>
              <w:t>Std. Error of the Estimate</w:t>
            </w:r>
          </w:p>
        </w:tc>
      </w:tr>
      <w:tr w:rsidR="00F575C6" w:rsidRPr="00F575C6" w14:paraId="44EA8E09" w14:textId="77777777" w:rsidTr="0059180D">
        <w:trPr>
          <w:cantSplit/>
        </w:trPr>
        <w:tc>
          <w:tcPr>
            <w:tcW w:w="798" w:type="dxa"/>
            <w:tcBorders>
              <w:top w:val="single" w:sz="8" w:space="0" w:color="152935"/>
              <w:left w:val="nil"/>
              <w:bottom w:val="single" w:sz="8" w:space="0" w:color="152935"/>
              <w:right w:val="nil"/>
            </w:tcBorders>
            <w:shd w:val="clear" w:color="auto" w:fill="E0E0E0"/>
          </w:tcPr>
          <w:p w14:paraId="74CF64B2" w14:textId="77777777" w:rsidR="00F575C6" w:rsidRPr="00F575C6" w:rsidRDefault="00F575C6" w:rsidP="005531FE">
            <w:pPr>
              <w:adjustRightInd w:val="0"/>
              <w:spacing w:line="320" w:lineRule="atLeast"/>
              <w:ind w:left="60" w:right="60"/>
              <w:rPr>
                <w:rFonts w:ascii="Times New Roman" w:hAnsi="Times New Roman"/>
                <w:color w:val="264A60"/>
                <w:sz w:val="20"/>
                <w:szCs w:val="20"/>
                <w:lang w:val="en-ID"/>
              </w:rPr>
            </w:pPr>
            <w:r w:rsidRPr="00F575C6">
              <w:rPr>
                <w:rFonts w:ascii="Times New Roman" w:hAnsi="Times New Roman"/>
                <w:color w:val="264A60"/>
                <w:sz w:val="20"/>
                <w:szCs w:val="20"/>
                <w:lang w:val="en-ID"/>
              </w:rPr>
              <w:t>1</w:t>
            </w:r>
          </w:p>
        </w:tc>
        <w:tc>
          <w:tcPr>
            <w:tcW w:w="1030" w:type="dxa"/>
            <w:tcBorders>
              <w:top w:val="single" w:sz="8" w:space="0" w:color="152935"/>
              <w:left w:val="nil"/>
              <w:bottom w:val="single" w:sz="8" w:space="0" w:color="152935"/>
              <w:right w:val="single" w:sz="8" w:space="0" w:color="E0E0E0"/>
            </w:tcBorders>
            <w:shd w:val="clear" w:color="auto" w:fill="FFFFFF"/>
          </w:tcPr>
          <w:p w14:paraId="5356F1A8"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.066</w:t>
            </w:r>
            <w:r w:rsidRPr="00F575C6">
              <w:rPr>
                <w:rFonts w:ascii="Times New Roman" w:hAnsi="Times New Roman"/>
                <w:color w:val="010205"/>
                <w:sz w:val="20"/>
                <w:szCs w:val="20"/>
                <w:vertAlign w:val="superscript"/>
                <w:lang w:val="en-ID"/>
              </w:rPr>
              <w:t>a</w:t>
            </w:r>
          </w:p>
        </w:tc>
        <w:tc>
          <w:tcPr>
            <w:tcW w:w="1092" w:type="dxa"/>
            <w:tcBorders>
              <w:top w:val="single" w:sz="8" w:space="0" w:color="152935"/>
              <w:left w:val="single" w:sz="8" w:space="0" w:color="E0E0E0"/>
              <w:bottom w:val="single" w:sz="8" w:space="0" w:color="152935"/>
              <w:right w:val="single" w:sz="8" w:space="0" w:color="E0E0E0"/>
            </w:tcBorders>
            <w:shd w:val="clear" w:color="auto" w:fill="FFFFFF"/>
          </w:tcPr>
          <w:p w14:paraId="49819093"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.004</w:t>
            </w:r>
          </w:p>
        </w:tc>
        <w:tc>
          <w:tcPr>
            <w:tcW w:w="1476" w:type="dxa"/>
            <w:tcBorders>
              <w:top w:val="single" w:sz="8" w:space="0" w:color="152935"/>
              <w:left w:val="single" w:sz="8" w:space="0" w:color="E0E0E0"/>
              <w:bottom w:val="single" w:sz="8" w:space="0" w:color="152935"/>
              <w:right w:val="single" w:sz="8" w:space="0" w:color="E0E0E0"/>
            </w:tcBorders>
            <w:shd w:val="clear" w:color="auto" w:fill="FFFFFF"/>
          </w:tcPr>
          <w:p w14:paraId="0A942961"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-.010</w:t>
            </w:r>
          </w:p>
        </w:tc>
        <w:tc>
          <w:tcPr>
            <w:tcW w:w="1476" w:type="dxa"/>
            <w:tcBorders>
              <w:top w:val="single" w:sz="8" w:space="0" w:color="152935"/>
              <w:left w:val="single" w:sz="8" w:space="0" w:color="E0E0E0"/>
              <w:bottom w:val="single" w:sz="8" w:space="0" w:color="152935"/>
              <w:right w:val="nil"/>
            </w:tcBorders>
            <w:shd w:val="clear" w:color="auto" w:fill="FFFFFF"/>
          </w:tcPr>
          <w:p w14:paraId="710416C6" w14:textId="77777777" w:rsidR="00F575C6" w:rsidRPr="00F575C6" w:rsidRDefault="00F575C6" w:rsidP="005531FE">
            <w:pPr>
              <w:adjustRightInd w:val="0"/>
              <w:spacing w:line="320" w:lineRule="atLeast"/>
              <w:ind w:left="60" w:right="60"/>
              <w:jc w:val="right"/>
              <w:rPr>
                <w:rFonts w:ascii="Times New Roman" w:hAnsi="Times New Roman"/>
                <w:color w:val="010205"/>
                <w:sz w:val="20"/>
                <w:szCs w:val="20"/>
                <w:lang w:val="en-ID"/>
              </w:rPr>
            </w:pPr>
            <w:r w:rsidRPr="00F575C6">
              <w:rPr>
                <w:rFonts w:ascii="Times New Roman" w:hAnsi="Times New Roman"/>
                <w:color w:val="010205"/>
                <w:sz w:val="20"/>
                <w:szCs w:val="20"/>
                <w:lang w:val="en-ID"/>
              </w:rPr>
              <w:t>18.754</w:t>
            </w:r>
          </w:p>
        </w:tc>
      </w:tr>
      <w:tr w:rsidR="00F575C6" w:rsidRPr="00F575C6" w14:paraId="41E81E92" w14:textId="77777777" w:rsidTr="0059180D">
        <w:trPr>
          <w:cantSplit/>
        </w:trPr>
        <w:tc>
          <w:tcPr>
            <w:tcW w:w="5872" w:type="dxa"/>
            <w:gridSpan w:val="5"/>
            <w:tcBorders>
              <w:top w:val="nil"/>
              <w:left w:val="nil"/>
              <w:bottom w:val="nil"/>
              <w:right w:val="nil"/>
            </w:tcBorders>
            <w:shd w:val="clear" w:color="auto" w:fill="FFFFFF"/>
          </w:tcPr>
          <w:p w14:paraId="7557BC85" w14:textId="77777777" w:rsidR="00F575C6" w:rsidRPr="00F575C6" w:rsidRDefault="00F575C6" w:rsidP="005531FE">
            <w:pPr>
              <w:adjustRightInd w:val="0"/>
              <w:spacing w:line="320" w:lineRule="atLeast"/>
              <w:ind w:left="60" w:right="60"/>
              <w:rPr>
                <w:rFonts w:ascii="Times New Roman" w:hAnsi="Times New Roman"/>
                <w:color w:val="010205"/>
                <w:sz w:val="20"/>
                <w:szCs w:val="20"/>
                <w:lang w:val="en-ID"/>
              </w:rPr>
            </w:pPr>
            <w:r w:rsidRPr="00F575C6">
              <w:rPr>
                <w:rFonts w:ascii="Times New Roman" w:hAnsi="Times New Roman"/>
                <w:color w:val="010205"/>
                <w:sz w:val="20"/>
                <w:szCs w:val="20"/>
                <w:lang w:val="en-ID"/>
              </w:rPr>
              <w:t>a. Predictors: (Constant), writing</w:t>
            </w:r>
          </w:p>
        </w:tc>
      </w:tr>
    </w:tbl>
    <w:p w14:paraId="3D2C29D7" w14:textId="77777777" w:rsidR="006222B3" w:rsidRPr="006222B3" w:rsidRDefault="006222B3" w:rsidP="002051B5">
      <w:pPr>
        <w:pStyle w:val="E-JOURNALBody"/>
        <w:ind w:firstLine="0"/>
        <w:contextualSpacing/>
        <w:rPr>
          <w:bCs/>
          <w:sz w:val="24"/>
          <w:lang w:val="en-ID"/>
        </w:rPr>
      </w:pPr>
    </w:p>
    <w:p w14:paraId="47F658BC" w14:textId="24BE627F" w:rsidR="006222B3" w:rsidRDefault="00F575C6" w:rsidP="006222B3">
      <w:pPr>
        <w:pStyle w:val="E-JOURNALBody"/>
        <w:contextualSpacing/>
        <w:rPr>
          <w:bCs/>
          <w:sz w:val="24"/>
          <w:lang w:val="en-ID"/>
        </w:rPr>
      </w:pPr>
      <w:r w:rsidRPr="009331FB">
        <w:rPr>
          <w:sz w:val="24"/>
        </w:rPr>
        <w:t>Based on the table above, it was found that the correlation value (R) was .0</w:t>
      </w:r>
      <w:r>
        <w:rPr>
          <w:sz w:val="24"/>
        </w:rPr>
        <w:t>66</w:t>
      </w:r>
      <w:r w:rsidRPr="009331FB">
        <w:rPr>
          <w:sz w:val="24"/>
        </w:rPr>
        <w:t xml:space="preserve"> from the output data, the coefficient of determination (R Square) was </w:t>
      </w:r>
      <w:r w:rsidR="003B0D8C">
        <w:rPr>
          <w:sz w:val="24"/>
          <w:lang w:val="en-US"/>
        </w:rPr>
        <w:t>0</w:t>
      </w:r>
      <w:r w:rsidRPr="009331FB">
        <w:rPr>
          <w:sz w:val="24"/>
        </w:rPr>
        <w:t>.00</w:t>
      </w:r>
      <w:r>
        <w:rPr>
          <w:sz w:val="24"/>
        </w:rPr>
        <w:t>4</w:t>
      </w:r>
      <w:r w:rsidRPr="009331FB">
        <w:rPr>
          <w:sz w:val="24"/>
        </w:rPr>
        <w:t xml:space="preserve"> it means that the contribution of vocabulary mastery toward writing ability was </w:t>
      </w:r>
      <w:r w:rsidR="003B0D8C">
        <w:rPr>
          <w:sz w:val="24"/>
          <w:lang w:val="en-US"/>
        </w:rPr>
        <w:t>0</w:t>
      </w:r>
      <w:r w:rsidRPr="009331FB">
        <w:rPr>
          <w:sz w:val="24"/>
        </w:rPr>
        <w:t>.00</w:t>
      </w:r>
      <w:r>
        <w:rPr>
          <w:sz w:val="24"/>
        </w:rPr>
        <w:t>4</w:t>
      </w:r>
      <w:r w:rsidRPr="009331FB">
        <w:rPr>
          <w:sz w:val="24"/>
        </w:rPr>
        <w:t>. It could be concluded that vocabulary mastery only contributed as much as 0.0</w:t>
      </w:r>
      <w:r>
        <w:rPr>
          <w:sz w:val="24"/>
        </w:rPr>
        <w:t>4</w:t>
      </w:r>
      <w:r w:rsidRPr="009331FB">
        <w:rPr>
          <w:sz w:val="24"/>
        </w:rPr>
        <w:t>% toward writing ability</w:t>
      </w:r>
      <w:r w:rsidR="006222B3" w:rsidRPr="006222B3">
        <w:rPr>
          <w:bCs/>
          <w:sz w:val="24"/>
          <w:lang w:val="en-ID"/>
        </w:rPr>
        <w:t>.</w:t>
      </w:r>
    </w:p>
    <w:p w14:paraId="39A7BF15" w14:textId="77777777" w:rsidR="004F2879" w:rsidRDefault="004F2879" w:rsidP="00385566">
      <w:pPr>
        <w:pStyle w:val="E-JOURNALBody"/>
        <w:ind w:firstLine="0"/>
        <w:contextualSpacing/>
        <w:rPr>
          <w:bCs/>
          <w:sz w:val="24"/>
          <w:lang w:val="en-ID"/>
        </w:rPr>
      </w:pPr>
    </w:p>
    <w:p w14:paraId="4B0E20AF" w14:textId="707F5A96" w:rsidR="00763467" w:rsidRDefault="00763467" w:rsidP="005E1B2B">
      <w:pPr>
        <w:pStyle w:val="E-JOURNALBody"/>
        <w:contextualSpacing/>
        <w:rPr>
          <w:sz w:val="24"/>
        </w:rPr>
      </w:pPr>
    </w:p>
    <w:p w14:paraId="60C31072" w14:textId="23AF639C" w:rsidR="00F575C6" w:rsidRDefault="00F575C6" w:rsidP="00680B85">
      <w:pPr>
        <w:pStyle w:val="E-JOURNALBody"/>
        <w:tabs>
          <w:tab w:val="left" w:pos="5529"/>
        </w:tabs>
        <w:contextualSpacing/>
        <w:rPr>
          <w:sz w:val="24"/>
        </w:rPr>
      </w:pPr>
    </w:p>
    <w:p w14:paraId="1A8D1737" w14:textId="31C04DA8" w:rsidR="0059180D" w:rsidRDefault="0059180D" w:rsidP="00680B85">
      <w:pPr>
        <w:pStyle w:val="E-JOURNALBody"/>
        <w:tabs>
          <w:tab w:val="left" w:pos="5529"/>
        </w:tabs>
        <w:contextualSpacing/>
        <w:rPr>
          <w:sz w:val="24"/>
        </w:rPr>
      </w:pPr>
    </w:p>
    <w:p w14:paraId="396FF41B" w14:textId="77777777" w:rsidR="0059180D" w:rsidRDefault="0059180D" w:rsidP="00680B85">
      <w:pPr>
        <w:pStyle w:val="E-JOURNALBody"/>
        <w:tabs>
          <w:tab w:val="left" w:pos="5529"/>
        </w:tabs>
        <w:contextualSpacing/>
        <w:rPr>
          <w:sz w:val="24"/>
        </w:rPr>
      </w:pPr>
    </w:p>
    <w:p w14:paraId="33AC1CF7" w14:textId="37485875" w:rsidR="00763467" w:rsidRDefault="00475E20" w:rsidP="005E1B2B">
      <w:pPr>
        <w:spacing w:line="360" w:lineRule="auto"/>
        <w:jc w:val="both"/>
        <w:rPr>
          <w:rFonts w:ascii="Times New Roman" w:hAnsi="Times New Roman"/>
          <w:b/>
          <w:sz w:val="24"/>
          <w:szCs w:val="24"/>
        </w:rPr>
      </w:pPr>
      <w:commentRangeStart w:id="42"/>
      <w:r>
        <w:rPr>
          <w:rFonts w:ascii="Times New Roman" w:hAnsi="Times New Roman"/>
          <w:b/>
          <w:sz w:val="24"/>
          <w:szCs w:val="24"/>
        </w:rPr>
        <w:t>CONCLUSION</w:t>
      </w:r>
      <w:commentRangeEnd w:id="42"/>
      <w:r w:rsidR="003B0D8C">
        <w:rPr>
          <w:rStyle w:val="CommentReference"/>
          <w:rFonts w:ascii="Times New Roman" w:eastAsia="Times New Roman" w:hAnsi="Times New Roman"/>
          <w:lang w:val="en-US"/>
        </w:rPr>
        <w:commentReference w:id="42"/>
      </w:r>
    </w:p>
    <w:p w14:paraId="0306B726" w14:textId="4738D23B" w:rsidR="00F05CBA" w:rsidRPr="00F05CBA" w:rsidRDefault="00F05CBA" w:rsidP="00F05CBA">
      <w:pPr>
        <w:pStyle w:val="E-JOURNALBody"/>
        <w:contextualSpacing/>
        <w:rPr>
          <w:sz w:val="24"/>
          <w:lang w:val="en-ID"/>
        </w:rPr>
      </w:pPr>
      <w:r w:rsidRPr="00F05CBA">
        <w:rPr>
          <w:sz w:val="24"/>
          <w:lang w:val="en-ID"/>
        </w:rPr>
        <w:t>Two conclusions could be made in light of the study's findings and interpretation. First,</w:t>
      </w:r>
      <w:r w:rsidR="00680B85" w:rsidRPr="00680B85">
        <w:t xml:space="preserve"> </w:t>
      </w:r>
      <w:r w:rsidR="00680B85" w:rsidRPr="001132EC">
        <w:t>correlation coefficient was .030 it indicated in low category of the correlation coefficient. It could be assumed that the score of vocabulary mastery could not be influenced by the score of writing ability. So, Ho 1 (null hypothesis) was accepted and Ha1 (alternative hypothesis) was rejected</w:t>
      </w:r>
      <w:r w:rsidRPr="00F05CBA">
        <w:rPr>
          <w:sz w:val="24"/>
          <w:lang w:val="en-ID"/>
        </w:rPr>
        <w:t>.</w:t>
      </w:r>
    </w:p>
    <w:p w14:paraId="1338A679" w14:textId="52262450" w:rsidR="00FB47D6" w:rsidRPr="000F3E94" w:rsidRDefault="00F05CBA" w:rsidP="00F05CBA">
      <w:pPr>
        <w:pStyle w:val="E-JOURNALBody"/>
        <w:contextualSpacing/>
        <w:rPr>
          <w:sz w:val="24"/>
        </w:rPr>
      </w:pPr>
      <w:r w:rsidRPr="00F05CBA">
        <w:rPr>
          <w:sz w:val="24"/>
          <w:lang w:val="en-ID"/>
        </w:rPr>
        <w:t xml:space="preserve"> Second</w:t>
      </w:r>
      <w:r w:rsidR="00680B85" w:rsidRPr="00A51932">
        <w:rPr>
          <w:sz w:val="24"/>
        </w:rPr>
        <w:t>, regression analysis revealed that the output data had a correlation value (R) of</w:t>
      </w:r>
      <w:r w:rsidR="00680B85">
        <w:rPr>
          <w:sz w:val="24"/>
        </w:rPr>
        <w:t xml:space="preserve"> </w:t>
      </w:r>
      <w:r w:rsidR="00680B85" w:rsidRPr="00A51932">
        <w:rPr>
          <w:sz w:val="24"/>
        </w:rPr>
        <w:t xml:space="preserve">.066 and a coefficient of determination (R Square) of.004. It indicates that mastery of language contributed.004 to writing skill. </w:t>
      </w:r>
      <w:commentRangeStart w:id="43"/>
      <w:r w:rsidR="00680B85" w:rsidRPr="00A51932">
        <w:rPr>
          <w:sz w:val="24"/>
        </w:rPr>
        <w:t>One</w:t>
      </w:r>
      <w:commentRangeEnd w:id="43"/>
      <w:r w:rsidR="003B0D8C">
        <w:rPr>
          <w:rStyle w:val="CommentReference"/>
          <w:lang w:val="en-US"/>
        </w:rPr>
        <w:commentReference w:id="43"/>
      </w:r>
      <w:r w:rsidR="00680B85" w:rsidRPr="00A51932">
        <w:rPr>
          <w:sz w:val="24"/>
        </w:rPr>
        <w:t xml:space="preserve"> could conclude that the contribution of language mastery on writing skill was only 0.04%. It indicates that the null hypothesis (Ha2) was rejected and the alternative hypothesis (Ho2) was accepted.</w:t>
      </w:r>
      <w:r w:rsidR="00FB47D6">
        <w:rPr>
          <w:sz w:val="24"/>
        </w:rPr>
        <w:t xml:space="preserve">. </w:t>
      </w:r>
    </w:p>
    <w:p w14:paraId="411183B9" w14:textId="0703B0C0" w:rsidR="00594560" w:rsidRPr="005E1B2B" w:rsidRDefault="00594560" w:rsidP="005E1B2B">
      <w:pPr>
        <w:pStyle w:val="E-JOURNALBody"/>
        <w:contextualSpacing/>
        <w:rPr>
          <w:sz w:val="24"/>
        </w:rPr>
      </w:pPr>
    </w:p>
    <w:p w14:paraId="57F72FF7" w14:textId="77777777" w:rsidR="00594560" w:rsidRDefault="00594560" w:rsidP="005E1B2B">
      <w:pPr>
        <w:jc w:val="both"/>
        <w:rPr>
          <w:rFonts w:ascii="Times New Roman" w:hAnsi="Times New Roman"/>
          <w:b/>
          <w:sz w:val="24"/>
          <w:szCs w:val="24"/>
        </w:rPr>
      </w:pPr>
    </w:p>
    <w:p w14:paraId="440DDCA2" w14:textId="425BCFF8" w:rsidR="00763467" w:rsidRPr="00680B85" w:rsidRDefault="006251A3" w:rsidP="005E1B2B">
      <w:pPr>
        <w:jc w:val="both"/>
        <w:rPr>
          <w:rFonts w:ascii="Times New Roman" w:hAnsi="Times New Roman"/>
          <w:b/>
          <w:sz w:val="24"/>
          <w:szCs w:val="24"/>
          <w:lang w:val="en-US"/>
        </w:rPr>
      </w:pPr>
      <w:commentRangeStart w:id="44"/>
      <w:r>
        <w:rPr>
          <w:rFonts w:ascii="Times New Roman" w:hAnsi="Times New Roman"/>
          <w:b/>
          <w:sz w:val="24"/>
          <w:szCs w:val="24"/>
        </w:rPr>
        <w:t>REFERENCE</w:t>
      </w:r>
      <w:r w:rsidR="00543AE4">
        <w:rPr>
          <w:rFonts w:ascii="Times New Roman" w:hAnsi="Times New Roman"/>
          <w:b/>
          <w:sz w:val="24"/>
          <w:szCs w:val="24"/>
        </w:rPr>
        <w:t>S</w:t>
      </w:r>
      <w:commentRangeEnd w:id="44"/>
      <w:r w:rsidR="00E70726">
        <w:rPr>
          <w:rStyle w:val="CommentReference"/>
          <w:rFonts w:ascii="Times New Roman" w:eastAsia="Times New Roman" w:hAnsi="Times New Roman"/>
          <w:lang w:val="en-US"/>
        </w:rPr>
        <w:commentReference w:id="44"/>
      </w:r>
    </w:p>
    <w:p w14:paraId="17E713BE" w14:textId="6ADB1C49" w:rsidR="00FC0344" w:rsidRDefault="00FC0344" w:rsidP="0066468A">
      <w:pPr>
        <w:pStyle w:val="BodyText"/>
        <w:spacing w:before="160" w:line="240" w:lineRule="auto"/>
        <w:ind w:left="1134" w:right="139" w:hanging="1134"/>
        <w:rPr>
          <w:rFonts w:ascii="Times New Roman" w:hAnsi="Times New Roman"/>
        </w:rPr>
      </w:pPr>
      <w:r w:rsidRPr="00C45C73">
        <w:rPr>
          <w:rFonts w:ascii="Times New Roman" w:hAnsi="Times New Roman"/>
        </w:rPr>
        <w:t>Adler, A. (2017</w:t>
      </w:r>
      <w:r w:rsidRPr="00C45C73">
        <w:rPr>
          <w:rFonts w:ascii="Times New Roman" w:hAnsi="Times New Roman"/>
          <w:i/>
          <w:iCs/>
        </w:rPr>
        <w:t>). Positive education: Educating for academic success and for a fulfilling life</w:t>
      </w:r>
      <w:r w:rsidRPr="00C45C73">
        <w:rPr>
          <w:rFonts w:ascii="Times New Roman" w:hAnsi="Times New Roman"/>
        </w:rPr>
        <w:t xml:space="preserve">. </w:t>
      </w:r>
      <w:proofErr w:type="spellStart"/>
      <w:proofErr w:type="gramStart"/>
      <w:r w:rsidRPr="00C45C73">
        <w:rPr>
          <w:rFonts w:ascii="Times New Roman" w:hAnsi="Times New Roman"/>
          <w:iCs/>
        </w:rPr>
        <w:t>Papeles</w:t>
      </w:r>
      <w:proofErr w:type="spellEnd"/>
      <w:r w:rsidRPr="00C45C73">
        <w:rPr>
          <w:rFonts w:ascii="Times New Roman" w:hAnsi="Times New Roman"/>
          <w:iCs/>
        </w:rPr>
        <w:t xml:space="preserve"> del </w:t>
      </w:r>
      <w:proofErr w:type="spellStart"/>
      <w:r w:rsidRPr="00C45C73">
        <w:rPr>
          <w:rFonts w:ascii="Times New Roman" w:hAnsi="Times New Roman"/>
          <w:iCs/>
        </w:rPr>
        <w:t>psicólogo</w:t>
      </w:r>
      <w:proofErr w:type="spellEnd"/>
      <w:r w:rsidRPr="00C45C73">
        <w:rPr>
          <w:rFonts w:ascii="Times New Roman" w:hAnsi="Times New Roman"/>
        </w:rPr>
        <w:t xml:space="preserve">, </w:t>
      </w:r>
      <w:r w:rsidRPr="00C45C73">
        <w:rPr>
          <w:rFonts w:ascii="Times New Roman" w:hAnsi="Times New Roman"/>
          <w:i/>
        </w:rPr>
        <w:t>38</w:t>
      </w:r>
      <w:r w:rsidRPr="00C45C73">
        <w:rPr>
          <w:rFonts w:ascii="Times New Roman" w:hAnsi="Times New Roman"/>
        </w:rPr>
        <w:t>(1), 50-57.</w:t>
      </w:r>
      <w:proofErr w:type="gramEnd"/>
    </w:p>
    <w:p w14:paraId="72D91DC5" w14:textId="5821B1FE" w:rsidR="0066468A" w:rsidRDefault="0066468A" w:rsidP="0066468A">
      <w:pPr>
        <w:pStyle w:val="BodyText"/>
        <w:spacing w:before="160" w:line="240" w:lineRule="auto"/>
        <w:ind w:left="1135" w:right="141" w:hanging="1135"/>
        <w:rPr>
          <w:rFonts w:ascii="Times New Roman" w:hAnsi="Times New Roman"/>
        </w:rPr>
      </w:pPr>
      <w:proofErr w:type="spellStart"/>
      <w:proofErr w:type="gramStart"/>
      <w:r w:rsidRPr="00C45C73">
        <w:rPr>
          <w:rFonts w:ascii="Times New Roman" w:hAnsi="Times New Roman"/>
        </w:rPr>
        <w:t>Anggraini</w:t>
      </w:r>
      <w:proofErr w:type="spellEnd"/>
      <w:r w:rsidRPr="00C45C73">
        <w:rPr>
          <w:rFonts w:ascii="Times New Roman" w:hAnsi="Times New Roman"/>
        </w:rPr>
        <w:t xml:space="preserve">, R., </w:t>
      </w:r>
      <w:proofErr w:type="spellStart"/>
      <w:r w:rsidRPr="00C45C73">
        <w:rPr>
          <w:rFonts w:ascii="Times New Roman" w:hAnsi="Times New Roman"/>
        </w:rPr>
        <w:t>Rozimela</w:t>
      </w:r>
      <w:proofErr w:type="spellEnd"/>
      <w:r w:rsidRPr="00C45C73">
        <w:rPr>
          <w:rFonts w:ascii="Times New Roman" w:hAnsi="Times New Roman"/>
        </w:rPr>
        <w:t>, Y., &amp; Anwar, D. (2020).</w:t>
      </w:r>
      <w:proofErr w:type="gramEnd"/>
      <w:r w:rsidRPr="00C45C73">
        <w:rPr>
          <w:rFonts w:ascii="Times New Roman" w:hAnsi="Times New Roman"/>
        </w:rPr>
        <w:t xml:space="preserve"> </w:t>
      </w:r>
      <w:proofErr w:type="gramStart"/>
      <w:r w:rsidRPr="00C45C73">
        <w:rPr>
          <w:rFonts w:ascii="Times New Roman" w:hAnsi="Times New Roman"/>
          <w:i/>
          <w:iCs/>
        </w:rPr>
        <w:t>The effects of collaborative writing</w:t>
      </w:r>
      <w:r w:rsidRPr="00C45C73">
        <w:rPr>
          <w:rFonts w:ascii="Times New Roman" w:hAnsi="Times New Roman"/>
          <w:i/>
          <w:iCs/>
          <w:spacing w:val="40"/>
        </w:rPr>
        <w:t xml:space="preserve"> </w:t>
      </w:r>
      <w:r w:rsidRPr="00C45C73">
        <w:rPr>
          <w:rFonts w:ascii="Times New Roman" w:hAnsi="Times New Roman"/>
          <w:i/>
          <w:iCs/>
        </w:rPr>
        <w:t>on</w:t>
      </w:r>
      <w:r w:rsidRPr="00C45C73">
        <w:rPr>
          <w:rFonts w:ascii="Times New Roman" w:hAnsi="Times New Roman"/>
          <w:i/>
          <w:iCs/>
          <w:spacing w:val="40"/>
        </w:rPr>
        <w:t xml:space="preserve"> </w:t>
      </w:r>
      <w:r w:rsidRPr="00C45C73">
        <w:rPr>
          <w:rFonts w:ascii="Times New Roman" w:hAnsi="Times New Roman"/>
          <w:i/>
          <w:iCs/>
        </w:rPr>
        <w:t>EFL</w:t>
      </w:r>
      <w:r w:rsidRPr="00C45C73">
        <w:rPr>
          <w:rFonts w:ascii="Times New Roman" w:hAnsi="Times New Roman"/>
          <w:i/>
          <w:iCs/>
          <w:spacing w:val="40"/>
        </w:rPr>
        <w:t xml:space="preserve"> </w:t>
      </w:r>
      <w:r w:rsidRPr="00C45C73">
        <w:rPr>
          <w:rFonts w:ascii="Times New Roman" w:hAnsi="Times New Roman"/>
          <w:i/>
          <w:iCs/>
        </w:rPr>
        <w:t>learners'</w:t>
      </w:r>
      <w:r w:rsidRPr="00C45C73">
        <w:rPr>
          <w:rFonts w:ascii="Times New Roman" w:hAnsi="Times New Roman"/>
          <w:i/>
          <w:iCs/>
          <w:spacing w:val="40"/>
        </w:rPr>
        <w:t xml:space="preserve"> </w:t>
      </w:r>
      <w:r w:rsidRPr="00C45C73">
        <w:rPr>
          <w:rFonts w:ascii="Times New Roman" w:hAnsi="Times New Roman"/>
          <w:i/>
          <w:iCs/>
        </w:rPr>
        <w:t>writing</w:t>
      </w:r>
      <w:r w:rsidRPr="00C45C73">
        <w:rPr>
          <w:rFonts w:ascii="Times New Roman" w:hAnsi="Times New Roman"/>
          <w:i/>
          <w:iCs/>
          <w:spacing w:val="40"/>
        </w:rPr>
        <w:t xml:space="preserve"> </w:t>
      </w:r>
      <w:r w:rsidRPr="00C45C73">
        <w:rPr>
          <w:rFonts w:ascii="Times New Roman" w:hAnsi="Times New Roman"/>
          <w:i/>
          <w:iCs/>
        </w:rPr>
        <w:t>skills</w:t>
      </w:r>
      <w:r w:rsidRPr="00C45C73">
        <w:rPr>
          <w:rFonts w:ascii="Times New Roman" w:hAnsi="Times New Roman"/>
          <w:i/>
          <w:iCs/>
          <w:spacing w:val="40"/>
        </w:rPr>
        <w:t xml:space="preserve"> </w:t>
      </w:r>
      <w:r w:rsidRPr="00C45C73">
        <w:rPr>
          <w:rFonts w:ascii="Times New Roman" w:hAnsi="Times New Roman"/>
          <w:i/>
          <w:iCs/>
        </w:rPr>
        <w:t>and</w:t>
      </w:r>
      <w:r w:rsidRPr="00C45C73">
        <w:rPr>
          <w:rFonts w:ascii="Times New Roman" w:hAnsi="Times New Roman"/>
          <w:i/>
          <w:iCs/>
          <w:spacing w:val="40"/>
        </w:rPr>
        <w:t xml:space="preserve"> </w:t>
      </w:r>
      <w:r w:rsidRPr="00C45C73">
        <w:rPr>
          <w:rFonts w:ascii="Times New Roman" w:hAnsi="Times New Roman"/>
          <w:i/>
          <w:iCs/>
        </w:rPr>
        <w:t>their</w:t>
      </w:r>
      <w:r w:rsidRPr="00C45C73">
        <w:rPr>
          <w:rFonts w:ascii="Times New Roman" w:hAnsi="Times New Roman"/>
          <w:i/>
          <w:iCs/>
          <w:spacing w:val="40"/>
        </w:rPr>
        <w:t xml:space="preserve"> </w:t>
      </w:r>
      <w:r w:rsidRPr="00C45C73">
        <w:rPr>
          <w:rFonts w:ascii="Times New Roman" w:hAnsi="Times New Roman"/>
          <w:i/>
          <w:iCs/>
        </w:rPr>
        <w:t>perception</w:t>
      </w:r>
      <w:r w:rsidRPr="00C45C73">
        <w:rPr>
          <w:rFonts w:ascii="Times New Roman" w:hAnsi="Times New Roman"/>
          <w:i/>
          <w:iCs/>
          <w:spacing w:val="40"/>
        </w:rPr>
        <w:t xml:space="preserve"> </w:t>
      </w:r>
      <w:r w:rsidRPr="00C45C73">
        <w:rPr>
          <w:rFonts w:ascii="Times New Roman" w:hAnsi="Times New Roman"/>
          <w:i/>
          <w:iCs/>
        </w:rPr>
        <w:t>of</w:t>
      </w:r>
      <w:r w:rsidRPr="00C45C73">
        <w:rPr>
          <w:rFonts w:ascii="Times New Roman" w:hAnsi="Times New Roman"/>
          <w:i/>
          <w:iCs/>
          <w:spacing w:val="40"/>
        </w:rPr>
        <w:t xml:space="preserve"> </w:t>
      </w:r>
      <w:r w:rsidRPr="00C45C73">
        <w:rPr>
          <w:rFonts w:ascii="Times New Roman" w:hAnsi="Times New Roman"/>
          <w:i/>
          <w:iCs/>
        </w:rPr>
        <w:t>the strategy</w:t>
      </w:r>
      <w:r w:rsidRPr="00C45C73">
        <w:rPr>
          <w:rFonts w:ascii="Times New Roman" w:hAnsi="Times New Roman"/>
        </w:rPr>
        <w:t>.</w:t>
      </w:r>
      <w:proofErr w:type="gramEnd"/>
      <w:r w:rsidRPr="00C45C73">
        <w:rPr>
          <w:rFonts w:ascii="Times New Roman" w:hAnsi="Times New Roman"/>
        </w:rPr>
        <w:t xml:space="preserve"> </w:t>
      </w:r>
      <w:proofErr w:type="gramStart"/>
      <w:r w:rsidRPr="00C45C73">
        <w:rPr>
          <w:rFonts w:ascii="Times New Roman" w:hAnsi="Times New Roman"/>
        </w:rPr>
        <w:t>Journal of language teaching and research, 11(2), 335-341.</w:t>
      </w:r>
      <w:proofErr w:type="gramEnd"/>
    </w:p>
    <w:p w14:paraId="1FB6388A" w14:textId="21731791" w:rsidR="0066468A" w:rsidRPr="0066468A" w:rsidRDefault="0066468A" w:rsidP="0066468A">
      <w:pPr>
        <w:ind w:left="1135" w:hanging="1135"/>
        <w:jc w:val="both"/>
        <w:rPr>
          <w:rFonts w:ascii="Times New Roman" w:hAnsi="Times New Roman"/>
          <w:sz w:val="24"/>
          <w:szCs w:val="24"/>
        </w:rPr>
      </w:pPr>
      <w:bookmarkStart w:id="46" w:name="_Hlk178633866"/>
      <w:r w:rsidRPr="00C45C73">
        <w:rPr>
          <w:rFonts w:ascii="Times New Roman" w:hAnsi="Times New Roman"/>
          <w:sz w:val="24"/>
          <w:szCs w:val="24"/>
        </w:rPr>
        <w:t>Cote, C. (2021, December 14). What is Regression Analysis in Bussiness Analytics? Retrieved Januari 17, 2024</w:t>
      </w:r>
      <w:bookmarkEnd w:id="46"/>
    </w:p>
    <w:p w14:paraId="74915B31" w14:textId="77777777" w:rsidR="0066468A" w:rsidRPr="00C45C73" w:rsidRDefault="0066468A" w:rsidP="0066468A">
      <w:pPr>
        <w:pStyle w:val="BodyText"/>
        <w:spacing w:before="160" w:line="240" w:lineRule="auto"/>
        <w:ind w:left="1135" w:right="139" w:hanging="1135"/>
        <w:rPr>
          <w:rFonts w:ascii="Times New Roman" w:hAnsi="Times New Roman"/>
        </w:rPr>
      </w:pPr>
      <w:proofErr w:type="spellStart"/>
      <w:r w:rsidRPr="00C45C73">
        <w:rPr>
          <w:rFonts w:ascii="Times New Roman" w:hAnsi="Times New Roman"/>
        </w:rPr>
        <w:t>Dalimunthe</w:t>
      </w:r>
      <w:proofErr w:type="spellEnd"/>
      <w:r w:rsidRPr="00C45C73">
        <w:rPr>
          <w:rFonts w:ascii="Times New Roman" w:hAnsi="Times New Roman"/>
        </w:rPr>
        <w:t xml:space="preserve">, M. R. (2021). The Effect </w:t>
      </w:r>
      <w:proofErr w:type="gramStart"/>
      <w:r w:rsidRPr="00C45C73">
        <w:rPr>
          <w:rFonts w:ascii="Times New Roman" w:hAnsi="Times New Roman"/>
        </w:rPr>
        <w:t>Of</w:t>
      </w:r>
      <w:proofErr w:type="gramEnd"/>
      <w:r w:rsidRPr="00C45C73">
        <w:rPr>
          <w:rFonts w:ascii="Times New Roman" w:hAnsi="Times New Roman"/>
        </w:rPr>
        <w:t xml:space="preserve"> Using Sequence Picture On </w:t>
      </w:r>
      <w:proofErr w:type="spellStart"/>
      <w:r w:rsidRPr="00C45C73">
        <w:rPr>
          <w:rFonts w:ascii="Times New Roman" w:hAnsi="Times New Roman"/>
        </w:rPr>
        <w:t>Students’writing</w:t>
      </w:r>
      <w:proofErr w:type="spellEnd"/>
      <w:r w:rsidRPr="00C45C73">
        <w:rPr>
          <w:rFonts w:ascii="Times New Roman" w:hAnsi="Times New Roman"/>
        </w:rPr>
        <w:t xml:space="preserve"> Descriptive Text At The Xi Student Of </w:t>
      </w:r>
      <w:proofErr w:type="spellStart"/>
      <w:r w:rsidRPr="00C45C73">
        <w:rPr>
          <w:rFonts w:ascii="Times New Roman" w:hAnsi="Times New Roman"/>
        </w:rPr>
        <w:t>Sma</w:t>
      </w:r>
      <w:proofErr w:type="spellEnd"/>
      <w:r w:rsidRPr="00C45C73">
        <w:rPr>
          <w:rFonts w:ascii="Times New Roman" w:hAnsi="Times New Roman"/>
        </w:rPr>
        <w:t xml:space="preserve"> </w:t>
      </w:r>
      <w:proofErr w:type="spellStart"/>
      <w:r w:rsidRPr="00C45C73">
        <w:rPr>
          <w:rFonts w:ascii="Times New Roman" w:hAnsi="Times New Roman"/>
        </w:rPr>
        <w:t>Sista</w:t>
      </w:r>
      <w:proofErr w:type="spellEnd"/>
      <w:r w:rsidRPr="00C45C73">
        <w:rPr>
          <w:rFonts w:ascii="Times New Roman" w:hAnsi="Times New Roman"/>
        </w:rPr>
        <w:t xml:space="preserve"> </w:t>
      </w:r>
      <w:proofErr w:type="spellStart"/>
      <w:r w:rsidRPr="00C45C73">
        <w:rPr>
          <w:rFonts w:ascii="Times New Roman" w:hAnsi="Times New Roman"/>
        </w:rPr>
        <w:t>Kampus</w:t>
      </w:r>
      <w:proofErr w:type="spellEnd"/>
      <w:r w:rsidRPr="00C45C73">
        <w:rPr>
          <w:rFonts w:ascii="Times New Roman" w:hAnsi="Times New Roman"/>
        </w:rPr>
        <w:t xml:space="preserve"> </w:t>
      </w:r>
      <w:proofErr w:type="spellStart"/>
      <w:r w:rsidRPr="00C45C73">
        <w:rPr>
          <w:rFonts w:ascii="Times New Roman" w:hAnsi="Times New Roman"/>
        </w:rPr>
        <w:t>Padangsidimpuan</w:t>
      </w:r>
      <w:proofErr w:type="spellEnd"/>
      <w:r w:rsidRPr="00C45C73">
        <w:rPr>
          <w:rFonts w:ascii="Times New Roman" w:hAnsi="Times New Roman"/>
        </w:rPr>
        <w:t>.</w:t>
      </w:r>
      <w:r w:rsidRPr="00C45C73">
        <w:rPr>
          <w:rFonts w:ascii="Times New Roman" w:hAnsi="Times New Roman"/>
          <w:spacing w:val="-3"/>
        </w:rPr>
        <w:t xml:space="preserve"> </w:t>
      </w:r>
      <w:proofErr w:type="spellStart"/>
      <w:r w:rsidRPr="00C45C73">
        <w:rPr>
          <w:rFonts w:ascii="Times New Roman" w:hAnsi="Times New Roman"/>
        </w:rPr>
        <w:t>Jurnal</w:t>
      </w:r>
      <w:proofErr w:type="spellEnd"/>
      <w:r w:rsidRPr="00C45C73">
        <w:rPr>
          <w:rFonts w:ascii="Times New Roman" w:hAnsi="Times New Roman"/>
        </w:rPr>
        <w:t xml:space="preserve"> Liner (Language Intelligence and Educational Research), 4(2), 13-26.</w:t>
      </w:r>
    </w:p>
    <w:p w14:paraId="353B2E30" w14:textId="653F9F1A" w:rsidR="00FC0344" w:rsidRDefault="00FC0344" w:rsidP="0059180D">
      <w:pPr>
        <w:pStyle w:val="BodyText"/>
        <w:spacing w:before="160" w:line="240" w:lineRule="auto"/>
        <w:ind w:left="1135" w:right="139" w:hanging="1135"/>
        <w:rPr>
          <w:rFonts w:ascii="Times New Roman" w:hAnsi="Times New Roman"/>
        </w:rPr>
      </w:pPr>
      <w:proofErr w:type="spellStart"/>
      <w:proofErr w:type="gramStart"/>
      <w:r w:rsidRPr="00C45C73">
        <w:rPr>
          <w:rFonts w:ascii="Times New Roman" w:hAnsi="Times New Roman"/>
        </w:rPr>
        <w:t>Firman</w:t>
      </w:r>
      <w:proofErr w:type="spellEnd"/>
      <w:r w:rsidRPr="00C45C73">
        <w:rPr>
          <w:rFonts w:ascii="Times New Roman" w:hAnsi="Times New Roman"/>
        </w:rPr>
        <w:t xml:space="preserve">, F., </w:t>
      </w:r>
      <w:proofErr w:type="spellStart"/>
      <w:r w:rsidRPr="00C45C73">
        <w:rPr>
          <w:rFonts w:ascii="Times New Roman" w:hAnsi="Times New Roman"/>
        </w:rPr>
        <w:t>Mirnawati</w:t>
      </w:r>
      <w:proofErr w:type="spellEnd"/>
      <w:r w:rsidRPr="00C45C73">
        <w:rPr>
          <w:rFonts w:ascii="Times New Roman" w:hAnsi="Times New Roman"/>
        </w:rPr>
        <w:t xml:space="preserve">, M., </w:t>
      </w:r>
      <w:proofErr w:type="spellStart"/>
      <w:r w:rsidRPr="00C45C73">
        <w:rPr>
          <w:rFonts w:ascii="Times New Roman" w:hAnsi="Times New Roman"/>
        </w:rPr>
        <w:t>Sukirman</w:t>
      </w:r>
      <w:proofErr w:type="spellEnd"/>
      <w:r w:rsidRPr="00C45C73">
        <w:rPr>
          <w:rFonts w:ascii="Times New Roman" w:hAnsi="Times New Roman"/>
        </w:rPr>
        <w:t xml:space="preserve">, S., &amp; </w:t>
      </w:r>
      <w:proofErr w:type="spellStart"/>
      <w:r w:rsidRPr="00C45C73">
        <w:rPr>
          <w:rFonts w:ascii="Times New Roman" w:hAnsi="Times New Roman"/>
        </w:rPr>
        <w:t>Aswar</w:t>
      </w:r>
      <w:proofErr w:type="spellEnd"/>
      <w:r w:rsidRPr="00C45C73">
        <w:rPr>
          <w:rFonts w:ascii="Times New Roman" w:hAnsi="Times New Roman"/>
        </w:rPr>
        <w:t>, N. (2020).</w:t>
      </w:r>
      <w:proofErr w:type="gramEnd"/>
      <w:r w:rsidRPr="00C45C73">
        <w:rPr>
          <w:rFonts w:ascii="Times New Roman" w:hAnsi="Times New Roman"/>
        </w:rPr>
        <w:t xml:space="preserve"> The Relationship </w:t>
      </w:r>
      <w:proofErr w:type="gramStart"/>
      <w:r w:rsidRPr="00C45C73">
        <w:rPr>
          <w:rFonts w:ascii="Times New Roman" w:hAnsi="Times New Roman"/>
        </w:rPr>
        <w:t>Between</w:t>
      </w:r>
      <w:proofErr w:type="gramEnd"/>
      <w:r w:rsidRPr="00C45C73">
        <w:rPr>
          <w:rFonts w:ascii="Times New Roman" w:hAnsi="Times New Roman"/>
        </w:rPr>
        <w:t xml:space="preserve"> Student Learning Types and Indonesian Language Learning Achievement in FTIK IAIN </w:t>
      </w:r>
      <w:proofErr w:type="spellStart"/>
      <w:r w:rsidRPr="00C45C73">
        <w:rPr>
          <w:rFonts w:ascii="Times New Roman" w:hAnsi="Times New Roman"/>
        </w:rPr>
        <w:t>Palopo</w:t>
      </w:r>
      <w:proofErr w:type="spellEnd"/>
      <w:r w:rsidRPr="00C45C73">
        <w:rPr>
          <w:rFonts w:ascii="Times New Roman" w:hAnsi="Times New Roman"/>
        </w:rPr>
        <w:t xml:space="preserve"> Students. </w:t>
      </w:r>
      <w:proofErr w:type="spellStart"/>
      <w:r w:rsidRPr="00C45C73">
        <w:rPr>
          <w:rFonts w:ascii="Times New Roman" w:hAnsi="Times New Roman"/>
          <w:i/>
        </w:rPr>
        <w:t>Jurnal</w:t>
      </w:r>
      <w:proofErr w:type="spellEnd"/>
      <w:r w:rsidRPr="00C45C73">
        <w:rPr>
          <w:rFonts w:ascii="Times New Roman" w:hAnsi="Times New Roman"/>
          <w:i/>
        </w:rPr>
        <w:t xml:space="preserve"> </w:t>
      </w:r>
      <w:proofErr w:type="spellStart"/>
      <w:r w:rsidRPr="00C45C73">
        <w:rPr>
          <w:rFonts w:ascii="Times New Roman" w:hAnsi="Times New Roman"/>
          <w:i/>
        </w:rPr>
        <w:t>Konsepsi</w:t>
      </w:r>
      <w:proofErr w:type="spellEnd"/>
      <w:r w:rsidRPr="00C45C73">
        <w:rPr>
          <w:rFonts w:ascii="Times New Roman" w:hAnsi="Times New Roman"/>
        </w:rPr>
        <w:t xml:space="preserve">, </w:t>
      </w:r>
      <w:r w:rsidRPr="00C45C73">
        <w:rPr>
          <w:rFonts w:ascii="Times New Roman" w:hAnsi="Times New Roman"/>
          <w:i/>
        </w:rPr>
        <w:t>9</w:t>
      </w:r>
      <w:r w:rsidRPr="00C45C73">
        <w:rPr>
          <w:rFonts w:ascii="Times New Roman" w:hAnsi="Times New Roman"/>
        </w:rPr>
        <w:t>(1), 1-12.</w:t>
      </w:r>
    </w:p>
    <w:p w14:paraId="54C7A700" w14:textId="7ED1BCED" w:rsidR="0066468A" w:rsidRPr="00C45C73" w:rsidRDefault="0066468A" w:rsidP="0066468A">
      <w:pPr>
        <w:pStyle w:val="BodyText"/>
        <w:spacing w:before="160" w:line="240" w:lineRule="auto"/>
        <w:ind w:left="1135" w:right="139" w:hanging="1135"/>
        <w:rPr>
          <w:rFonts w:ascii="Times New Roman" w:hAnsi="Times New Roman"/>
        </w:rPr>
      </w:pPr>
      <w:proofErr w:type="spellStart"/>
      <w:proofErr w:type="gramStart"/>
      <w:r w:rsidRPr="00C45C73">
        <w:rPr>
          <w:rFonts w:ascii="Times New Roman" w:hAnsi="Times New Roman"/>
        </w:rPr>
        <w:t>Fraenkel</w:t>
      </w:r>
      <w:proofErr w:type="spellEnd"/>
      <w:r w:rsidRPr="00C45C73">
        <w:rPr>
          <w:rFonts w:ascii="Times New Roman" w:hAnsi="Times New Roman"/>
        </w:rPr>
        <w:t xml:space="preserve">, J. R., </w:t>
      </w:r>
      <w:proofErr w:type="spellStart"/>
      <w:r w:rsidRPr="00C45C73">
        <w:rPr>
          <w:rFonts w:ascii="Times New Roman" w:hAnsi="Times New Roman"/>
        </w:rPr>
        <w:t>Wallen</w:t>
      </w:r>
      <w:proofErr w:type="spellEnd"/>
      <w:r w:rsidRPr="00C45C73">
        <w:rPr>
          <w:rFonts w:ascii="Times New Roman" w:hAnsi="Times New Roman"/>
        </w:rPr>
        <w:t>, N. E., &amp; Hyun, H. H. (2012).</w:t>
      </w:r>
      <w:proofErr w:type="gramEnd"/>
      <w:r w:rsidRPr="00C45C73">
        <w:rPr>
          <w:rFonts w:ascii="Times New Roman" w:hAnsi="Times New Roman"/>
        </w:rPr>
        <w:t xml:space="preserve"> How to evaluate research in education (8th </w:t>
      </w:r>
      <w:proofErr w:type="gramStart"/>
      <w:r w:rsidRPr="00C45C73">
        <w:rPr>
          <w:rFonts w:ascii="Times New Roman" w:hAnsi="Times New Roman"/>
        </w:rPr>
        <w:t>ed</w:t>
      </w:r>
      <w:proofErr w:type="gramEnd"/>
      <w:r w:rsidRPr="00C45C73">
        <w:rPr>
          <w:rFonts w:ascii="Times New Roman" w:hAnsi="Times New Roman"/>
        </w:rPr>
        <w:t>.). New York, NY: McGraw-Hill.</w:t>
      </w:r>
    </w:p>
    <w:p w14:paraId="54C1CBF6" w14:textId="77777777" w:rsidR="0066468A" w:rsidRPr="00C45C73" w:rsidRDefault="0066468A" w:rsidP="0066468A">
      <w:pPr>
        <w:spacing w:before="160"/>
        <w:ind w:left="1135" w:right="172" w:hanging="1135"/>
        <w:jc w:val="both"/>
        <w:rPr>
          <w:rFonts w:ascii="Times New Roman" w:hAnsi="Times New Roman"/>
          <w:sz w:val="24"/>
          <w:szCs w:val="24"/>
        </w:rPr>
      </w:pPr>
      <w:r w:rsidRPr="00C45C73">
        <w:rPr>
          <w:rFonts w:ascii="Times New Roman" w:hAnsi="Times New Roman"/>
          <w:sz w:val="24"/>
          <w:szCs w:val="24"/>
        </w:rPr>
        <w:t>Haryadi, R. N., Endah, J., &amp; Dalimunthe, L. (2021). The Effects Of Vocabulary And Grammar Mastery On Students’writing Skill In Descriptive Text (Surveys</w:t>
      </w:r>
      <w:r w:rsidRPr="00C45C73">
        <w:rPr>
          <w:rFonts w:ascii="Times New Roman" w:hAnsi="Times New Roman"/>
          <w:spacing w:val="-4"/>
          <w:sz w:val="24"/>
          <w:szCs w:val="24"/>
        </w:rPr>
        <w:t xml:space="preserve"> </w:t>
      </w:r>
      <w:r w:rsidRPr="00C45C73">
        <w:rPr>
          <w:rFonts w:ascii="Times New Roman" w:hAnsi="Times New Roman"/>
          <w:sz w:val="24"/>
          <w:szCs w:val="24"/>
        </w:rPr>
        <w:t>at</w:t>
      </w:r>
      <w:r w:rsidRPr="00C45C73">
        <w:rPr>
          <w:rFonts w:ascii="Times New Roman" w:hAnsi="Times New Roman"/>
          <w:spacing w:val="-3"/>
          <w:sz w:val="24"/>
          <w:szCs w:val="24"/>
        </w:rPr>
        <w:t xml:space="preserve"> </w:t>
      </w:r>
      <w:r w:rsidRPr="00C45C73">
        <w:rPr>
          <w:rFonts w:ascii="Times New Roman" w:hAnsi="Times New Roman"/>
          <w:sz w:val="24"/>
          <w:szCs w:val="24"/>
        </w:rPr>
        <w:t>Private</w:t>
      </w:r>
      <w:r w:rsidRPr="00C45C73">
        <w:rPr>
          <w:rFonts w:ascii="Times New Roman" w:hAnsi="Times New Roman"/>
          <w:spacing w:val="-4"/>
          <w:sz w:val="24"/>
          <w:szCs w:val="24"/>
        </w:rPr>
        <w:t xml:space="preserve"> </w:t>
      </w:r>
      <w:r w:rsidRPr="00C45C73">
        <w:rPr>
          <w:rFonts w:ascii="Times New Roman" w:hAnsi="Times New Roman"/>
          <w:sz w:val="24"/>
          <w:szCs w:val="24"/>
        </w:rPr>
        <w:t>Junior</w:t>
      </w:r>
      <w:r w:rsidRPr="00C45C73">
        <w:rPr>
          <w:rFonts w:ascii="Times New Roman" w:hAnsi="Times New Roman"/>
          <w:spacing w:val="-3"/>
          <w:sz w:val="24"/>
          <w:szCs w:val="24"/>
        </w:rPr>
        <w:t xml:space="preserve"> </w:t>
      </w:r>
      <w:r w:rsidRPr="00C45C73">
        <w:rPr>
          <w:rFonts w:ascii="Times New Roman" w:hAnsi="Times New Roman"/>
          <w:sz w:val="24"/>
          <w:szCs w:val="24"/>
        </w:rPr>
        <w:t>High</w:t>
      </w:r>
      <w:r w:rsidRPr="00C45C73">
        <w:rPr>
          <w:rFonts w:ascii="Times New Roman" w:hAnsi="Times New Roman"/>
          <w:spacing w:val="-3"/>
          <w:sz w:val="24"/>
          <w:szCs w:val="24"/>
        </w:rPr>
        <w:t xml:space="preserve"> </w:t>
      </w:r>
      <w:r w:rsidRPr="00C45C73">
        <w:rPr>
          <w:rFonts w:ascii="Times New Roman" w:hAnsi="Times New Roman"/>
          <w:sz w:val="24"/>
          <w:szCs w:val="24"/>
        </w:rPr>
        <w:t>Schools</w:t>
      </w:r>
      <w:r w:rsidRPr="00C45C73">
        <w:rPr>
          <w:rFonts w:ascii="Times New Roman" w:hAnsi="Times New Roman"/>
          <w:spacing w:val="-4"/>
          <w:sz w:val="24"/>
          <w:szCs w:val="24"/>
        </w:rPr>
        <w:t xml:space="preserve"> </w:t>
      </w:r>
      <w:r w:rsidRPr="00C45C73">
        <w:rPr>
          <w:rFonts w:ascii="Times New Roman" w:hAnsi="Times New Roman"/>
          <w:sz w:val="24"/>
          <w:szCs w:val="24"/>
        </w:rPr>
        <w:t>in</w:t>
      </w:r>
      <w:r w:rsidRPr="00C45C73">
        <w:rPr>
          <w:rFonts w:ascii="Times New Roman" w:hAnsi="Times New Roman"/>
          <w:spacing w:val="-3"/>
          <w:sz w:val="24"/>
          <w:szCs w:val="24"/>
        </w:rPr>
        <w:t xml:space="preserve"> </w:t>
      </w:r>
      <w:r w:rsidRPr="00C45C73">
        <w:rPr>
          <w:rFonts w:ascii="Times New Roman" w:hAnsi="Times New Roman"/>
          <w:sz w:val="24"/>
          <w:szCs w:val="24"/>
        </w:rPr>
        <w:t>Serang</w:t>
      </w:r>
      <w:r w:rsidRPr="00C45C73">
        <w:rPr>
          <w:rFonts w:ascii="Times New Roman" w:hAnsi="Times New Roman"/>
          <w:spacing w:val="-3"/>
          <w:sz w:val="24"/>
          <w:szCs w:val="24"/>
        </w:rPr>
        <w:t xml:space="preserve"> </w:t>
      </w:r>
      <w:r w:rsidRPr="00C45C73">
        <w:rPr>
          <w:rFonts w:ascii="Times New Roman" w:hAnsi="Times New Roman"/>
          <w:sz w:val="24"/>
          <w:szCs w:val="24"/>
        </w:rPr>
        <w:t>Banten).</w:t>
      </w:r>
      <w:r w:rsidRPr="00C45C73">
        <w:rPr>
          <w:rFonts w:ascii="Times New Roman" w:hAnsi="Times New Roman"/>
          <w:spacing w:val="-3"/>
          <w:sz w:val="24"/>
          <w:szCs w:val="24"/>
        </w:rPr>
        <w:t xml:space="preserve"> </w:t>
      </w:r>
      <w:r w:rsidRPr="00C45C73">
        <w:rPr>
          <w:rFonts w:ascii="Times New Roman" w:hAnsi="Times New Roman"/>
          <w:i/>
          <w:sz w:val="24"/>
          <w:szCs w:val="24"/>
        </w:rPr>
        <w:t>JLE:</w:t>
      </w:r>
      <w:r w:rsidRPr="00C45C73">
        <w:rPr>
          <w:rFonts w:ascii="Times New Roman" w:hAnsi="Times New Roman"/>
          <w:i/>
          <w:spacing w:val="-3"/>
          <w:sz w:val="24"/>
          <w:szCs w:val="24"/>
        </w:rPr>
        <w:t xml:space="preserve"> </w:t>
      </w:r>
      <w:r w:rsidRPr="00C45C73">
        <w:rPr>
          <w:rFonts w:ascii="Times New Roman" w:hAnsi="Times New Roman"/>
          <w:i/>
          <w:sz w:val="24"/>
          <w:szCs w:val="24"/>
        </w:rPr>
        <w:t>Journal</w:t>
      </w:r>
      <w:r w:rsidRPr="00C45C73">
        <w:rPr>
          <w:rFonts w:ascii="Times New Roman" w:hAnsi="Times New Roman"/>
          <w:i/>
          <w:spacing w:val="-3"/>
          <w:sz w:val="24"/>
          <w:szCs w:val="24"/>
        </w:rPr>
        <w:t xml:space="preserve"> </w:t>
      </w:r>
      <w:r w:rsidRPr="00C45C73">
        <w:rPr>
          <w:rFonts w:ascii="Times New Roman" w:hAnsi="Times New Roman"/>
          <w:i/>
          <w:sz w:val="24"/>
          <w:szCs w:val="24"/>
        </w:rPr>
        <w:t>of Literate of English Education Research Program</w:t>
      </w:r>
      <w:r w:rsidRPr="00C45C73">
        <w:rPr>
          <w:rFonts w:ascii="Times New Roman" w:hAnsi="Times New Roman"/>
          <w:sz w:val="24"/>
          <w:szCs w:val="24"/>
        </w:rPr>
        <w:t xml:space="preserve">, </w:t>
      </w:r>
      <w:r w:rsidRPr="00C45C73">
        <w:rPr>
          <w:rFonts w:ascii="Times New Roman" w:hAnsi="Times New Roman"/>
          <w:i/>
          <w:sz w:val="24"/>
          <w:szCs w:val="24"/>
        </w:rPr>
        <w:t>2</w:t>
      </w:r>
      <w:r w:rsidRPr="00C45C73">
        <w:rPr>
          <w:rFonts w:ascii="Times New Roman" w:hAnsi="Times New Roman"/>
          <w:sz w:val="24"/>
          <w:szCs w:val="24"/>
        </w:rPr>
        <w:t>(02), 46-54.</w:t>
      </w:r>
    </w:p>
    <w:p w14:paraId="675E98DA" w14:textId="1286C7B6" w:rsidR="0066468A" w:rsidRDefault="0066468A" w:rsidP="0059180D">
      <w:pPr>
        <w:pStyle w:val="BodyText"/>
        <w:spacing w:before="160" w:line="240" w:lineRule="auto"/>
        <w:ind w:left="1135" w:right="140" w:hanging="1135"/>
        <w:rPr>
          <w:rFonts w:ascii="Times New Roman" w:hAnsi="Times New Roman"/>
          <w:spacing w:val="-2"/>
          <w:szCs w:val="24"/>
        </w:rPr>
      </w:pPr>
      <w:proofErr w:type="spellStart"/>
      <w:r w:rsidRPr="00C45C73">
        <w:rPr>
          <w:rFonts w:ascii="Times New Roman" w:hAnsi="Times New Roman"/>
          <w:szCs w:val="24"/>
        </w:rPr>
        <w:t>Laili</w:t>
      </w:r>
      <w:proofErr w:type="spellEnd"/>
      <w:r w:rsidRPr="00C45C73">
        <w:rPr>
          <w:rFonts w:ascii="Times New Roman" w:hAnsi="Times New Roman"/>
          <w:szCs w:val="24"/>
        </w:rPr>
        <w:t>, E. N. (2022).</w:t>
      </w:r>
      <w:r w:rsidRPr="00C45C73">
        <w:rPr>
          <w:rFonts w:ascii="Times New Roman" w:hAnsi="Times New Roman"/>
          <w:spacing w:val="-3"/>
          <w:szCs w:val="24"/>
        </w:rPr>
        <w:t xml:space="preserve"> </w:t>
      </w:r>
      <w:r w:rsidRPr="00C45C73">
        <w:rPr>
          <w:rFonts w:ascii="Times New Roman" w:hAnsi="Times New Roman"/>
          <w:i/>
          <w:szCs w:val="24"/>
        </w:rPr>
        <w:t xml:space="preserve">The Correlation </w:t>
      </w:r>
      <w:proofErr w:type="gramStart"/>
      <w:r w:rsidRPr="00C45C73">
        <w:rPr>
          <w:rFonts w:ascii="Times New Roman" w:hAnsi="Times New Roman"/>
          <w:i/>
          <w:szCs w:val="24"/>
        </w:rPr>
        <w:t>Between</w:t>
      </w:r>
      <w:proofErr w:type="gramEnd"/>
      <w:r w:rsidRPr="00C45C73">
        <w:rPr>
          <w:rFonts w:ascii="Times New Roman" w:hAnsi="Times New Roman"/>
          <w:i/>
          <w:szCs w:val="24"/>
        </w:rPr>
        <w:t xml:space="preserve"> </w:t>
      </w:r>
      <w:proofErr w:type="spellStart"/>
      <w:r w:rsidRPr="00C45C73">
        <w:rPr>
          <w:rFonts w:ascii="Times New Roman" w:hAnsi="Times New Roman"/>
          <w:i/>
          <w:szCs w:val="24"/>
        </w:rPr>
        <w:t>Students'vocabulary</w:t>
      </w:r>
      <w:proofErr w:type="spellEnd"/>
      <w:r w:rsidRPr="00C45C73">
        <w:rPr>
          <w:rFonts w:ascii="Times New Roman" w:hAnsi="Times New Roman"/>
          <w:i/>
          <w:szCs w:val="24"/>
        </w:rPr>
        <w:t xml:space="preserve"> Mastery And Writing Skill At </w:t>
      </w:r>
      <w:proofErr w:type="spellStart"/>
      <w:r w:rsidRPr="00C45C73">
        <w:rPr>
          <w:rFonts w:ascii="Times New Roman" w:hAnsi="Times New Roman"/>
          <w:i/>
          <w:szCs w:val="24"/>
        </w:rPr>
        <w:t>Skm</w:t>
      </w:r>
      <w:proofErr w:type="spellEnd"/>
      <w:r w:rsidRPr="00C45C73">
        <w:rPr>
          <w:rFonts w:ascii="Times New Roman" w:hAnsi="Times New Roman"/>
          <w:i/>
          <w:szCs w:val="24"/>
        </w:rPr>
        <w:t xml:space="preserve"> </w:t>
      </w:r>
      <w:proofErr w:type="spellStart"/>
      <w:r w:rsidRPr="00C45C73">
        <w:rPr>
          <w:rFonts w:ascii="Times New Roman" w:hAnsi="Times New Roman"/>
          <w:i/>
          <w:szCs w:val="24"/>
        </w:rPr>
        <w:t>Negeri</w:t>
      </w:r>
      <w:proofErr w:type="spellEnd"/>
      <w:r w:rsidRPr="00C45C73">
        <w:rPr>
          <w:rFonts w:ascii="Times New Roman" w:hAnsi="Times New Roman"/>
          <w:i/>
          <w:szCs w:val="24"/>
        </w:rPr>
        <w:t xml:space="preserve"> 2 </w:t>
      </w:r>
      <w:proofErr w:type="spellStart"/>
      <w:r w:rsidRPr="00C45C73">
        <w:rPr>
          <w:rFonts w:ascii="Times New Roman" w:hAnsi="Times New Roman"/>
          <w:i/>
          <w:szCs w:val="24"/>
        </w:rPr>
        <w:t>Ponorogo</w:t>
      </w:r>
      <w:proofErr w:type="spellEnd"/>
      <w:r w:rsidRPr="00C45C73">
        <w:rPr>
          <w:rFonts w:ascii="Times New Roman" w:hAnsi="Times New Roman"/>
          <w:i/>
          <w:spacing w:val="-2"/>
          <w:szCs w:val="24"/>
        </w:rPr>
        <w:t xml:space="preserve"> </w:t>
      </w:r>
      <w:r w:rsidRPr="00C45C73">
        <w:rPr>
          <w:rFonts w:ascii="Times New Roman" w:hAnsi="Times New Roman"/>
          <w:szCs w:val="24"/>
        </w:rPr>
        <w:t xml:space="preserve">(Doctoral Dissertation, Iain </w:t>
      </w:r>
      <w:proofErr w:type="spellStart"/>
      <w:r w:rsidRPr="00C45C73">
        <w:rPr>
          <w:rFonts w:ascii="Times New Roman" w:hAnsi="Times New Roman"/>
          <w:spacing w:val="-2"/>
          <w:szCs w:val="24"/>
        </w:rPr>
        <w:t>Ponorogo</w:t>
      </w:r>
      <w:proofErr w:type="spellEnd"/>
      <w:r w:rsidRPr="00C45C73">
        <w:rPr>
          <w:rFonts w:ascii="Times New Roman" w:hAnsi="Times New Roman"/>
          <w:spacing w:val="-2"/>
          <w:szCs w:val="24"/>
        </w:rPr>
        <w:t>).</w:t>
      </w:r>
    </w:p>
    <w:p w14:paraId="57A85959" w14:textId="5B2F33EE" w:rsidR="0066468A" w:rsidRPr="0066468A" w:rsidRDefault="0066468A" w:rsidP="0066468A">
      <w:pPr>
        <w:pStyle w:val="BodyText"/>
        <w:spacing w:before="160" w:line="240" w:lineRule="auto"/>
        <w:ind w:left="1135" w:right="141" w:hanging="1135"/>
        <w:rPr>
          <w:rFonts w:ascii="Times New Roman" w:hAnsi="Times New Roman"/>
        </w:rPr>
      </w:pPr>
      <w:proofErr w:type="gramStart"/>
      <w:r w:rsidRPr="00C45C73">
        <w:rPr>
          <w:rFonts w:ascii="Times New Roman" w:hAnsi="Times New Roman"/>
        </w:rPr>
        <w:t>Malik, M. (2019).</w:t>
      </w:r>
      <w:proofErr w:type="gramEnd"/>
      <w:r w:rsidRPr="00C45C73">
        <w:rPr>
          <w:rFonts w:ascii="Times New Roman" w:hAnsi="Times New Roman"/>
        </w:rPr>
        <w:t xml:space="preserve"> </w:t>
      </w:r>
      <w:proofErr w:type="gramStart"/>
      <w:r w:rsidRPr="00C45C73">
        <w:rPr>
          <w:rFonts w:ascii="Times New Roman" w:hAnsi="Times New Roman"/>
        </w:rPr>
        <w:t>Writing Skills Development among Students with Deafness at Elementary Level.</w:t>
      </w:r>
      <w:proofErr w:type="gramEnd"/>
      <w:r w:rsidRPr="00C45C73">
        <w:rPr>
          <w:rFonts w:ascii="Times New Roman" w:hAnsi="Times New Roman"/>
        </w:rPr>
        <w:t xml:space="preserve"> Bulletin of Education and Research, 41(1), 1-16.</w:t>
      </w:r>
    </w:p>
    <w:p w14:paraId="2F5C3FBF" w14:textId="77777777" w:rsidR="0066468A" w:rsidRPr="00C45C73" w:rsidRDefault="0066468A" w:rsidP="0066468A">
      <w:pPr>
        <w:ind w:left="1135" w:right="139" w:hanging="1135"/>
        <w:jc w:val="both"/>
        <w:rPr>
          <w:rFonts w:ascii="Times New Roman" w:hAnsi="Times New Roman"/>
          <w:sz w:val="24"/>
          <w:szCs w:val="24"/>
        </w:rPr>
      </w:pPr>
      <w:r w:rsidRPr="00C45C73">
        <w:rPr>
          <w:rFonts w:ascii="Times New Roman" w:hAnsi="Times New Roman"/>
          <w:sz w:val="24"/>
          <w:szCs w:val="24"/>
        </w:rPr>
        <w:lastRenderedPageBreak/>
        <w:t>Obilor,</w:t>
      </w:r>
      <w:r w:rsidRPr="00C45C73">
        <w:rPr>
          <w:rFonts w:ascii="Times New Roman" w:hAnsi="Times New Roman"/>
          <w:spacing w:val="-7"/>
          <w:sz w:val="24"/>
          <w:szCs w:val="24"/>
        </w:rPr>
        <w:t xml:space="preserve"> </w:t>
      </w:r>
      <w:r w:rsidRPr="00C45C73">
        <w:rPr>
          <w:rFonts w:ascii="Times New Roman" w:hAnsi="Times New Roman"/>
          <w:sz w:val="24"/>
          <w:szCs w:val="24"/>
        </w:rPr>
        <w:t>E.</w:t>
      </w:r>
      <w:r w:rsidRPr="00C45C73">
        <w:rPr>
          <w:rFonts w:ascii="Times New Roman" w:hAnsi="Times New Roman"/>
          <w:spacing w:val="-7"/>
          <w:sz w:val="24"/>
          <w:szCs w:val="24"/>
        </w:rPr>
        <w:t xml:space="preserve"> </w:t>
      </w:r>
      <w:r w:rsidRPr="00C45C73">
        <w:rPr>
          <w:rFonts w:ascii="Times New Roman" w:hAnsi="Times New Roman"/>
          <w:sz w:val="24"/>
          <w:szCs w:val="24"/>
        </w:rPr>
        <w:t>I.</w:t>
      </w:r>
      <w:r w:rsidRPr="00C45C73">
        <w:rPr>
          <w:rFonts w:ascii="Times New Roman" w:hAnsi="Times New Roman"/>
          <w:spacing w:val="-7"/>
          <w:sz w:val="24"/>
          <w:szCs w:val="24"/>
        </w:rPr>
        <w:t xml:space="preserve"> </w:t>
      </w:r>
      <w:r w:rsidRPr="00C45C73">
        <w:rPr>
          <w:rFonts w:ascii="Times New Roman" w:hAnsi="Times New Roman"/>
          <w:sz w:val="24"/>
          <w:szCs w:val="24"/>
        </w:rPr>
        <w:t>(2023).</w:t>
      </w:r>
      <w:r w:rsidRPr="00C45C73">
        <w:rPr>
          <w:rFonts w:ascii="Times New Roman" w:hAnsi="Times New Roman"/>
          <w:spacing w:val="-7"/>
          <w:sz w:val="24"/>
          <w:szCs w:val="24"/>
        </w:rPr>
        <w:t xml:space="preserve"> </w:t>
      </w:r>
      <w:r w:rsidRPr="00C45C73">
        <w:rPr>
          <w:rFonts w:ascii="Times New Roman" w:hAnsi="Times New Roman"/>
          <w:sz w:val="24"/>
          <w:szCs w:val="24"/>
        </w:rPr>
        <w:t>Convenience</w:t>
      </w:r>
      <w:r w:rsidRPr="00C45C73">
        <w:rPr>
          <w:rFonts w:ascii="Times New Roman" w:hAnsi="Times New Roman"/>
          <w:spacing w:val="-7"/>
          <w:sz w:val="24"/>
          <w:szCs w:val="24"/>
        </w:rPr>
        <w:t xml:space="preserve"> </w:t>
      </w:r>
      <w:r w:rsidRPr="00C45C73">
        <w:rPr>
          <w:rFonts w:ascii="Times New Roman" w:hAnsi="Times New Roman"/>
          <w:sz w:val="24"/>
          <w:szCs w:val="24"/>
        </w:rPr>
        <w:t>and</w:t>
      </w:r>
      <w:r w:rsidRPr="00C45C73">
        <w:rPr>
          <w:rFonts w:ascii="Times New Roman" w:hAnsi="Times New Roman"/>
          <w:spacing w:val="-7"/>
          <w:sz w:val="24"/>
          <w:szCs w:val="24"/>
        </w:rPr>
        <w:t xml:space="preserve"> </w:t>
      </w:r>
      <w:r w:rsidRPr="00C45C73">
        <w:rPr>
          <w:rFonts w:ascii="Times New Roman" w:hAnsi="Times New Roman"/>
          <w:sz w:val="24"/>
          <w:szCs w:val="24"/>
        </w:rPr>
        <w:t>purposive</w:t>
      </w:r>
      <w:r w:rsidRPr="00C45C73">
        <w:rPr>
          <w:rFonts w:ascii="Times New Roman" w:hAnsi="Times New Roman"/>
          <w:spacing w:val="-7"/>
          <w:sz w:val="24"/>
          <w:szCs w:val="24"/>
        </w:rPr>
        <w:t xml:space="preserve"> </w:t>
      </w:r>
      <w:r w:rsidRPr="00C45C73">
        <w:rPr>
          <w:rFonts w:ascii="Times New Roman" w:hAnsi="Times New Roman"/>
          <w:sz w:val="24"/>
          <w:szCs w:val="24"/>
        </w:rPr>
        <w:t>sampling</w:t>
      </w:r>
      <w:r w:rsidRPr="00C45C73">
        <w:rPr>
          <w:rFonts w:ascii="Times New Roman" w:hAnsi="Times New Roman"/>
          <w:spacing w:val="-7"/>
          <w:sz w:val="24"/>
          <w:szCs w:val="24"/>
        </w:rPr>
        <w:t xml:space="preserve"> </w:t>
      </w:r>
      <w:r w:rsidRPr="00C45C73">
        <w:rPr>
          <w:rFonts w:ascii="Times New Roman" w:hAnsi="Times New Roman"/>
          <w:sz w:val="24"/>
          <w:szCs w:val="24"/>
        </w:rPr>
        <w:t>techniques:</w:t>
      </w:r>
      <w:r w:rsidRPr="00C45C73">
        <w:rPr>
          <w:rFonts w:ascii="Times New Roman" w:hAnsi="Times New Roman"/>
          <w:spacing w:val="-7"/>
          <w:sz w:val="24"/>
          <w:szCs w:val="24"/>
        </w:rPr>
        <w:t xml:space="preserve"> </w:t>
      </w:r>
      <w:r w:rsidRPr="00C45C73">
        <w:rPr>
          <w:rFonts w:ascii="Times New Roman" w:hAnsi="Times New Roman"/>
          <w:sz w:val="24"/>
          <w:szCs w:val="24"/>
        </w:rPr>
        <w:t>Are</w:t>
      </w:r>
      <w:r w:rsidRPr="00C45C73">
        <w:rPr>
          <w:rFonts w:ascii="Times New Roman" w:hAnsi="Times New Roman"/>
          <w:spacing w:val="-7"/>
          <w:sz w:val="24"/>
          <w:szCs w:val="24"/>
        </w:rPr>
        <w:t xml:space="preserve"> </w:t>
      </w:r>
      <w:r w:rsidRPr="00C45C73">
        <w:rPr>
          <w:rFonts w:ascii="Times New Roman" w:hAnsi="Times New Roman"/>
          <w:sz w:val="24"/>
          <w:szCs w:val="24"/>
        </w:rPr>
        <w:t>they</w:t>
      </w:r>
      <w:r w:rsidRPr="00C45C73">
        <w:rPr>
          <w:rFonts w:ascii="Times New Roman" w:hAnsi="Times New Roman"/>
          <w:spacing w:val="-7"/>
          <w:sz w:val="24"/>
          <w:szCs w:val="24"/>
        </w:rPr>
        <w:t xml:space="preserve"> </w:t>
      </w:r>
      <w:r w:rsidRPr="00C45C73">
        <w:rPr>
          <w:rFonts w:ascii="Times New Roman" w:hAnsi="Times New Roman"/>
          <w:sz w:val="24"/>
          <w:szCs w:val="24"/>
        </w:rPr>
        <w:t>the same.</w:t>
      </w:r>
      <w:r w:rsidRPr="00C45C73">
        <w:rPr>
          <w:rFonts w:ascii="Times New Roman" w:hAnsi="Times New Roman"/>
          <w:spacing w:val="-2"/>
          <w:sz w:val="24"/>
          <w:szCs w:val="24"/>
        </w:rPr>
        <w:t xml:space="preserve"> </w:t>
      </w:r>
      <w:r w:rsidRPr="00C45C73">
        <w:rPr>
          <w:rFonts w:ascii="Times New Roman" w:hAnsi="Times New Roman"/>
          <w:i/>
          <w:sz w:val="24"/>
          <w:szCs w:val="24"/>
        </w:rPr>
        <w:t>International Journal of Innovative Social &amp; Science Education Research</w:t>
      </w:r>
      <w:r w:rsidRPr="00C45C73">
        <w:rPr>
          <w:rFonts w:ascii="Times New Roman" w:hAnsi="Times New Roman"/>
          <w:sz w:val="24"/>
          <w:szCs w:val="24"/>
        </w:rPr>
        <w:t xml:space="preserve">, </w:t>
      </w:r>
      <w:r w:rsidRPr="00C45C73">
        <w:rPr>
          <w:rFonts w:ascii="Times New Roman" w:hAnsi="Times New Roman"/>
          <w:i/>
          <w:sz w:val="24"/>
          <w:szCs w:val="24"/>
        </w:rPr>
        <w:t>11</w:t>
      </w:r>
      <w:r w:rsidRPr="00C45C73">
        <w:rPr>
          <w:rFonts w:ascii="Times New Roman" w:hAnsi="Times New Roman"/>
          <w:sz w:val="24"/>
          <w:szCs w:val="24"/>
        </w:rPr>
        <w:t>(1), 1-7.</w:t>
      </w:r>
    </w:p>
    <w:p w14:paraId="430F1B39" w14:textId="6DB8D8B5" w:rsidR="00FC0344" w:rsidRPr="00C45C73" w:rsidRDefault="00FC0344" w:rsidP="0059180D">
      <w:pPr>
        <w:pStyle w:val="BodyText"/>
        <w:spacing w:before="160" w:line="240" w:lineRule="auto"/>
        <w:ind w:left="1135" w:right="140" w:hanging="1135"/>
        <w:rPr>
          <w:rFonts w:ascii="Times New Roman" w:hAnsi="Times New Roman"/>
        </w:rPr>
      </w:pPr>
      <w:proofErr w:type="spellStart"/>
      <w:r w:rsidRPr="00C45C73">
        <w:rPr>
          <w:rFonts w:ascii="Times New Roman" w:hAnsi="Times New Roman"/>
        </w:rPr>
        <w:t>Rahmati</w:t>
      </w:r>
      <w:proofErr w:type="spellEnd"/>
      <w:r w:rsidRPr="00C45C73">
        <w:rPr>
          <w:rFonts w:ascii="Times New Roman" w:hAnsi="Times New Roman"/>
        </w:rPr>
        <w:t>, U. (2018).</w:t>
      </w:r>
      <w:r w:rsidRPr="00C45C73">
        <w:rPr>
          <w:rFonts w:ascii="Times New Roman" w:hAnsi="Times New Roman"/>
          <w:spacing w:val="-3"/>
        </w:rPr>
        <w:t xml:space="preserve"> </w:t>
      </w:r>
      <w:r w:rsidRPr="00C45C73">
        <w:rPr>
          <w:rFonts w:ascii="Times New Roman" w:hAnsi="Times New Roman"/>
        </w:rPr>
        <w:t xml:space="preserve">The Correlation </w:t>
      </w:r>
      <w:proofErr w:type="gramStart"/>
      <w:r w:rsidRPr="00C45C73">
        <w:rPr>
          <w:rFonts w:ascii="Times New Roman" w:hAnsi="Times New Roman"/>
        </w:rPr>
        <w:t>Between Vocabulary Mastery And</w:t>
      </w:r>
      <w:proofErr w:type="gramEnd"/>
      <w:r w:rsidRPr="00C45C73">
        <w:rPr>
          <w:rFonts w:ascii="Times New Roman" w:hAnsi="Times New Roman"/>
        </w:rPr>
        <w:t xml:space="preserve"> Students' Writing Skill (Doctoral dissertation, UIN </w:t>
      </w:r>
      <w:proofErr w:type="spellStart"/>
      <w:r w:rsidRPr="00C45C73">
        <w:rPr>
          <w:rFonts w:ascii="Times New Roman" w:hAnsi="Times New Roman"/>
        </w:rPr>
        <w:t>Ar-Raniry</w:t>
      </w:r>
      <w:proofErr w:type="spellEnd"/>
      <w:r w:rsidRPr="00C45C73">
        <w:rPr>
          <w:rFonts w:ascii="Times New Roman" w:hAnsi="Times New Roman"/>
        </w:rPr>
        <w:t xml:space="preserve"> Banda Aceh).</w:t>
      </w:r>
    </w:p>
    <w:p w14:paraId="1B18ABE6" w14:textId="207C5FAE" w:rsidR="00FC0344" w:rsidRDefault="0066468A" w:rsidP="0059180D">
      <w:pPr>
        <w:spacing w:before="160"/>
        <w:ind w:left="1135" w:right="139" w:hanging="1135"/>
        <w:jc w:val="both"/>
        <w:rPr>
          <w:rFonts w:ascii="Times New Roman" w:hAnsi="Times New Roman"/>
        </w:rPr>
      </w:pPr>
      <w:r w:rsidRPr="00C45C73">
        <w:rPr>
          <w:rFonts w:ascii="Times New Roman" w:hAnsi="Times New Roman"/>
        </w:rPr>
        <w:t>Randika, A. (2018). The Correlation Between Grammatical Mastery And Descriptive Writing Mastery Of The Tenth-Grade Students Of Sma Negeri 1 Indralaya.</w:t>
      </w:r>
    </w:p>
    <w:p w14:paraId="5E6F50A7" w14:textId="73D38F05" w:rsidR="0066468A" w:rsidRDefault="0066468A" w:rsidP="0059180D">
      <w:pPr>
        <w:spacing w:before="160"/>
        <w:ind w:left="1135" w:right="139" w:hanging="1135"/>
        <w:jc w:val="both"/>
        <w:rPr>
          <w:rFonts w:ascii="Times New Roman" w:hAnsi="Times New Roman"/>
        </w:rPr>
      </w:pPr>
      <w:r w:rsidRPr="00C45C73">
        <w:rPr>
          <w:rFonts w:ascii="Times New Roman" w:hAnsi="Times New Roman"/>
        </w:rPr>
        <w:t>Sahalluddin,</w:t>
      </w:r>
      <w:r w:rsidRPr="00C45C73">
        <w:rPr>
          <w:rFonts w:ascii="Times New Roman" w:hAnsi="Times New Roman"/>
          <w:spacing w:val="-4"/>
        </w:rPr>
        <w:t xml:space="preserve"> </w:t>
      </w:r>
      <w:r w:rsidRPr="00C45C73">
        <w:rPr>
          <w:rFonts w:ascii="Times New Roman" w:hAnsi="Times New Roman"/>
        </w:rPr>
        <w:t>M.,</w:t>
      </w:r>
      <w:r w:rsidRPr="00C45C73">
        <w:rPr>
          <w:rFonts w:ascii="Times New Roman" w:hAnsi="Times New Roman"/>
          <w:spacing w:val="-4"/>
        </w:rPr>
        <w:t xml:space="preserve"> </w:t>
      </w:r>
      <w:r w:rsidRPr="00C45C73">
        <w:rPr>
          <w:rFonts w:ascii="Times New Roman" w:hAnsi="Times New Roman"/>
        </w:rPr>
        <w:t>&amp;</w:t>
      </w:r>
      <w:r w:rsidRPr="00C45C73">
        <w:rPr>
          <w:rFonts w:ascii="Times New Roman" w:hAnsi="Times New Roman"/>
          <w:spacing w:val="-4"/>
        </w:rPr>
        <w:t xml:space="preserve"> </w:t>
      </w:r>
      <w:r w:rsidRPr="00C45C73">
        <w:rPr>
          <w:rFonts w:ascii="Times New Roman" w:hAnsi="Times New Roman"/>
        </w:rPr>
        <w:t>Akbariah,</w:t>
      </w:r>
      <w:r w:rsidRPr="00C45C73">
        <w:rPr>
          <w:rFonts w:ascii="Times New Roman" w:hAnsi="Times New Roman"/>
          <w:spacing w:val="-4"/>
        </w:rPr>
        <w:t xml:space="preserve"> </w:t>
      </w:r>
      <w:r w:rsidRPr="00C45C73">
        <w:rPr>
          <w:rFonts w:ascii="Times New Roman" w:hAnsi="Times New Roman"/>
        </w:rPr>
        <w:t>Y.</w:t>
      </w:r>
      <w:r w:rsidRPr="00C45C73">
        <w:rPr>
          <w:rFonts w:ascii="Times New Roman" w:hAnsi="Times New Roman"/>
          <w:spacing w:val="-3"/>
        </w:rPr>
        <w:t xml:space="preserve"> </w:t>
      </w:r>
      <w:r w:rsidRPr="00C45C73">
        <w:rPr>
          <w:rFonts w:ascii="Times New Roman" w:hAnsi="Times New Roman"/>
        </w:rPr>
        <w:t>(2023,</w:t>
      </w:r>
      <w:r w:rsidRPr="00C45C73">
        <w:rPr>
          <w:rFonts w:ascii="Times New Roman" w:hAnsi="Times New Roman"/>
          <w:spacing w:val="-4"/>
        </w:rPr>
        <w:t xml:space="preserve"> </w:t>
      </w:r>
      <w:r w:rsidRPr="00C45C73">
        <w:rPr>
          <w:rFonts w:ascii="Times New Roman" w:hAnsi="Times New Roman"/>
        </w:rPr>
        <w:t>July).</w:t>
      </w:r>
      <w:r w:rsidRPr="00C45C73">
        <w:rPr>
          <w:rFonts w:ascii="Times New Roman" w:hAnsi="Times New Roman"/>
          <w:spacing w:val="-4"/>
        </w:rPr>
        <w:t xml:space="preserve"> </w:t>
      </w:r>
      <w:r w:rsidRPr="00C45C73">
        <w:rPr>
          <w:rFonts w:ascii="Times New Roman" w:hAnsi="Times New Roman"/>
        </w:rPr>
        <w:t>121.</w:t>
      </w:r>
      <w:r w:rsidRPr="00C45C73">
        <w:rPr>
          <w:rFonts w:ascii="Times New Roman" w:hAnsi="Times New Roman"/>
          <w:spacing w:val="-4"/>
        </w:rPr>
        <w:t xml:space="preserve"> </w:t>
      </w:r>
      <w:r w:rsidRPr="00C45C73">
        <w:rPr>
          <w:rFonts w:ascii="Times New Roman" w:hAnsi="Times New Roman"/>
        </w:rPr>
        <w:t>Improving</w:t>
      </w:r>
      <w:r w:rsidRPr="00C45C73">
        <w:rPr>
          <w:rFonts w:ascii="Times New Roman" w:hAnsi="Times New Roman"/>
          <w:spacing w:val="-4"/>
        </w:rPr>
        <w:t xml:space="preserve"> </w:t>
      </w:r>
      <w:r w:rsidRPr="00C45C73">
        <w:rPr>
          <w:rFonts w:ascii="Times New Roman" w:hAnsi="Times New Roman"/>
        </w:rPr>
        <w:t>Student’s</w:t>
      </w:r>
      <w:r w:rsidRPr="00C45C73">
        <w:rPr>
          <w:rFonts w:ascii="Times New Roman" w:hAnsi="Times New Roman"/>
          <w:spacing w:val="-4"/>
        </w:rPr>
        <w:t xml:space="preserve"> </w:t>
      </w:r>
      <w:r w:rsidRPr="00C45C73">
        <w:rPr>
          <w:rFonts w:ascii="Times New Roman" w:hAnsi="Times New Roman"/>
        </w:rPr>
        <w:t>Ability</w:t>
      </w:r>
      <w:r w:rsidRPr="00C45C73">
        <w:rPr>
          <w:rFonts w:ascii="Times New Roman" w:hAnsi="Times New Roman"/>
          <w:spacing w:val="-4"/>
        </w:rPr>
        <w:t xml:space="preserve"> </w:t>
      </w:r>
      <w:r w:rsidRPr="00C45C73">
        <w:rPr>
          <w:rFonts w:ascii="Times New Roman" w:hAnsi="Times New Roman"/>
        </w:rPr>
        <w:t>in Writing Descriptive Text through Picture Series. In</w:t>
      </w:r>
      <w:r w:rsidRPr="00C45C73">
        <w:rPr>
          <w:rFonts w:ascii="Times New Roman" w:hAnsi="Times New Roman"/>
          <w:spacing w:val="-2"/>
        </w:rPr>
        <w:t xml:space="preserve"> </w:t>
      </w:r>
      <w:r w:rsidRPr="00C45C73">
        <w:rPr>
          <w:rFonts w:ascii="Times New Roman" w:hAnsi="Times New Roman"/>
        </w:rPr>
        <w:t>Prosiding Seminar Nasional Pendidikan Profesi Guru (Vol. 1, No. 1, pp. 1105-1112).</w:t>
      </w:r>
    </w:p>
    <w:p w14:paraId="1622A948" w14:textId="7F39E6E1" w:rsidR="0066468A" w:rsidRPr="00C45C73" w:rsidRDefault="0066468A" w:rsidP="0066468A">
      <w:pPr>
        <w:spacing w:before="160"/>
        <w:ind w:left="1135" w:right="439" w:hanging="1135"/>
        <w:jc w:val="both"/>
        <w:rPr>
          <w:rFonts w:ascii="Times New Roman" w:hAnsi="Times New Roman"/>
          <w:sz w:val="24"/>
          <w:szCs w:val="24"/>
        </w:rPr>
      </w:pPr>
      <w:r w:rsidRPr="00C45C73">
        <w:rPr>
          <w:rFonts w:ascii="Times New Roman" w:hAnsi="Times New Roman"/>
          <w:sz w:val="24"/>
          <w:szCs w:val="24"/>
        </w:rPr>
        <w:t>Sari,</w:t>
      </w:r>
      <w:r w:rsidRPr="00C45C73">
        <w:rPr>
          <w:rFonts w:ascii="Times New Roman" w:hAnsi="Times New Roman"/>
          <w:spacing w:val="-3"/>
          <w:sz w:val="24"/>
          <w:szCs w:val="24"/>
        </w:rPr>
        <w:t xml:space="preserve"> </w:t>
      </w:r>
      <w:r w:rsidRPr="00C45C73">
        <w:rPr>
          <w:rFonts w:ascii="Times New Roman" w:hAnsi="Times New Roman"/>
          <w:sz w:val="24"/>
          <w:szCs w:val="24"/>
        </w:rPr>
        <w:t>S.</w:t>
      </w:r>
      <w:r w:rsidRPr="00C45C73">
        <w:rPr>
          <w:rFonts w:ascii="Times New Roman" w:hAnsi="Times New Roman"/>
          <w:spacing w:val="-3"/>
          <w:sz w:val="24"/>
          <w:szCs w:val="24"/>
        </w:rPr>
        <w:t xml:space="preserve"> </w:t>
      </w:r>
      <w:r w:rsidRPr="00C45C73">
        <w:rPr>
          <w:rFonts w:ascii="Times New Roman" w:hAnsi="Times New Roman"/>
          <w:sz w:val="24"/>
          <w:szCs w:val="24"/>
        </w:rPr>
        <w:t>N.,</w:t>
      </w:r>
      <w:r w:rsidRPr="00C45C73">
        <w:rPr>
          <w:rFonts w:ascii="Times New Roman" w:hAnsi="Times New Roman"/>
          <w:spacing w:val="-3"/>
          <w:sz w:val="24"/>
          <w:szCs w:val="24"/>
        </w:rPr>
        <w:t xml:space="preserve"> </w:t>
      </w:r>
      <w:r w:rsidRPr="00C45C73">
        <w:rPr>
          <w:rFonts w:ascii="Times New Roman" w:hAnsi="Times New Roman"/>
          <w:sz w:val="24"/>
          <w:szCs w:val="24"/>
        </w:rPr>
        <w:t>&amp;</w:t>
      </w:r>
      <w:r w:rsidRPr="00C45C73">
        <w:rPr>
          <w:rFonts w:ascii="Times New Roman" w:hAnsi="Times New Roman"/>
          <w:spacing w:val="-3"/>
          <w:sz w:val="24"/>
          <w:szCs w:val="24"/>
        </w:rPr>
        <w:t xml:space="preserve"> </w:t>
      </w:r>
      <w:r w:rsidRPr="00C45C73">
        <w:rPr>
          <w:rFonts w:ascii="Times New Roman" w:hAnsi="Times New Roman"/>
          <w:sz w:val="24"/>
          <w:szCs w:val="24"/>
        </w:rPr>
        <w:t>Aminatun,</w:t>
      </w:r>
      <w:r w:rsidRPr="00C45C73">
        <w:rPr>
          <w:rFonts w:ascii="Times New Roman" w:hAnsi="Times New Roman"/>
          <w:spacing w:val="-3"/>
          <w:sz w:val="24"/>
          <w:szCs w:val="24"/>
        </w:rPr>
        <w:t xml:space="preserve"> </w:t>
      </w:r>
      <w:r w:rsidRPr="00C45C73">
        <w:rPr>
          <w:rFonts w:ascii="Times New Roman" w:hAnsi="Times New Roman"/>
          <w:sz w:val="24"/>
          <w:szCs w:val="24"/>
        </w:rPr>
        <w:t>D.</w:t>
      </w:r>
      <w:r w:rsidRPr="00C45C73">
        <w:rPr>
          <w:rFonts w:ascii="Times New Roman" w:hAnsi="Times New Roman"/>
          <w:spacing w:val="-3"/>
          <w:sz w:val="24"/>
          <w:szCs w:val="24"/>
        </w:rPr>
        <w:t xml:space="preserve"> </w:t>
      </w:r>
      <w:r w:rsidRPr="00C45C73">
        <w:rPr>
          <w:rFonts w:ascii="Times New Roman" w:hAnsi="Times New Roman"/>
          <w:sz w:val="24"/>
          <w:szCs w:val="24"/>
        </w:rPr>
        <w:t>(2021).</w:t>
      </w:r>
      <w:r w:rsidRPr="00C45C73">
        <w:rPr>
          <w:rFonts w:ascii="Times New Roman" w:hAnsi="Times New Roman"/>
          <w:spacing w:val="-3"/>
          <w:sz w:val="24"/>
          <w:szCs w:val="24"/>
        </w:rPr>
        <w:t xml:space="preserve"> </w:t>
      </w:r>
      <w:r w:rsidRPr="00C45C73">
        <w:rPr>
          <w:rFonts w:ascii="Times New Roman" w:hAnsi="Times New Roman"/>
          <w:sz w:val="24"/>
          <w:szCs w:val="24"/>
        </w:rPr>
        <w:t>Students’perception</w:t>
      </w:r>
      <w:r w:rsidRPr="00C45C73">
        <w:rPr>
          <w:rFonts w:ascii="Times New Roman" w:hAnsi="Times New Roman"/>
          <w:spacing w:val="-3"/>
          <w:sz w:val="24"/>
          <w:szCs w:val="24"/>
        </w:rPr>
        <w:t xml:space="preserve"> </w:t>
      </w:r>
      <w:r w:rsidRPr="00C45C73">
        <w:rPr>
          <w:rFonts w:ascii="Times New Roman" w:hAnsi="Times New Roman"/>
          <w:sz w:val="24"/>
          <w:szCs w:val="24"/>
        </w:rPr>
        <w:t>on</w:t>
      </w:r>
      <w:r w:rsidRPr="00C45C73">
        <w:rPr>
          <w:rFonts w:ascii="Times New Roman" w:hAnsi="Times New Roman"/>
          <w:spacing w:val="-3"/>
          <w:sz w:val="24"/>
          <w:szCs w:val="24"/>
        </w:rPr>
        <w:t xml:space="preserve"> </w:t>
      </w:r>
      <w:r w:rsidRPr="00C45C73">
        <w:rPr>
          <w:rFonts w:ascii="Times New Roman" w:hAnsi="Times New Roman"/>
          <w:sz w:val="24"/>
          <w:szCs w:val="24"/>
        </w:rPr>
        <w:t>the</w:t>
      </w:r>
      <w:r w:rsidRPr="00C45C73">
        <w:rPr>
          <w:rFonts w:ascii="Times New Roman" w:hAnsi="Times New Roman"/>
          <w:spacing w:val="-4"/>
          <w:sz w:val="24"/>
          <w:szCs w:val="24"/>
        </w:rPr>
        <w:t xml:space="preserve"> </w:t>
      </w:r>
      <w:r w:rsidRPr="00C45C73">
        <w:rPr>
          <w:rFonts w:ascii="Times New Roman" w:hAnsi="Times New Roman"/>
          <w:sz w:val="24"/>
          <w:szCs w:val="24"/>
        </w:rPr>
        <w:t>use</w:t>
      </w:r>
      <w:r w:rsidRPr="00C45C73">
        <w:rPr>
          <w:rFonts w:ascii="Times New Roman" w:hAnsi="Times New Roman"/>
          <w:spacing w:val="-4"/>
          <w:sz w:val="24"/>
          <w:szCs w:val="24"/>
        </w:rPr>
        <w:t xml:space="preserve"> </w:t>
      </w:r>
      <w:r w:rsidRPr="00C45C73">
        <w:rPr>
          <w:rFonts w:ascii="Times New Roman" w:hAnsi="Times New Roman"/>
          <w:sz w:val="24"/>
          <w:szCs w:val="24"/>
        </w:rPr>
        <w:t>of</w:t>
      </w:r>
      <w:r w:rsidRPr="00C45C73">
        <w:rPr>
          <w:rFonts w:ascii="Times New Roman" w:hAnsi="Times New Roman"/>
          <w:spacing w:val="-3"/>
          <w:sz w:val="24"/>
          <w:szCs w:val="24"/>
        </w:rPr>
        <w:t xml:space="preserve"> </w:t>
      </w:r>
      <w:r w:rsidRPr="00C45C73">
        <w:rPr>
          <w:rFonts w:ascii="Times New Roman" w:hAnsi="Times New Roman"/>
          <w:sz w:val="24"/>
          <w:szCs w:val="24"/>
        </w:rPr>
        <w:t xml:space="preserve">English movies to improve vocabulary mastery. </w:t>
      </w:r>
      <w:r w:rsidRPr="00C45C73">
        <w:rPr>
          <w:rFonts w:ascii="Times New Roman" w:hAnsi="Times New Roman"/>
          <w:i/>
          <w:sz w:val="24"/>
          <w:szCs w:val="24"/>
        </w:rPr>
        <w:t>Journal of English language teaching and learning</w:t>
      </w:r>
      <w:r w:rsidRPr="00C45C73">
        <w:rPr>
          <w:rFonts w:ascii="Times New Roman" w:hAnsi="Times New Roman"/>
          <w:sz w:val="24"/>
          <w:szCs w:val="24"/>
        </w:rPr>
        <w:t xml:space="preserve">, </w:t>
      </w:r>
      <w:r w:rsidRPr="00C45C73">
        <w:rPr>
          <w:rFonts w:ascii="Times New Roman" w:hAnsi="Times New Roman"/>
          <w:i/>
          <w:sz w:val="24"/>
          <w:szCs w:val="24"/>
        </w:rPr>
        <w:t>2</w:t>
      </w:r>
      <w:r w:rsidRPr="00C45C73">
        <w:rPr>
          <w:rFonts w:ascii="Times New Roman" w:hAnsi="Times New Roman"/>
          <w:sz w:val="24"/>
          <w:szCs w:val="24"/>
        </w:rPr>
        <w:t>(1), 16-22.</w:t>
      </w:r>
    </w:p>
    <w:p w14:paraId="7C5524E8" w14:textId="77777777" w:rsidR="00FC0344" w:rsidRPr="00C45C73" w:rsidRDefault="00FC0344" w:rsidP="0059180D">
      <w:pPr>
        <w:pStyle w:val="BodyText"/>
        <w:spacing w:before="160" w:line="240" w:lineRule="auto"/>
        <w:ind w:left="1135" w:right="139" w:hanging="1135"/>
        <w:rPr>
          <w:rFonts w:ascii="Times New Roman" w:hAnsi="Times New Roman"/>
        </w:rPr>
      </w:pPr>
      <w:proofErr w:type="gramStart"/>
      <w:r w:rsidRPr="00C45C73">
        <w:rPr>
          <w:rFonts w:ascii="Times New Roman" w:hAnsi="Times New Roman"/>
        </w:rPr>
        <w:t>Toba, R., &amp; Noor, W. N. (2019).</w:t>
      </w:r>
      <w:proofErr w:type="gramEnd"/>
      <w:r w:rsidRPr="00C45C73">
        <w:rPr>
          <w:rFonts w:ascii="Times New Roman" w:hAnsi="Times New Roman"/>
        </w:rPr>
        <w:t xml:space="preserve"> The current issues of Indonesian EFL students’ writing skills: Ability, problem, and reason in writing comparison and contrast essay. </w:t>
      </w:r>
      <w:proofErr w:type="spellStart"/>
      <w:r w:rsidRPr="00C45C73">
        <w:rPr>
          <w:rFonts w:ascii="Times New Roman" w:hAnsi="Times New Roman"/>
        </w:rPr>
        <w:t>Dinamika</w:t>
      </w:r>
      <w:proofErr w:type="spellEnd"/>
      <w:r w:rsidRPr="00C45C73">
        <w:rPr>
          <w:rFonts w:ascii="Times New Roman" w:hAnsi="Times New Roman"/>
        </w:rPr>
        <w:t xml:space="preserve"> </w:t>
      </w:r>
      <w:proofErr w:type="spellStart"/>
      <w:r w:rsidRPr="00C45C73">
        <w:rPr>
          <w:rFonts w:ascii="Times New Roman" w:hAnsi="Times New Roman"/>
        </w:rPr>
        <w:t>Ilmu</w:t>
      </w:r>
      <w:proofErr w:type="spellEnd"/>
      <w:r w:rsidRPr="00C45C73">
        <w:rPr>
          <w:rFonts w:ascii="Times New Roman" w:hAnsi="Times New Roman"/>
        </w:rPr>
        <w:t>, 19(1), 57-73.</w:t>
      </w:r>
    </w:p>
    <w:p w14:paraId="75327081" w14:textId="76494471" w:rsidR="00763467" w:rsidRPr="0066468A" w:rsidRDefault="00FC0344" w:rsidP="0066468A">
      <w:pPr>
        <w:pStyle w:val="BodyText"/>
        <w:spacing w:before="160" w:line="240" w:lineRule="auto"/>
        <w:ind w:left="1135" w:right="139" w:hanging="1135"/>
        <w:rPr>
          <w:rFonts w:ascii="Times New Roman" w:hAnsi="Times New Roman"/>
        </w:rPr>
      </w:pPr>
      <w:proofErr w:type="spellStart"/>
      <w:proofErr w:type="gramStart"/>
      <w:r w:rsidRPr="00C45C73">
        <w:rPr>
          <w:rFonts w:ascii="Times New Roman" w:hAnsi="Times New Roman"/>
        </w:rPr>
        <w:t>Ulfa</w:t>
      </w:r>
      <w:proofErr w:type="spellEnd"/>
      <w:r w:rsidRPr="00C45C73">
        <w:rPr>
          <w:rFonts w:ascii="Times New Roman" w:hAnsi="Times New Roman"/>
        </w:rPr>
        <w:t xml:space="preserve">, F., </w:t>
      </w:r>
      <w:proofErr w:type="spellStart"/>
      <w:r w:rsidRPr="00C45C73">
        <w:rPr>
          <w:rFonts w:ascii="Times New Roman" w:hAnsi="Times New Roman"/>
        </w:rPr>
        <w:t>Sudrajad</w:t>
      </w:r>
      <w:proofErr w:type="spellEnd"/>
      <w:r w:rsidRPr="00C45C73">
        <w:rPr>
          <w:rFonts w:ascii="Times New Roman" w:hAnsi="Times New Roman"/>
        </w:rPr>
        <w:t xml:space="preserve">, W., &amp; </w:t>
      </w:r>
      <w:proofErr w:type="spellStart"/>
      <w:r w:rsidRPr="00C45C73">
        <w:rPr>
          <w:rFonts w:ascii="Times New Roman" w:hAnsi="Times New Roman"/>
        </w:rPr>
        <w:t>Sulistyaningsih</w:t>
      </w:r>
      <w:proofErr w:type="spellEnd"/>
      <w:r w:rsidRPr="00C45C73">
        <w:rPr>
          <w:rFonts w:ascii="Times New Roman" w:hAnsi="Times New Roman"/>
        </w:rPr>
        <w:t>, S. (2023).</w:t>
      </w:r>
      <w:proofErr w:type="gramEnd"/>
      <w:r w:rsidRPr="00C45C73">
        <w:rPr>
          <w:rFonts w:ascii="Times New Roman" w:hAnsi="Times New Roman"/>
        </w:rPr>
        <w:t xml:space="preserve"> </w:t>
      </w:r>
      <w:proofErr w:type="gramStart"/>
      <w:r w:rsidRPr="00C45C73">
        <w:rPr>
          <w:rFonts w:ascii="Times New Roman" w:hAnsi="Times New Roman"/>
        </w:rPr>
        <w:t>Increasing Student’s Ability to Write Descriptive Text Using the Brainstorming Method.</w:t>
      </w:r>
      <w:proofErr w:type="gramEnd"/>
      <w:r w:rsidRPr="00C45C73">
        <w:rPr>
          <w:rFonts w:ascii="Times New Roman" w:hAnsi="Times New Roman"/>
          <w:spacing w:val="-3"/>
        </w:rPr>
        <w:t xml:space="preserve"> </w:t>
      </w:r>
      <w:r w:rsidRPr="00C45C73">
        <w:rPr>
          <w:rFonts w:ascii="Times New Roman" w:hAnsi="Times New Roman"/>
        </w:rPr>
        <w:t>International Journal of English and Applied Linguistics (IJEAL), 3(2), 109-118.</w:t>
      </w:r>
    </w:p>
    <w:p w14:paraId="58353A94" w14:textId="5E50165F" w:rsidR="00362B06" w:rsidRPr="000F3E94" w:rsidRDefault="00362B06" w:rsidP="00AC39C2">
      <w:pPr>
        <w:jc w:val="both"/>
        <w:rPr>
          <w:rFonts w:ascii="Times New Roman" w:hAnsi="Times New Roman"/>
          <w:sz w:val="24"/>
          <w:szCs w:val="24"/>
        </w:rPr>
      </w:pPr>
    </w:p>
    <w:p w14:paraId="14BA9C5B" w14:textId="77777777" w:rsidR="007A092F" w:rsidRPr="000F3E94" w:rsidRDefault="007A092F" w:rsidP="00AC39C2">
      <w:pPr>
        <w:pStyle w:val="E-JOURNALHeading1"/>
        <w:spacing w:before="0" w:after="0"/>
        <w:contextualSpacing/>
        <w:jc w:val="both"/>
        <w:rPr>
          <w:sz w:val="24"/>
          <w:szCs w:val="24"/>
          <w:lang w:val="id-ID"/>
        </w:rPr>
      </w:pPr>
    </w:p>
    <w:sectPr w:rsidR="007A092F" w:rsidRPr="000F3E94" w:rsidSect="0059180D">
      <w:headerReference w:type="even" r:id="rId14"/>
      <w:headerReference w:type="default" r:id="rId15"/>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Reviewer" w:date="2025-10-04T12:54:00Z" w:initials="RV">
    <w:p w14:paraId="322C4A56" w14:textId="587B0FF8" w:rsidR="00C55E45" w:rsidRDefault="00C55E45">
      <w:pPr>
        <w:pStyle w:val="CommentText"/>
      </w:pPr>
      <w:r>
        <w:rPr>
          <w:rStyle w:val="CommentReference"/>
        </w:rPr>
        <w:annotationRef/>
      </w:r>
      <w:r>
        <w:t xml:space="preserve">Correlational </w:t>
      </w:r>
    </w:p>
  </w:comment>
  <w:comment w:id="1" w:author="Reviewer" w:date="2025-10-04T13:08:00Z" w:initials="RV">
    <w:p w14:paraId="6F938D58" w14:textId="05680E27" w:rsidR="001E4196" w:rsidRDefault="001E4196">
      <w:pPr>
        <w:pStyle w:val="CommentText"/>
      </w:pPr>
      <w:r>
        <w:rPr>
          <w:rStyle w:val="CommentReference"/>
        </w:rPr>
        <w:annotationRef/>
      </w:r>
      <w:r>
        <w:t xml:space="preserve"> </w:t>
      </w:r>
      <w:proofErr w:type="gramStart"/>
      <w:r>
        <w:t>to</w:t>
      </w:r>
      <w:proofErr w:type="gramEnd"/>
      <w:r>
        <w:t xml:space="preserve"> find out whether or not there was a contribution of students’ vocabulary mastery to their writing ability in descriptive texts </w:t>
      </w:r>
      <w:r>
        <w:t>at</w:t>
      </w:r>
      <w:r>
        <w:t xml:space="preserve"> the tenth-grade students of SMA </w:t>
      </w:r>
      <w:proofErr w:type="spellStart"/>
      <w:r>
        <w:t>Negeri</w:t>
      </w:r>
      <w:proofErr w:type="spellEnd"/>
      <w:r>
        <w:t xml:space="preserve"> 10 Palembang</w:t>
      </w:r>
      <w:r>
        <w:t xml:space="preserve">  </w:t>
      </w:r>
    </w:p>
  </w:comment>
  <w:comment w:id="2" w:author="Reviewer" w:date="2025-10-04T12:59:00Z" w:initials="RV">
    <w:p w14:paraId="21AB34AE" w14:textId="0BB61D73" w:rsidR="00C55E45" w:rsidRDefault="00C55E45">
      <w:pPr>
        <w:pStyle w:val="CommentText"/>
      </w:pPr>
      <w:r>
        <w:rPr>
          <w:rStyle w:val="CommentReference"/>
        </w:rPr>
        <w:annotationRef/>
      </w:r>
      <w:r>
        <w:t xml:space="preserve">It is better to use correlational analysis and regression analysis </w:t>
      </w:r>
    </w:p>
  </w:comment>
  <w:comment w:id="3" w:author="Reviewer" w:date="2025-10-04T13:55:00Z" w:initials="RV">
    <w:p w14:paraId="0420743D" w14:textId="2A8DABEA" w:rsidR="00C55E45" w:rsidRDefault="00C55E45">
      <w:pPr>
        <w:pStyle w:val="CommentText"/>
      </w:pPr>
      <w:r>
        <w:rPr>
          <w:rStyle w:val="CommentReference"/>
        </w:rPr>
        <w:annotationRef/>
      </w:r>
      <w:r w:rsidR="00100A37">
        <w:t xml:space="preserve">Secondary </w:t>
      </w:r>
      <w:r>
        <w:t>data</w:t>
      </w:r>
      <w:r w:rsidR="00100A37">
        <w:t xml:space="preserve"> not primary data, so it is</w:t>
      </w:r>
      <w:r>
        <w:t xml:space="preserve"> not displayed in the abstract. </w:t>
      </w:r>
    </w:p>
  </w:comment>
  <w:comment w:id="4" w:author="Reviewer" w:date="2025-10-04T13:12:00Z" w:initials="RV">
    <w:p w14:paraId="14903661" w14:textId="673582D4" w:rsidR="001E4196" w:rsidRDefault="001E4196">
      <w:pPr>
        <w:pStyle w:val="CommentText"/>
      </w:pPr>
      <w:r>
        <w:rPr>
          <w:rStyle w:val="CommentReference"/>
        </w:rPr>
        <w:annotationRef/>
      </w:r>
      <w:r>
        <w:t>0.802</w:t>
      </w:r>
    </w:p>
  </w:comment>
  <w:comment w:id="5" w:author="Reviewer" w:date="2025-10-04T13:04:00Z" w:initials="RV">
    <w:p w14:paraId="0B870204" w14:textId="1E96F7D8" w:rsidR="001E4196" w:rsidRDefault="001E4196">
      <w:pPr>
        <w:pStyle w:val="CommentText"/>
      </w:pPr>
      <w:r>
        <w:rPr>
          <w:rStyle w:val="CommentReference"/>
        </w:rPr>
        <w:annotationRef/>
      </w:r>
      <w:r>
        <w:t xml:space="preserve">0.030 </w:t>
      </w:r>
    </w:p>
  </w:comment>
  <w:comment w:id="6" w:author="Reviewer" w:date="2025-10-04T13:03:00Z" w:initials="RV">
    <w:p w14:paraId="3480941F" w14:textId="72964FF9" w:rsidR="00C55E45" w:rsidRDefault="00C55E45">
      <w:pPr>
        <w:pStyle w:val="CommentText"/>
      </w:pPr>
      <w:r>
        <w:rPr>
          <w:rStyle w:val="CommentReference"/>
        </w:rPr>
        <w:annotationRef/>
      </w:r>
      <w:r>
        <w:t xml:space="preserve">What </w:t>
      </w:r>
      <w:r w:rsidR="001E4196">
        <w:t xml:space="preserve">do you mean </w:t>
      </w:r>
      <w:r>
        <w:t>by ‘the poor group’</w:t>
      </w:r>
    </w:p>
  </w:comment>
  <w:comment w:id="7" w:author="Reviewer" w:date="2025-10-04T13:12:00Z" w:initials="RV">
    <w:p w14:paraId="532CBED2" w14:textId="29C3F8E0" w:rsidR="00064CBA" w:rsidRDefault="00064CBA">
      <w:pPr>
        <w:pStyle w:val="CommentText"/>
      </w:pPr>
      <w:r>
        <w:rPr>
          <w:rStyle w:val="CommentReference"/>
        </w:rPr>
        <w:annotationRef/>
      </w:r>
      <w:r>
        <w:t>0.006</w:t>
      </w:r>
    </w:p>
  </w:comment>
  <w:comment w:id="8" w:author="Reviewer" w:date="2025-10-04T13:04:00Z" w:initials="RV">
    <w:p w14:paraId="20AEDB55" w14:textId="63BF8BE3" w:rsidR="001E4196" w:rsidRDefault="001E4196">
      <w:pPr>
        <w:pStyle w:val="CommentText"/>
      </w:pPr>
      <w:r>
        <w:rPr>
          <w:rStyle w:val="CommentReference"/>
        </w:rPr>
        <w:annotationRef/>
      </w:r>
      <w:r>
        <w:t>0.004</w:t>
      </w:r>
    </w:p>
  </w:comment>
  <w:comment w:id="9" w:author="Reviewer" w:date="2025-10-04T13:13:00Z" w:initials="RV">
    <w:p w14:paraId="5E2F6072" w14:textId="5F612FD2" w:rsidR="00064CBA" w:rsidRDefault="00064CBA">
      <w:pPr>
        <w:pStyle w:val="CommentText"/>
      </w:pPr>
      <w:r>
        <w:rPr>
          <w:rStyle w:val="CommentReference"/>
        </w:rPr>
        <w:annotationRef/>
      </w:r>
      <w:r>
        <w:t>One?</w:t>
      </w:r>
    </w:p>
  </w:comment>
  <w:comment w:id="10" w:author="Reviewer" w:date="2025-10-04T13:14:00Z" w:initials="RV">
    <w:p w14:paraId="2E7471F1" w14:textId="42A37CC5" w:rsidR="00064CBA" w:rsidRDefault="00064CBA">
      <w:pPr>
        <w:pStyle w:val="CommentText"/>
      </w:pPr>
      <w:r>
        <w:rPr>
          <w:rStyle w:val="CommentReference"/>
        </w:rPr>
        <w:annotationRef/>
      </w:r>
      <w:r>
        <w:t>What do you mean by this?</w:t>
      </w:r>
    </w:p>
  </w:comment>
  <w:comment w:id="11" w:author="Reviewer" w:date="2025-10-04T13:05:00Z" w:initials="RV">
    <w:p w14:paraId="46667355" w14:textId="15203474" w:rsidR="001E4196" w:rsidRDefault="001E4196">
      <w:pPr>
        <w:pStyle w:val="CommentText"/>
      </w:pPr>
      <w:r>
        <w:rPr>
          <w:rStyle w:val="CommentReference"/>
        </w:rPr>
        <w:annotationRef/>
      </w:r>
      <w:r>
        <w:t xml:space="preserve">Conclude it based on your findings </w:t>
      </w:r>
    </w:p>
  </w:comment>
  <w:comment w:id="12" w:author="Reviewer" w:date="2025-10-04T13:17:00Z" w:initials="RV">
    <w:p w14:paraId="14F67A2B" w14:textId="49208D96" w:rsidR="00064CBA" w:rsidRDefault="00064CBA">
      <w:pPr>
        <w:pStyle w:val="CommentText"/>
      </w:pPr>
      <w:r>
        <w:rPr>
          <w:rStyle w:val="CommentReference"/>
        </w:rPr>
        <w:annotationRef/>
      </w:r>
      <w:r>
        <w:t xml:space="preserve">Adjust </w:t>
      </w:r>
      <w:proofErr w:type="gramStart"/>
      <w:r>
        <w:t>it .</w:t>
      </w:r>
      <w:proofErr w:type="gramEnd"/>
      <w:r>
        <w:t xml:space="preserve"> </w:t>
      </w:r>
      <w:proofErr w:type="gramStart"/>
      <w:r>
        <w:t>look</w:t>
      </w:r>
      <w:proofErr w:type="gramEnd"/>
      <w:r>
        <w:t xml:space="preserve"> at English version </w:t>
      </w:r>
    </w:p>
  </w:comment>
  <w:comment w:id="13" w:author="Reviewer" w:date="2025-10-04T13:18:00Z" w:initials="RV">
    <w:p w14:paraId="00E48DA3" w14:textId="37318D98" w:rsidR="00064CBA" w:rsidRDefault="00064CBA">
      <w:pPr>
        <w:pStyle w:val="CommentText"/>
      </w:pPr>
      <w:r>
        <w:rPr>
          <w:rStyle w:val="CommentReference"/>
        </w:rPr>
        <w:annotationRef/>
      </w:r>
      <w:r>
        <w:t>Go to the your study, delete it1</w:t>
      </w:r>
    </w:p>
  </w:comment>
  <w:comment w:id="14" w:author="Reviewer" w:date="2025-10-04T13:19:00Z" w:initials="RV">
    <w:p w14:paraId="0311D531" w14:textId="5D5F79CE" w:rsidR="00064CBA" w:rsidRDefault="00064CBA">
      <w:pPr>
        <w:pStyle w:val="CommentText"/>
      </w:pPr>
      <w:r>
        <w:rPr>
          <w:rStyle w:val="CommentReference"/>
        </w:rPr>
        <w:annotationRef/>
      </w:r>
      <w:r>
        <w:t xml:space="preserve">Not relevant to the next paragraph  </w:t>
      </w:r>
    </w:p>
  </w:comment>
  <w:comment w:id="15" w:author="Reviewer" w:date="2025-10-04T13:19:00Z" w:initials="RV">
    <w:p w14:paraId="32D0C38E" w14:textId="14080D25" w:rsidR="00064CBA" w:rsidRDefault="00064CBA">
      <w:pPr>
        <w:pStyle w:val="CommentText"/>
      </w:pPr>
      <w:r>
        <w:rPr>
          <w:rStyle w:val="CommentReference"/>
        </w:rPr>
        <w:annotationRef/>
      </w:r>
      <w:r>
        <w:t xml:space="preserve">Not relevant </w:t>
      </w:r>
    </w:p>
  </w:comment>
  <w:comment w:id="16" w:author="Reviewer" w:date="2025-10-04T13:20:00Z" w:initials="RV">
    <w:p w14:paraId="13ED1332" w14:textId="73EF2F81" w:rsidR="00064CBA" w:rsidRDefault="00064CBA">
      <w:pPr>
        <w:pStyle w:val="CommentText"/>
      </w:pPr>
      <w:r>
        <w:rPr>
          <w:rStyle w:val="CommentReference"/>
        </w:rPr>
        <w:annotationRef/>
      </w:r>
      <w:r>
        <w:t>Hence</w:t>
      </w:r>
    </w:p>
  </w:comment>
  <w:comment w:id="17" w:author="Reviewer" w:date="2025-10-04T13:21:00Z" w:initials="RV">
    <w:p w14:paraId="6FABE8C4" w14:textId="2C19AD9D" w:rsidR="00064CBA" w:rsidRDefault="00064CBA">
      <w:pPr>
        <w:pStyle w:val="CommentText"/>
      </w:pPr>
      <w:r>
        <w:rPr>
          <w:rStyle w:val="CommentReference"/>
        </w:rPr>
        <w:annotationRef/>
      </w:r>
      <w:r>
        <w:t xml:space="preserve">Just focus on </w:t>
      </w:r>
      <w:proofErr w:type="gramStart"/>
      <w:r>
        <w:t>vocabulary ,mastery</w:t>
      </w:r>
      <w:proofErr w:type="gramEnd"/>
      <w:r>
        <w:t xml:space="preserve"> </w:t>
      </w:r>
    </w:p>
  </w:comment>
  <w:comment w:id="18" w:author="Reviewer" w:date="2025-10-04T13:23:00Z" w:initials="RV">
    <w:p w14:paraId="0E6290C7" w14:textId="4713CF00" w:rsidR="001C5174" w:rsidRDefault="001C5174">
      <w:pPr>
        <w:pStyle w:val="CommentText"/>
      </w:pPr>
      <w:r>
        <w:rPr>
          <w:rStyle w:val="CommentReference"/>
        </w:rPr>
        <w:annotationRef/>
      </w:r>
      <w:proofErr w:type="gramStart"/>
      <w:r>
        <w:t>said</w:t>
      </w:r>
      <w:proofErr w:type="gramEnd"/>
      <w:r>
        <w:t xml:space="preserve"> that</w:t>
      </w:r>
    </w:p>
  </w:comment>
  <w:comment w:id="19" w:author="Reviewer" w:date="2025-10-04T13:27:00Z" w:initials="RV">
    <w:p w14:paraId="5DCB4017" w14:textId="596692B6" w:rsidR="001C5174" w:rsidRPr="001C5174" w:rsidRDefault="001C5174" w:rsidP="001C5174">
      <w:pPr>
        <w:pStyle w:val="NormalWeb"/>
        <w:spacing w:before="0" w:beforeAutospacing="0" w:after="0" w:afterAutospacing="0"/>
        <w:ind w:left="720"/>
        <w:jc w:val="both"/>
        <w:rPr>
          <w:rFonts w:eastAsia="Times New Roman"/>
          <w:lang w:val="en-US" w:eastAsia="en-US"/>
        </w:rPr>
      </w:pPr>
      <w:r>
        <w:rPr>
          <w:rStyle w:val="CommentReference"/>
        </w:rPr>
        <w:annotationRef/>
      </w:r>
      <w:r>
        <w:t xml:space="preserve"> </w:t>
      </w:r>
      <w:r w:rsidRPr="001C5174">
        <w:rPr>
          <w:rFonts w:eastAsia="Times New Roman"/>
          <w:color w:val="000000"/>
          <w:lang w:val="en-US" w:eastAsia="en-US"/>
        </w:rPr>
        <w:t xml:space="preserve">The researcher observed that students at SMA </w:t>
      </w:r>
      <w:proofErr w:type="spellStart"/>
      <w:r w:rsidRPr="001C5174">
        <w:rPr>
          <w:rFonts w:eastAsia="Times New Roman"/>
          <w:color w:val="000000"/>
          <w:lang w:val="en-US" w:eastAsia="en-US"/>
        </w:rPr>
        <w:t>Negeri</w:t>
      </w:r>
      <w:proofErr w:type="spellEnd"/>
      <w:r w:rsidRPr="001C5174">
        <w:rPr>
          <w:rFonts w:eastAsia="Times New Roman"/>
          <w:color w:val="000000"/>
          <w:lang w:val="en-US" w:eastAsia="en-US"/>
        </w:rPr>
        <w:t xml:space="preserve"> 10 Palembang are afraid of learning English, and the lack of vocabulary makes it difficult for them to express their ideas. They are also confused when writing due to problems with grammar. Therefore, the students have a low level of understanding in both vocabulary and writing.</w:t>
      </w:r>
    </w:p>
    <w:p w14:paraId="62868C09" w14:textId="48D99238" w:rsidR="001C5174" w:rsidRDefault="001C5174">
      <w:pPr>
        <w:pStyle w:val="CommentText"/>
      </w:pPr>
    </w:p>
  </w:comment>
  <w:comment w:id="20" w:author="Reviewer" w:date="2025-10-04T13:28:00Z" w:initials="RV">
    <w:p w14:paraId="06FD3428" w14:textId="338D381F" w:rsidR="001C5174" w:rsidRDefault="001C5174">
      <w:pPr>
        <w:pStyle w:val="CommentText"/>
      </w:pPr>
      <w:r>
        <w:rPr>
          <w:rStyle w:val="CommentReference"/>
        </w:rPr>
        <w:annotationRef/>
      </w:r>
      <w:r>
        <w:t xml:space="preserve">Delete it </w:t>
      </w:r>
    </w:p>
  </w:comment>
  <w:comment w:id="21" w:author="Reviewer" w:date="2025-10-04T13:30:00Z" w:initials="RV">
    <w:p w14:paraId="412855B5" w14:textId="00FBF866" w:rsidR="001C5174" w:rsidRDefault="001C5174">
      <w:pPr>
        <w:pStyle w:val="CommentText"/>
      </w:pPr>
      <w:r>
        <w:rPr>
          <w:rStyle w:val="CommentReference"/>
        </w:rPr>
        <w:annotationRef/>
      </w:r>
      <w:r>
        <w:t xml:space="preserve">What did the previous studies find? It is not necessary to compare between your study and previous studies </w:t>
      </w:r>
    </w:p>
  </w:comment>
  <w:comment w:id="22" w:author="Reviewer" w:date="2025-10-04T13:30:00Z" w:initials="RV">
    <w:p w14:paraId="5D750445" w14:textId="66EE63CC" w:rsidR="001C5174" w:rsidRDefault="001C5174">
      <w:pPr>
        <w:pStyle w:val="CommentText"/>
      </w:pPr>
      <w:r>
        <w:rPr>
          <w:rStyle w:val="CommentReference"/>
        </w:rPr>
        <w:annotationRef/>
      </w:r>
      <w:r>
        <w:t xml:space="preserve">Up </w:t>
      </w:r>
    </w:p>
  </w:comment>
  <w:comment w:id="23" w:author="Reviewer" w:date="2025-10-04T13:30:00Z" w:initials="RV">
    <w:p w14:paraId="62777920" w14:textId="5CF46046" w:rsidR="001C5174" w:rsidRDefault="001C5174">
      <w:pPr>
        <w:pStyle w:val="CommentText"/>
      </w:pPr>
      <w:r>
        <w:rPr>
          <w:rStyle w:val="CommentReference"/>
        </w:rPr>
        <w:annotationRef/>
      </w:r>
      <w:r>
        <w:t>Add the objectives of your study1</w:t>
      </w:r>
    </w:p>
  </w:comment>
  <w:comment w:id="24" w:author="Reviewer" w:date="2025-10-04T13:31:00Z" w:initials="RV">
    <w:p w14:paraId="1581BB69" w14:textId="07E97A11" w:rsidR="001C5174" w:rsidRDefault="001C5174">
      <w:pPr>
        <w:pStyle w:val="CommentText"/>
      </w:pPr>
      <w:r>
        <w:rPr>
          <w:rStyle w:val="CommentReference"/>
        </w:rPr>
        <w:annotationRef/>
      </w:r>
      <w:r>
        <w:t xml:space="preserve">In </w:t>
      </w:r>
      <w:proofErr w:type="gramStart"/>
      <w:r>
        <w:t>addition, …..</w:t>
      </w:r>
      <w:proofErr w:type="gramEnd"/>
    </w:p>
  </w:comment>
  <w:comment w:id="25" w:author="Reviewer" w:date="2025-10-04T13:42:00Z" w:initials="RV">
    <w:p w14:paraId="3A11F73F" w14:textId="334BBBE8" w:rsidR="00DC35B4" w:rsidRDefault="00DC35B4">
      <w:pPr>
        <w:pStyle w:val="CommentText"/>
      </w:pPr>
      <w:r>
        <w:rPr>
          <w:rStyle w:val="CommentReference"/>
        </w:rPr>
        <w:annotationRef/>
      </w:r>
      <w:r>
        <w:t>States that correlation……</w:t>
      </w:r>
    </w:p>
  </w:comment>
  <w:comment w:id="26" w:author="Reviewer" w:date="2025-10-04T13:34:00Z" w:initials="RV">
    <w:p w14:paraId="5D20D4CE" w14:textId="775997EB" w:rsidR="00DC35B4" w:rsidRDefault="00DC35B4">
      <w:pPr>
        <w:pStyle w:val="CommentText"/>
      </w:pPr>
      <w:r>
        <w:rPr>
          <w:rStyle w:val="CommentReference"/>
        </w:rPr>
        <w:annotationRef/>
      </w:r>
      <w:r>
        <w:t xml:space="preserve">Check </w:t>
      </w:r>
    </w:p>
  </w:comment>
  <w:comment w:id="27" w:author="Reviewer" w:date="2025-10-04T13:34:00Z" w:initials="RV">
    <w:p w14:paraId="69E94E97" w14:textId="516CFC88" w:rsidR="00DC35B4" w:rsidRDefault="00DC35B4">
      <w:pPr>
        <w:pStyle w:val="CommentText"/>
      </w:pPr>
      <w:r>
        <w:rPr>
          <w:rStyle w:val="CommentReference"/>
        </w:rPr>
        <w:annotationRef/>
      </w:r>
      <w:r>
        <w:t>Be consistent using researchers or researcher!</w:t>
      </w:r>
    </w:p>
  </w:comment>
  <w:comment w:id="28" w:author="Reviewer" w:date="2025-10-04T13:36:00Z" w:initials="RV">
    <w:p w14:paraId="19CFA9CE" w14:textId="6F7A18AF" w:rsidR="00DC35B4" w:rsidRDefault="00DC35B4">
      <w:pPr>
        <w:pStyle w:val="CommentText"/>
      </w:pPr>
      <w:r>
        <w:rPr>
          <w:rStyle w:val="CommentReference"/>
        </w:rPr>
        <w:annotationRef/>
      </w:r>
      <w:r>
        <w:t>Add ‘</w:t>
      </w:r>
      <w:r>
        <w:t xml:space="preserve">to find out whether or not there was a contribution of students’ vocabulary mastery to their writing ability in descriptive texts at the tenth-grade students of SMA </w:t>
      </w:r>
      <w:proofErr w:type="spellStart"/>
      <w:r>
        <w:t>Negeri</w:t>
      </w:r>
      <w:proofErr w:type="spellEnd"/>
      <w:r>
        <w:t xml:space="preserve"> 10 Palembang  </w:t>
      </w:r>
      <w:r>
        <w:t>‘</w:t>
      </w:r>
    </w:p>
  </w:comment>
  <w:comment w:id="30" w:author="Reviewer" w:date="2025-10-04T13:46:00Z" w:initials="RV">
    <w:p w14:paraId="1D521665" w14:textId="1F380C36" w:rsidR="00E70726" w:rsidRDefault="00E70726">
      <w:pPr>
        <w:pStyle w:val="CommentText"/>
      </w:pPr>
      <w:r>
        <w:rPr>
          <w:rStyle w:val="CommentReference"/>
        </w:rPr>
        <w:annotationRef/>
      </w:r>
      <w:r>
        <w:t>It is separated ideas, you have to explain the procedures for determining the samples, mention the criteria1</w:t>
      </w:r>
    </w:p>
  </w:comment>
  <w:comment w:id="31" w:author="Reviewer" w:date="2025-10-04T14:44:00Z" w:initials="RV">
    <w:p w14:paraId="07EADB5A" w14:textId="01AD4B4C" w:rsidR="00E70726" w:rsidRDefault="00E70726">
      <w:pPr>
        <w:pStyle w:val="CommentText"/>
      </w:pPr>
      <w:r>
        <w:rPr>
          <w:rStyle w:val="CommentReference"/>
        </w:rPr>
        <w:annotationRef/>
      </w:r>
      <w:proofErr w:type="gramStart"/>
      <w:r w:rsidR="00740996">
        <w:t>no</w:t>
      </w:r>
      <w:proofErr w:type="gramEnd"/>
      <w:r w:rsidR="00740996">
        <w:t xml:space="preserve"> topic and instruction? Mention the guidelines for doing the writing test 1</w:t>
      </w:r>
    </w:p>
  </w:comment>
  <w:comment w:id="32" w:author="Reviewer" w:date="2025-10-04T13:49:00Z" w:initials="RV">
    <w:p w14:paraId="1B2CB756" w14:textId="72CAB23D" w:rsidR="00E70726" w:rsidRDefault="00E70726">
      <w:pPr>
        <w:pStyle w:val="CommentText"/>
      </w:pPr>
      <w:r>
        <w:rPr>
          <w:rStyle w:val="CommentReference"/>
        </w:rPr>
        <w:annotationRef/>
      </w:r>
      <w:r>
        <w:t xml:space="preserve">Past tense </w:t>
      </w:r>
    </w:p>
  </w:comment>
  <w:comment w:id="33" w:author="Reviewer" w:date="2025-10-04T13:49:00Z" w:initials="RV">
    <w:p w14:paraId="6524B602" w14:textId="51E57C36" w:rsidR="00E70726" w:rsidRDefault="00E70726">
      <w:pPr>
        <w:pStyle w:val="CommentText"/>
      </w:pPr>
      <w:r>
        <w:rPr>
          <w:rStyle w:val="CommentReference"/>
        </w:rPr>
        <w:annotationRef/>
      </w:r>
      <w:r>
        <w:t>Add the results of reliability1</w:t>
      </w:r>
    </w:p>
  </w:comment>
  <w:comment w:id="34" w:author="Reviewer" w:date="2025-10-04T13:56:00Z" w:initials="RV">
    <w:p w14:paraId="210C969B" w14:textId="75D32AEE" w:rsidR="00100A37" w:rsidRDefault="00100A37">
      <w:pPr>
        <w:pStyle w:val="CommentText"/>
      </w:pPr>
      <w:r>
        <w:rPr>
          <w:rStyle w:val="CommentReference"/>
        </w:rPr>
        <w:annotationRef/>
      </w:r>
      <w:proofErr w:type="gramStart"/>
      <w:r>
        <w:t>method</w:t>
      </w:r>
      <w:proofErr w:type="gramEnd"/>
    </w:p>
  </w:comment>
  <w:comment w:id="35" w:author="Reviewer" w:date="2025-10-04T13:57:00Z" w:initials="RV">
    <w:p w14:paraId="754DF6F3" w14:textId="014D2EEB" w:rsidR="00100A37" w:rsidRDefault="00100A37">
      <w:pPr>
        <w:pStyle w:val="CommentText"/>
      </w:pPr>
      <w:r>
        <w:rPr>
          <w:rStyle w:val="CommentReference"/>
        </w:rPr>
        <w:annotationRef/>
      </w:r>
      <w:proofErr w:type="gramStart"/>
      <w:r>
        <w:t>what</w:t>
      </w:r>
      <w:proofErr w:type="gramEnd"/>
      <w:r>
        <w:t xml:space="preserve"> do you mean by this, please check1 </w:t>
      </w:r>
    </w:p>
  </w:comment>
  <w:comment w:id="38" w:author="Reviewer" w:date="2025-10-04T14:50:00Z" w:initials="RV">
    <w:p w14:paraId="1ACF65E3" w14:textId="46AAF7B2" w:rsidR="00740996" w:rsidRDefault="00740996">
      <w:pPr>
        <w:pStyle w:val="CommentText"/>
      </w:pPr>
      <w:r>
        <w:rPr>
          <w:rStyle w:val="CommentReference"/>
        </w:rPr>
        <w:annotationRef/>
      </w:r>
      <w:r>
        <w:t>Check</w:t>
      </w:r>
      <w:r w:rsidR="003B0D8C">
        <w:t xml:space="preserve"> in table!</w:t>
      </w:r>
    </w:p>
  </w:comment>
  <w:comment w:id="40" w:author="Reviewer" w:date="2025-10-04T14:50:00Z" w:initials="RV">
    <w:p w14:paraId="64695958" w14:textId="5310CDE1" w:rsidR="003B0D8C" w:rsidRDefault="003B0D8C">
      <w:pPr>
        <w:pStyle w:val="CommentText"/>
      </w:pPr>
      <w:r>
        <w:rPr>
          <w:rStyle w:val="CommentReference"/>
        </w:rPr>
        <w:annotationRef/>
      </w:r>
      <w:r>
        <w:t>Are you sure 79%? Check in the table!</w:t>
      </w:r>
    </w:p>
  </w:comment>
  <w:comment w:id="42" w:author="Reviewer" w:date="2025-10-04T14:52:00Z" w:initials="RV">
    <w:p w14:paraId="2B7E8EAA" w14:textId="5E8D878B" w:rsidR="003B0D8C" w:rsidRDefault="003B0D8C">
      <w:pPr>
        <w:pStyle w:val="CommentText"/>
      </w:pPr>
      <w:r>
        <w:rPr>
          <w:rStyle w:val="CommentReference"/>
        </w:rPr>
        <w:annotationRef/>
      </w:r>
      <w:r>
        <w:t xml:space="preserve">Add the pedagogical implication </w:t>
      </w:r>
    </w:p>
  </w:comment>
  <w:comment w:id="43" w:author="Reviewer" w:date="2025-10-04T14:52:00Z" w:initials="RV">
    <w:p w14:paraId="36D56CFE" w14:textId="623F2515" w:rsidR="003B0D8C" w:rsidRDefault="003B0D8C">
      <w:pPr>
        <w:pStyle w:val="CommentText"/>
      </w:pPr>
      <w:r>
        <w:rPr>
          <w:rStyle w:val="CommentReference"/>
        </w:rPr>
        <w:annotationRef/>
      </w:r>
      <w:r>
        <w:t>Revise!</w:t>
      </w:r>
    </w:p>
  </w:comment>
  <w:comment w:id="44" w:author="Reviewer" w:date="2025-10-04T13:51:00Z" w:initials="RV">
    <w:p w14:paraId="6BDAF91C" w14:textId="4C3FD2BB" w:rsidR="00E70726" w:rsidRDefault="00E70726">
      <w:pPr>
        <w:pStyle w:val="CommentText"/>
      </w:pPr>
      <w:r>
        <w:rPr>
          <w:rStyle w:val="CommentReference"/>
        </w:rPr>
        <w:annotationRef/>
      </w:r>
      <w:r>
        <w:t xml:space="preserve">Please take two references from </w:t>
      </w:r>
      <w:proofErr w:type="spellStart"/>
      <w:r>
        <w:t>didas</w:t>
      </w:r>
      <w:bookmarkStart w:id="45" w:name="_GoBack"/>
      <w:bookmarkEnd w:id="45"/>
      <w:r>
        <w:t>cein</w:t>
      </w:r>
      <w:proofErr w:type="spellEnd"/>
      <w:r>
        <w:t xml:space="preserve"> journal </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8038A8" w14:textId="77777777" w:rsidR="00564DB6" w:rsidRDefault="00564DB6" w:rsidP="00821842">
      <w:r>
        <w:separator/>
      </w:r>
    </w:p>
  </w:endnote>
  <w:endnote w:type="continuationSeparator" w:id="0">
    <w:p w14:paraId="56B1A006" w14:textId="77777777" w:rsidR="00564DB6" w:rsidRDefault="00564DB6"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2212362"/>
      <w:docPartObj>
        <w:docPartGallery w:val="Page Numbers (Bottom of Page)"/>
        <w:docPartUnique/>
      </w:docPartObj>
    </w:sdtPr>
    <w:sdtEndPr/>
    <w:sdtContent>
      <w:p w14:paraId="254375B5" w14:textId="77777777" w:rsidR="00D003BB" w:rsidRDefault="00D003BB">
        <w:pPr>
          <w:pStyle w:val="Footer"/>
          <w:jc w:val="right"/>
        </w:pPr>
        <w:r>
          <w:fldChar w:fldCharType="begin"/>
        </w:r>
        <w:r>
          <w:instrText xml:space="preserve"> PAGE   \* MERGEFORMAT </w:instrText>
        </w:r>
        <w:r>
          <w:fldChar w:fldCharType="separate"/>
        </w:r>
        <w:r w:rsidR="003B0D8C">
          <w:rPr>
            <w:noProof/>
          </w:rPr>
          <w:t>10</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CCCA19" w14:textId="77777777" w:rsidR="00564DB6" w:rsidRDefault="00564DB6" w:rsidP="00821842">
      <w:r>
        <w:separator/>
      </w:r>
    </w:p>
  </w:footnote>
  <w:footnote w:type="continuationSeparator" w:id="0">
    <w:p w14:paraId="42C05A70" w14:textId="77777777" w:rsidR="00564DB6" w:rsidRDefault="00564DB6"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6582F28"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4E19ECD"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628F5A60"/>
    <w:multiLevelType w:val="hybridMultilevel"/>
    <w:tmpl w:val="5BC4DD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55654"/>
    <w:rsid w:val="00064CBA"/>
    <w:rsid w:val="000756E7"/>
    <w:rsid w:val="000A50F5"/>
    <w:rsid w:val="000D7C53"/>
    <w:rsid w:val="000F3E94"/>
    <w:rsid w:val="00100A37"/>
    <w:rsid w:val="001174A6"/>
    <w:rsid w:val="001337AC"/>
    <w:rsid w:val="001347BE"/>
    <w:rsid w:val="00146FDE"/>
    <w:rsid w:val="00161925"/>
    <w:rsid w:val="001A0426"/>
    <w:rsid w:val="001A458D"/>
    <w:rsid w:val="001C5174"/>
    <w:rsid w:val="001E4196"/>
    <w:rsid w:val="001F49FA"/>
    <w:rsid w:val="002051B5"/>
    <w:rsid w:val="00214FF2"/>
    <w:rsid w:val="002476E3"/>
    <w:rsid w:val="00283751"/>
    <w:rsid w:val="00362B06"/>
    <w:rsid w:val="00385566"/>
    <w:rsid w:val="00397A52"/>
    <w:rsid w:val="003B0D8C"/>
    <w:rsid w:val="003F7A9E"/>
    <w:rsid w:val="00413ACC"/>
    <w:rsid w:val="00462988"/>
    <w:rsid w:val="00475E20"/>
    <w:rsid w:val="004A0A1D"/>
    <w:rsid w:val="004B50F8"/>
    <w:rsid w:val="004E24DE"/>
    <w:rsid w:val="004E3538"/>
    <w:rsid w:val="004F2879"/>
    <w:rsid w:val="00502F05"/>
    <w:rsid w:val="00514EFF"/>
    <w:rsid w:val="00543AE4"/>
    <w:rsid w:val="00564DB6"/>
    <w:rsid w:val="00585E73"/>
    <w:rsid w:val="0059180D"/>
    <w:rsid w:val="00594560"/>
    <w:rsid w:val="005E1B2B"/>
    <w:rsid w:val="006222B3"/>
    <w:rsid w:val="006251A3"/>
    <w:rsid w:val="00650947"/>
    <w:rsid w:val="0066468A"/>
    <w:rsid w:val="00673E74"/>
    <w:rsid w:val="00680B85"/>
    <w:rsid w:val="006A685C"/>
    <w:rsid w:val="006E0B0D"/>
    <w:rsid w:val="006F1387"/>
    <w:rsid w:val="0070516B"/>
    <w:rsid w:val="007077DF"/>
    <w:rsid w:val="00740996"/>
    <w:rsid w:val="007473B2"/>
    <w:rsid w:val="007526CD"/>
    <w:rsid w:val="00763467"/>
    <w:rsid w:val="007A092F"/>
    <w:rsid w:val="007A3AFF"/>
    <w:rsid w:val="007B1240"/>
    <w:rsid w:val="007F2AA9"/>
    <w:rsid w:val="008042D6"/>
    <w:rsid w:val="008131F3"/>
    <w:rsid w:val="008140CD"/>
    <w:rsid w:val="00821842"/>
    <w:rsid w:val="00885B4C"/>
    <w:rsid w:val="008B058C"/>
    <w:rsid w:val="008C7A94"/>
    <w:rsid w:val="008D3B5C"/>
    <w:rsid w:val="008D5B5F"/>
    <w:rsid w:val="008E1F35"/>
    <w:rsid w:val="008E26D6"/>
    <w:rsid w:val="00905905"/>
    <w:rsid w:val="009309B8"/>
    <w:rsid w:val="009856B3"/>
    <w:rsid w:val="00994138"/>
    <w:rsid w:val="009A2257"/>
    <w:rsid w:val="009D59CB"/>
    <w:rsid w:val="009E6F2A"/>
    <w:rsid w:val="00A0331E"/>
    <w:rsid w:val="00A21B66"/>
    <w:rsid w:val="00AB27FB"/>
    <w:rsid w:val="00AC39C2"/>
    <w:rsid w:val="00AF0FC7"/>
    <w:rsid w:val="00B830EB"/>
    <w:rsid w:val="00B8659F"/>
    <w:rsid w:val="00B943B7"/>
    <w:rsid w:val="00B95A47"/>
    <w:rsid w:val="00BB2824"/>
    <w:rsid w:val="00BF3A04"/>
    <w:rsid w:val="00C45C73"/>
    <w:rsid w:val="00C5090A"/>
    <w:rsid w:val="00C55E45"/>
    <w:rsid w:val="00C92C09"/>
    <w:rsid w:val="00CE2292"/>
    <w:rsid w:val="00CE64D6"/>
    <w:rsid w:val="00CF76AC"/>
    <w:rsid w:val="00D003BB"/>
    <w:rsid w:val="00D02066"/>
    <w:rsid w:val="00D3518F"/>
    <w:rsid w:val="00D67280"/>
    <w:rsid w:val="00DA11C1"/>
    <w:rsid w:val="00DC35B4"/>
    <w:rsid w:val="00DC3765"/>
    <w:rsid w:val="00DD1135"/>
    <w:rsid w:val="00DF4413"/>
    <w:rsid w:val="00E101D2"/>
    <w:rsid w:val="00E23CC4"/>
    <w:rsid w:val="00E351FF"/>
    <w:rsid w:val="00E43E26"/>
    <w:rsid w:val="00E70726"/>
    <w:rsid w:val="00EE5917"/>
    <w:rsid w:val="00F05CBA"/>
    <w:rsid w:val="00F16B9E"/>
    <w:rsid w:val="00F367FE"/>
    <w:rsid w:val="00F54814"/>
    <w:rsid w:val="00F575C6"/>
    <w:rsid w:val="00F658B4"/>
    <w:rsid w:val="00FB47D6"/>
    <w:rsid w:val="00FC034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1D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21">
    <w:name w:val="Plain Table 21"/>
    <w:basedOn w:val="TableNormal"/>
    <w:next w:val="PlainTable2"/>
    <w:uiPriority w:val="42"/>
    <w:rsid w:val="006222B3"/>
    <w:rPr>
      <w:rFonts w:asciiTheme="minorHAnsi" w:hAnsiTheme="minorHAnsi" w:cstheme="minorBidi"/>
      <w:kern w:val="2"/>
      <w:lang w:val="en-ID"/>
      <w14:ligatures w14:val="standardContextual"/>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
    <w:name w:val="Plain Table 2"/>
    <w:basedOn w:val="TableNormal"/>
    <w:uiPriority w:val="42"/>
    <w:rsid w:val="006222B3"/>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2AA9"/>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283751"/>
    <w:pPr>
      <w:spacing w:after="200"/>
    </w:pPr>
    <w:rPr>
      <w:rFonts w:asciiTheme="minorHAnsi" w:hAnsiTheme="minorHAnsi" w:cstheme="minorBidi"/>
      <w:i/>
      <w:iCs/>
      <w:color w:val="44546A" w:themeColor="text2"/>
      <w:kern w:val="2"/>
      <w:sz w:val="18"/>
      <w:szCs w:val="18"/>
      <w:lang w:val="en-ID"/>
      <w14:ligatures w14:val="standardContextual"/>
    </w:rPr>
  </w:style>
  <w:style w:type="table" w:customStyle="1" w:styleId="TableGrid1">
    <w:name w:val="Table Grid1"/>
    <w:basedOn w:val="TableNormal"/>
    <w:next w:val="TableGrid"/>
    <w:uiPriority w:val="39"/>
    <w:rsid w:val="006222B3"/>
    <w:rPr>
      <w:rFonts w:asciiTheme="minorHAnsi" w:eastAsia="Calibri" w:hAnsiTheme="minorHAnsi" w:cstheme="minorBidi"/>
      <w:kern w:val="2"/>
      <w:lang w:val="en-ID"/>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21">
    <w:name w:val="Plain Table 21"/>
    <w:basedOn w:val="TableNormal"/>
    <w:next w:val="PlainTable2"/>
    <w:uiPriority w:val="42"/>
    <w:rsid w:val="006222B3"/>
    <w:rPr>
      <w:rFonts w:asciiTheme="minorHAnsi" w:hAnsiTheme="minorHAnsi" w:cstheme="minorBidi"/>
      <w:kern w:val="2"/>
      <w:lang w:val="en-ID"/>
      <w14:ligatures w14:val="standardContextual"/>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2">
    <w:name w:val="Plain Table 2"/>
    <w:basedOn w:val="TableNormal"/>
    <w:uiPriority w:val="42"/>
    <w:rsid w:val="006222B3"/>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1436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Mul15</b:Tag>
    <b:SourceType>JournalArticle</b:SourceType>
    <b:Guid>{AEBA758A-819E-4D3C-8486-C8E11678AE33}</b:Guid>
    <b:Title>cultivation of English knowledge and skills </b:Title>
    <b:Year>2015</b:Year>
    <b:Author>
      <b:Author>
        <b:NameList>
          <b:Person>
            <b:Last>Mulyati</b:Last>
          </b:Person>
        </b:NameList>
      </b:Author>
    </b:Author>
    <b:JournalName>pasopati</b:JournalName>
    <b:RefOrder>8</b:RefOrder>
  </b:Source>
  <b:Source>
    <b:Tag>MDh22</b:Tag>
    <b:SourceType>JournalArticle</b:SourceType>
    <b:Guid>{ED95D3C1-DB25-4EDE-846B-0B4772F5348F}</b:Guid>
    <b:Title>Influence of Video Games on The Acquisition of The English Language</b:Title>
    <b:Year>2022</b:Year>
    <b:Author>
      <b:Author>
        <b:NameList>
          <b:Person>
            <b:Last>Winaldo </b:Last>
            <b:First>M. Dhany</b:First>
          </b:Person>
          <b:Person>
            <b:Last>Oktaviani</b:Last>
            <b:First>Lulud </b:First>
          </b:Person>
        </b:NameList>
      </b:Author>
    </b:Author>
    <b:JournalName>Journal of English Language Teaching and Learning (JELTL)</b:JournalName>
    <b:Pages>21</b:Pages>
    <b:RefOrder>1</b:RefOrder>
  </b:Source>
  <b:Source>
    <b:Tag>Adh23</b:Tag>
    <b:SourceType>JournalArticle</b:SourceType>
    <b:Guid>{78CCBE98-D376-4EE6-A6C5-DE47DDD36A4D}</b:Guid>
    <b:Author>
      <b:Author>
        <b:NameList>
          <b:Person>
            <b:Last>Mahanipuna</b:Last>
            <b:First>Adhyastha</b:First>
          </b:Person>
        </b:NameList>
      </b:Author>
    </b:Author>
    <b:Title>English Education in the 21st Century: A Comprehensive </b:Title>
    <b:JournalName>Pustakailmu.id</b:JournalName>
    <b:Year>2023</b:Year>
    <b:Pages>1</b:Pages>
    <b:RefOrder>2</b:RefOrder>
  </b:Source>
  <b:Source>
    <b:Tag>Rao19</b:Tag>
    <b:SourceType>JournalArticle</b:SourceType>
    <b:Guid>{E3823B2C-9B58-4517-9470-211E66646815}</b:Guid>
    <b:Title>The Important of Speaking Skills In English Classrooms</b:Title>
    <b:JournalName>Alford Council of International English &amp; Literature Journal(ACIELJ)</b:JournalName>
    <b:Year>2019</b:Year>
    <b:Pages>6</b:Pages>
    <b:Author>
      <b:Author>
        <b:NameList>
          <b:Person>
            <b:Last>Rao</b:Last>
            <b:Middle>Srinivas</b:Middle>
            <b:First>Parupalli</b:First>
          </b:Person>
        </b:NameList>
      </b:Author>
    </b:Author>
    <b:RefOrder>3</b:RefOrder>
  </b:Source>
  <b:Source>
    <b:Tag>Gan15</b:Tag>
    <b:SourceType>JournalArticle</b:SourceType>
    <b:Guid>{42C453BC-4443-4F5E-B1EA-9ED6266342CF}</b:Guid>
    <b:Title>Students’ Learning Strategies </b:Title>
    <b:JournalName>Siele Journal</b:JournalName>
    <b:Year>2015</b:Year>
    <b:Pages>17</b:Pages>
    <b:Author>
      <b:Author>
        <b:NameList>
          <b:Person>
            <b:Last>Gani</b:Last>
            <b:Middle>A.</b:Middle>
            <b:First>Sofyan</b:First>
          </b:Person>
          <b:Person>
            <b:Last>Fajrina</b:Last>
            <b:First>Dian</b:First>
          </b:Person>
          <b:Person>
            <b:Last>Hanifa</b:Last>
            <b:First>Rizaldy</b:First>
          </b:Person>
        </b:NameList>
      </b:Author>
    </b:Author>
    <b:RefOrder>9</b:RefOrder>
  </b:Source>
  <b:Source>
    <b:Tag>Pur17</b:Tag>
    <b:SourceType>JournalArticle</b:SourceType>
    <b:Guid>{08F9D525-4FCB-40FA-9E25-92BFF2A3B799}</b:Guid>
    <b:Title>The Implementation of Cooperative Learning Model Quiz-Quiz Trade and Inside-Outside Circle to Improve the Students' Social Skills and Learning Outcomes</b:Title>
    <b:JournalName>International Journal of Academic Research in Business and Social Sciences</b:JournalName>
    <b:Year>2017</b:Year>
    <b:Pages>473</b:Pages>
    <b:Author>
      <b:Author>
        <b:NameList>
          <b:Person>
            <b:Last>Purwaningrum</b:Last>
            <b:Middle>Diah</b:Middle>
            <b:First>Merinta</b:First>
          </b:Person>
          <b:Person>
            <b:Last>Soetjipto</b:Last>
            <b:Middle>Eko</b:Middle>
            <b:First>Budi</b:First>
          </b:Person>
          <b:Person>
            <b:Last>Untari</b:Last>
            <b:First>Sri</b:First>
          </b:Person>
        </b:NameList>
      </b:Author>
    </b:Author>
    <b:RefOrder>10</b:RefOrder>
  </b:Source>
  <b:Source>
    <b:Tag>Muf23</b:Tag>
    <b:SourceType>JournalArticle</b:SourceType>
    <b:Guid>{4CB2B70F-9D6E-4F0D-90CD-344766F171A0}</b:Guid>
    <b:Title>The Effectiveness Of Quiz Quiz Trade Game To Improve The Students' Vocabulary Mastery At The Fourth Grade Of MI Ma'arif Banjarsari In The Academic Year 2021/2022</b:Title>
    <b:JournalName>Jurnal Dialektika Program Studi Pendidikan Bahasa Inggris</b:JournalName>
    <b:Year>2023</b:Year>
    <b:Pages>1-3</b:Pages>
    <b:Author>
      <b:Author>
        <b:NameList>
          <b:Person>
            <b:Last>Mufa</b:Last>
            <b:Middle>Khaerunisa</b:Middle>
            <b:First>Maurizka </b:First>
          </b:Person>
          <b:Person>
            <b:Last>Nurdiawati</b:Last>
            <b:First>Dede</b:First>
          </b:Person>
        </b:NameList>
      </b:Author>
    </b:Author>
    <b:RefOrder>11</b:RefOrder>
  </b:Source>
  <b:Source>
    <b:Tag>Hab17</b:Tag>
    <b:SourceType>JournalArticle</b:SourceType>
    <b:Guid>{4F3DA43B-9375-44EF-A458-4788AC544847}</b:Guid>
    <b:Title>The Implementation of Cooperative Learning Model Quiz-Quiz Trade and Inside-Outside Circle to Improve the Students’ Communicative Skill and Learning on Social Science Lesson</b:Title>
    <b:JournalName>IOSR Journal Of Humanities And Social Science (IOSR-JHSS)</b:JournalName>
    <b:Year>2017</b:Year>
    <b:Pages>65</b:Pages>
    <b:Author>
      <b:Author>
        <b:NameList>
          <b:Person>
            <b:First>Habidi</b:First>
          </b:Person>
          <b:Person>
            <b:Last>Widiati</b:Last>
            <b:First>Utami </b:First>
          </b:Person>
          <b:Person>
            <b:Last>Soetjipto</b:Last>
            <b:Middle>Eko </b:Middle>
            <b:First>Budi</b:First>
          </b:Person>
        </b:NameList>
      </b:Author>
    </b:Author>
    <b:RefOrder>4</b:RefOrder>
  </b:Source>
  <b:Source>
    <b:Tag>HDo04</b:Tag>
    <b:SourceType>Book</b:SourceType>
    <b:Guid>{E83EAADA-7BBB-43F5-AEA3-4834D25B8D2F}</b:Guid>
    <b:Author>
      <b:Author>
        <b:NameList>
          <b:Person>
            <b:Last>Brown</b:Last>
            <b:First>H.</b:First>
            <b:Middle>Doughlas</b:Middle>
          </b:Person>
        </b:NameList>
      </b:Author>
    </b:Author>
    <b:Title>Language Assessment Principles and Classroom Practices</b:Title>
    <b:Year>2004</b:Year>
    <b:City>United States of America </b:City>
    <b:Publisher>Longman</b:Publisher>
    <b:RefOrder>12</b:RefOrder>
  </b:Source>
  <b:Source>
    <b:Tag>Wil23</b:Tag>
    <b:SourceType>JournalArticle</b:SourceType>
    <b:Guid>{FB371AB8-0B93-4F91-9550-A99AC6B4CC98}</b:Guid>
    <b:Title>Students Difficulties In Learning Spaeking Skill Through Online Learning</b:Title>
    <b:Year>2023</b:Year>
    <b:Pages>483</b:Pages>
    <b:Author>
      <b:Author>
        <b:NameList>
          <b:Person>
            <b:Last>Wilantari </b:Last>
            <b:Middle>Tia Wiat</b:Middle>
            <b:First>Ni Kadek</b:First>
          </b:Person>
          <b:Person>
            <b:Last>Putra</b:Last>
            <b:Middle>Rat Dwiyana</b:Middle>
            <b:First>I Dewa Gede</b:First>
          </b:Person>
          <b:Person>
            <b:Last>Suhardiana </b:Last>
            <b:Middle>Andre</b:Middle>
            <b:First>I Putu</b:First>
          </b:Person>
        </b:NameList>
      </b:Author>
    </b:Author>
    <b:RefOrder>13</b:RefOrder>
  </b:Source>
  <b:Source>
    <b:Tag>Azi21</b:Tag>
    <b:SourceType>JournalArticle</b:SourceType>
    <b:Guid>{99090CD2-29DA-4148-9E23-17B55ED536F9}</b:Guid>
    <b:Title>ESL Learners’ Challenges in Speaking English in Malaysian </b:Title>
    <b:JournalName>International Journal of Academic</b:JournalName>
    <b:Year>2021</b:Year>
    <b:Pages>985</b:Pages>
    <b:Author>
      <b:Author>
        <b:NameList>
          <b:Person>
            <b:Last>Aziz</b:Last>
            <b:Middle>Abdul</b:Middle>
            <b:First>Azlina </b:First>
          </b:Person>
          <b:Person>
            <b:Last>Kashinathan </b:Last>
            <b:First>Saraswathy</b:First>
          </b:Person>
        </b:NameList>
      </b:Author>
    </b:Author>
    <b:RefOrder>14</b:RefOrder>
  </b:Source>
  <b:Source>
    <b:Tag>Cri22</b:Tag>
    <b:SourceType>JournalArticle</b:SourceType>
    <b:Guid>{AE9CE5CC-2253-454E-9E9E-1B7305888ABC}</b:Guid>
    <b:Title>The Use Of Small-group Disccuision To Improve Students’</b:Title>
    <b:JournalName>Journal of Research on Language Education (JoRLE)</b:JournalName>
    <b:Year>2022</b:Year>
    <b:Pages>61</b:Pages>
    <b:Author>
      <b:Author>
        <b:NameList>
          <b:Person>
            <b:Last>Crisianita</b:Last>
            <b:First>Sintya </b:First>
          </b:Person>
          <b:Person>
            <b:Last>Mandasari</b:Last>
            <b:First>Berlinda </b:First>
          </b:Person>
        </b:NameList>
      </b:Author>
    </b:Author>
    <b:RefOrder>15</b:RefOrder>
  </b:Source>
  <b:Source>
    <b:Tag>Kur15</b:Tag>
    <b:SourceType>JournalArticle</b:SourceType>
    <b:Guid>{51AECD1F-7C21-441E-8A82-78D5A846B816}</b:Guid>
    <b:Title>A Study On The Speaking Ability of The Second Year Students of SMK Telkom Pekanbaru</b:Title>
    <b:JournalName>Jurnal Online Mahasiswa Fakultas Keguruan dan Ilmu Pendidikan Universitas Riau</b:JournalName>
    <b:Year>2015</b:Year>
    <b:Pages>5-6</b:Pages>
    <b:Author>
      <b:Author>
        <b:NameList>
          <b:Person>
            <b:Last>Kurniiati</b:Last>
            <b:First>Azlina</b:First>
          </b:Person>
          <b:Person>
            <b:First>Eliwarti</b:First>
          </b:Person>
          <b:Person>
            <b:First>Novitri</b:First>
          </b:Person>
        </b:NameList>
      </b:Author>
    </b:Author>
    <b:RefOrder>16</b:RefOrder>
  </b:Source>
  <b:Source>
    <b:Tag>Hon22</b:Tag>
    <b:SourceType>JournalArticle</b:SourceType>
    <b:Guid>{A3964F70-DF21-4C3C-8FB5-BA4DB4991B5B}</b:Guid>
    <b:Title>The Characteristics of Successful Speaking Activity</b:Title>
    <b:JournalName>Journal Serunai</b:JournalName>
    <b:Year>2022</b:Year>
    <b:Pages>52</b:Pages>
    <b:Author>
      <b:Author>
        <b:NameList>
          <b:Person>
            <b:Last>Hongwilai</b:Last>
            <b:First>Apasraphon</b:First>
          </b:Person>
          <b:Person>
            <b:Last>Kawboonsai</b:Last>
            <b:First>Siriprapha </b:First>
          </b:Person>
        </b:NameList>
      </b:Author>
    </b:Author>
    <b:RefOrder>17</b:RefOrder>
  </b:Source>
  <b:Source>
    <b:Tag>Bou21</b:Tag>
    <b:SourceType>JournalArticle</b:SourceType>
    <b:Guid>{C8E77DC7-1170-4CFA-8978-68B5A8AB830F}</b:Guid>
    <b:Author>
      <b:Author>
        <b:NameList>
          <b:Person>
            <b:Last>Guebba</b:Last>
            <b:First>Boutaina</b:First>
          </b:Person>
        </b:NameList>
      </b:Author>
    </b:Author>
    <b:Title>The Nature of Speaking in the Classroom: An Overview</b:Title>
    <b:JournalName>British Journal of Philosophy, Sociology and History</b:JournalName>
    <b:Year>2021</b:Year>
    <b:Pages>38</b:Pages>
    <b:RefOrder>18</b:RefOrder>
  </b:Source>
  <b:Source>
    <b:Tag>Che21</b:Tag>
    <b:SourceType>JournalArticle</b:SourceType>
    <b:Guid>{000B6FA9-97C0-4FBB-A0E8-CDFBC2EE0FFB}</b:Guid>
    <b:Title>A Review of Cooperative Learning in EFL Classroom</b:Title>
    <b:JournalName>Asian Pendidikan</b:JournalName>
    <b:Year>2021</b:Year>
    <b:Pages>1</b:Pages>
    <b:Author>
      <b:Author>
        <b:NameList>
          <b:Person>
            <b:Last>Chen</b:Last>
            <b:First>Ruiying</b:First>
          </b:Person>
        </b:NameList>
      </b:Author>
    </b:Author>
    <b:RefOrder>5</b:RefOrder>
  </b:Source>
  <b:Source>
    <b:Tag>Kar18</b:Tag>
    <b:SourceType>JournalArticle</b:SourceType>
    <b:Guid>{68EDCAD6-D91E-4E02-A6B4-AAD3BB78FBA5}</b:Guid>
    <b:Title>The Implementation of 'Vocabulary Quiz-Quiz TradeCards' in The Teaching and Learning Vocabulary Among Intermediate Level Primary School Students</b:Title>
    <b:JournalName>International Journal of Modern Languages and Applied Linguistics </b:JournalName>
    <b:Year>2018</b:Year>
    <b:Pages>40</b:Pages>
    <b:Author>
      <b:Author>
        <b:NameList>
          <b:Person>
            <b:Last>Karim</b:Last>
            <b:Middle>binti Abd</b:Middle>
            <b:First>Rafidah </b:First>
          </b:Person>
          <b:Person>
            <b:Last>Nasri</b:Last>
            <b:Middle>Farhana binti </b:Middle>
            <b:First>Nur </b:First>
          </b:Person>
          <b:Person>
            <b:Last>Rahman</b:Last>
            <b:Middle>lyani binti Abdul </b:Middle>
            <b:First>Zarinatun </b:First>
          </b:Person>
          <b:Person>
            <b:Last>Zaidi</b:Last>
            <b:Middle>Nadwa binti Ahmad </b:Middle>
            <b:First>Nurul </b:First>
          </b:Person>
          <b:Person>
            <b:Last>Rahman</b:Last>
            <b:Middle>Bin Abdul </b:Middle>
            <b:First>Rosli</b:First>
          </b:Person>
        </b:NameList>
      </b:Author>
    </b:Author>
    <b:RefOrder>19</b:RefOrder>
  </b:Source>
  <b:Source>
    <b:Tag>Fra121</b:Tag>
    <b:SourceType>Book</b:SourceType>
    <b:Guid>{AA3F18C2-C583-4344-85F1-50683366E2E2}</b:Guid>
    <b:Title>How to Design and Evaluate Research in Education (8th ed)</b:Title>
    <b:Year>2012</b:Year>
    <b:City>New York</b:City>
    <b:Publisher>McGraw Hal</b:Publisher>
    <b:Author>
      <b:Author>
        <b:NameList>
          <b:Person>
            <b:Last>Fraenkel</b:Last>
            <b:First>Jack</b:First>
          </b:Person>
          <b:Person>
            <b:Last>Wallen</b:Last>
            <b:First>Norman</b:First>
          </b:Person>
          <b:Person>
            <b:Last>Hyun</b:Last>
            <b:First>Helen</b:First>
          </b:Person>
        </b:NameList>
      </b:Author>
    </b:Author>
    <b:RefOrder>20</b:RefOrder>
  </b:Source>
  <b:Source>
    <b:Tag>Cre08</b:Tag>
    <b:SourceType>Book</b:SourceType>
    <b:Guid>{D7011000-777A-49DF-8F32-2463DEC2D5D9}</b:Guid>
    <b:Title>Educational Research: Planning, Conducting, and Evaluating Quantitative and Qualitative Research.</b:Title>
    <b:Year>2008</b:Year>
    <b:City>New Jersey</b:City>
    <b:Publisher>Pearson Education Ltd</b:Publisher>
    <b:Author>
      <b:Author>
        <b:NameList>
          <b:Person>
            <b:Last>Creswell</b:Last>
            <b:First>John W</b:First>
          </b:Person>
        </b:NameList>
      </b:Author>
    </b:Author>
    <b:RefOrder>21</b:RefOrder>
  </b:Source>
  <b:Source>
    <b:Tag>Joh12</b:Tag>
    <b:SourceType>Book</b:SourceType>
    <b:Guid>{8AFC6613-7E6E-4C45-8FAA-9E163B851065}</b:Guid>
    <b:Title>Educational Research</b:Title>
    <b:Year>2012</b:Year>
    <b:City>Boston</b:City>
    <b:Publisher>MA: Pearson</b:Publisher>
    <b:Author>
      <b:Author>
        <b:NameList>
          <b:Person>
            <b:Last>Creswell</b:Last>
            <b:First>John W</b:First>
          </b:Person>
        </b:NameList>
      </b:Author>
    </b:Author>
    <b:RefOrder>22</b:RefOrder>
  </b:Source>
  <b:Source>
    <b:Tag>Rob11</b:Tag>
    <b:SourceType>JournalArticle</b:SourceType>
    <b:Guid>{75C79923-4E47-480E-939D-22EAACEAEB55}</b:Guid>
    <b:Title>Cooperative learning </b:Title>
    <b:Year>2011</b:Year>
    <b:Author>
      <b:Author>
        <b:NameList>
          <b:Person>
            <b:Last>Slavin</b:Last>
            <b:First>Robert</b:First>
            <b:Middle>E.</b:Middle>
          </b:Person>
        </b:NameList>
      </b:Author>
    </b:Author>
    <b:JournalName>Riview of Educational Reasearch </b:JournalName>
    <b:Pages>319-321</b:Pages>
    <b:RefOrder>23</b:RefOrder>
  </b:Source>
  <b:Source>
    <b:Tag>Sey22</b:Tag>
    <b:SourceType>JournalArticle</b:SourceType>
    <b:Guid>{A7E6E2D2-9C97-4DCD-B24D-1C2DF8BFA289}</b:Guid>
    <b:Title>Teachers' and Students' roles in promoting cooperative learning at haramaya, dire dawa, and Jigjiga universities, Ethiopia</b:Title>
    <b:JournalName>Hindawi</b:JournalName>
    <b:Year>2022</b:Year>
    <b:Pages>3-4</b:Pages>
    <b:Author>
      <b:Author>
        <b:NameList>
          <b:Person>
            <b:Last>Seyoum</b:Last>
            <b:First>Yilfashewa</b:First>
          </b:Person>
          <b:Person>
            <b:Last>Molla</b:Last>
            <b:First>Solomon</b:First>
          </b:Person>
        </b:NameList>
      </b:Author>
    </b:Author>
    <b:RefOrder>6</b:RefOrder>
  </b:Source>
  <b:Source>
    <b:Tag>Won22</b:Tag>
    <b:SourceType>Book</b:SourceType>
    <b:Guid>{621CB3E0-C441-4821-A3C8-4714AF3DACB0}</b:Guid>
    <b:Title>The classroom instruction book</b:Title>
    <b:Year>2022</b:Year>
    <b:Publisher>Harry K. Wong Publications, INC</b:Publisher>
    <b:Author>
      <b:Author>
        <b:NameList>
          <b:Person>
            <b:Last>Wong </b:Last>
            <b:Middle>K.</b:Middle>
            <b:First>Harry </b:First>
          </b:Person>
          <b:Person>
            <b:Last>Wong </b:Last>
            <b:Middle>T.</b:Middle>
            <b:First>Rosemary</b:First>
          </b:Person>
        </b:NameList>
      </b:Author>
    </b:Author>
    <b:RefOrder>24</b:RefOrder>
  </b:Source>
  <b:Source>
    <b:Tag>Arp22</b:Tag>
    <b:SourceType>JournalArticle</b:SourceType>
    <b:Guid>{B8B5D512-CECD-4C94-8D8D-B0E4B63079D4}</b:Guid>
    <b:Title>Significant of the speaking skill in the workplace and academic contexts</b:Title>
    <b:JournalName>International journal of Education, Vactional and Science </b:JournalName>
    <b:Year>2022</b:Year>
    <b:Pages>91-98</b:Pages>
    <b:Author>
      <b:Author>
        <b:NameList>
          <b:Person>
            <b:Last>Arputhamalar</b:Last>
            <b:First>Aruna</b:First>
          </b:Person>
          <b:Person>
            <b:Last>Prema</b:Last>
          </b:Person>
        </b:NameList>
      </b:Author>
    </b:Author>
    <b:RefOrder>7</b:RefOrder>
  </b:Source>
  <b:Source>
    <b:Tag>Jay22</b:Tag>
    <b:SourceType>JournalArticle</b:SourceType>
    <b:Guid>{F1A48BF1-B73E-4685-BC74-D59C0C7E92D1}</b:Guid>
    <b:Title>Speaking performance and ptoblems faced by English major students at a university in south sumatera </b:Title>
    <b:JournalName>Indonesian EFL journal (IEFLJ)</b:JournalName>
    <b:Year>2022</b:Year>
    <b:Pages>105-112</b:Pages>
    <b:Author>
      <b:Author>
        <b:NameList>
          <b:Person>
            <b:Last>Jaya</b:Last>
            <b:Middle>Putera</b:Middle>
            <b:First>Hariswan</b:First>
          </b:Person>
          <b:Person>
            <b:Last>Petrus</b:Last>
            <b:First>Ismail</b:First>
          </b:Person>
          <b:Person>
            <b:Last>Pitaloka</b:Last>
            <b:Middle>Lingga</b:Middle>
            <b:First>Nova </b:First>
          </b:Person>
        </b:NameList>
      </b:Author>
    </b:Author>
    <b:RefOrder>25</b:RefOrder>
  </b:Source>
  <b:Source>
    <b:Tag>Eac17</b:Tag>
    <b:SourceType>JournalArticle</b:SourceType>
    <b:Guid>{5EE91FF7-2E27-4C67-840A-0F9AD2903C60}</b:Guid>
    <b:Title>Cooperative learning throught jigsaw classroom technique for designing cast partial dentures - a comparative study</b:Title>
    <b:JournalName>MedEdPublish</b:JournalName>
    <b:Year>2017</b:Year>
    <b:Pages>2-12</b:Pages>
    <b:Author>
      <b:Author>
        <b:NameList>
          <b:Person>
            <b:Last>Eachempati</b:Last>
            <b:First>Prashanti</b:First>
          </b:Person>
          <b:Person>
            <b:Last>Kumar</b:Last>
            <b:First>Kiran</b:First>
          </b:Person>
          <b:Person>
            <b:Last>Ismail</b:Last>
            <b:Middle>Rashid Hj</b:Middle>
            <b:First>Abdul</b:First>
          </b:Person>
        </b:NameList>
      </b:Author>
    </b:Author>
    <b:RefOrder>26</b:RefOrder>
  </b:Source>
  <b:Source>
    <b:Tag>Rin22</b:Tag>
    <b:SourceType>JournalArticle</b:SourceType>
    <b:Guid>{BEBB59BC-16FC-434F-A93A-253C7A694EEF}</b:Guid>
    <b:Title>An analysis of types and functions of speaking used by the internships students </b:Title>
    <b:JournalName>Pioneer: Journal of Language and Literature</b:JournalName>
    <b:Year>2022</b:Year>
    <b:Pages>464-478</b:Pages>
    <b:Author>
      <b:Author>
        <b:NameList>
          <b:Person>
            <b:Last>Rinda </b:Last>
            <b:Middle>Kenanga</b:Middle>
            <b:First>Renata </b:First>
          </b:Person>
          <b:Person>
            <b:Last>Indrastana </b:Last>
            <b:Middle>Septian</b:Middle>
            <b:First>Nodistya</b:First>
          </b:Person>
          <b:Person>
            <b:Last>Ismailia</b:Last>
            <b:First>Titik</b:First>
          </b:Person>
          <b:Person>
            <b:Last>Parungu</b:Last>
            <b:Middle>Alya </b:Middle>
            <b:First>Kaukabilla</b:First>
          </b:Person>
          <b:Person>
            <b:Last>Wicaksono </b:Last>
            <b:Middle>Arief</b:Middle>
            <b:First>Julien</b:First>
          </b:Person>
        </b:NameList>
      </b:Author>
    </b:Author>
    <b:RefOrder>27</b:RefOrder>
  </b:Source>
  <b:Source>
    <b:Tag>Kar181</b:Tag>
    <b:SourceType>JournalArticle</b:SourceType>
    <b:Guid>{5CC8AD91-47BD-4DD0-9C96-5E730C0D5281}</b:Guid>
    <b:Title>The implementation of 'vocabulary quiz-quiz trade cards' in the teaaching and learning vocabulary among intermediate level primary school students</b:Title>
    <b:JournalName>International Journal of Modern Languages nd Applied Linguistics </b:JournalName>
    <b:Year>2018</b:Year>
    <b:Author>
      <b:Author>
        <b:NameList>
          <b:Person>
            <b:Last>Karim</b:Last>
            <b:Middle>Abd</b:Middle>
            <b:First>Rafidah </b:First>
          </b:Person>
          <b:Person>
            <b:Last>Nasri</b:Last>
            <b:Middle>Farhan</b:Middle>
            <b:First>Nur</b:First>
          </b:Person>
          <b:Person>
            <b:Last>Rahman</b:Last>
            <b:Middle>Zarinatun</b:Middle>
            <b:First>Ilyani</b:First>
          </b:Person>
          <b:Person>
            <b:Last>Zaidi</b:Last>
            <b:Middle>Nadwa</b:Middle>
            <b:First>Nurul </b:First>
          </b:Person>
          <b:Person>
            <b:Last>Rahman</b:Last>
            <b:Middle>Abdul</b:Middle>
            <b:First>Rosli</b:First>
          </b:Person>
        </b:NameList>
      </b:Author>
    </b:Author>
    <b:RefOrder>28</b:RefOrder>
  </b:Source>
  <b:Source>
    <b:Tag>Cal23</b:Tag>
    <b:SourceType>JournalArticle</b:SourceType>
    <b:Guid>{4EC380A5-83CB-44A0-B818-DE53DE0BDC7B}</b:Guid>
    <b:Title>Effectiveness of quiz, quiz, trade incorporating hugot and pop rock songs in enhancing students' perfomance in earth science </b:Title>
    <b:JournalName>American Journal of Multidisciplinary Research and Innovation (AJMRI)</b:JournalName>
    <b:Year>2023</b:Year>
    <b:Pages>121-129</b:Pages>
    <b:Author>
      <b:Author>
        <b:NameList>
          <b:Person>
            <b:Last>Calzada </b:Last>
            <b:Middle>Paul Tunac</b:Middle>
            <b:First>Marc</b:First>
          </b:Person>
          <b:Person>
            <b:Last>Antonio </b:Last>
            <b:Middle>Villa</b:Middle>
            <b:First>Vida</b:First>
          </b:Person>
        </b:NameList>
      </b:Author>
    </b:Author>
    <b:RefOrder>29</b:RefOrder>
  </b:Source>
</b:Sources>
</file>

<file path=customXml/itemProps1.xml><?xml version="1.0" encoding="utf-8"?>
<ds:datastoreItem xmlns:ds="http://schemas.openxmlformats.org/officeDocument/2006/customXml" ds:itemID="{668E6261-0505-4097-BE38-270C5F146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10</Pages>
  <Words>3227</Words>
  <Characters>18157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21342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Reviewer</cp:lastModifiedBy>
  <cp:revision>7</cp:revision>
  <dcterms:created xsi:type="dcterms:W3CDTF">2025-09-12T08:12:00Z</dcterms:created>
  <dcterms:modified xsi:type="dcterms:W3CDTF">2025-10-04T07:52:00Z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c533f5ce-c405-4037-86f5-eb65a1b74a36</vt:lpwstr>
  </property>
</Properties>
</file>