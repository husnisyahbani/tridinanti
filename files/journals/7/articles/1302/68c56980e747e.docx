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027043">
      <w:pPr>
        <w:jc w:val="center"/>
        <w:rPr>
          <w:rFonts w:ascii="Times New Roman" w:hAnsi="Times New Roman" w:eastAsia="Times New Roman" w:cs="Times New Roman"/>
          <w:b/>
          <w:sz w:val="24"/>
          <w:szCs w:val="24"/>
          <w:highlight w:val="yellow"/>
        </w:rPr>
      </w:pPr>
      <w:r>
        <w:rPr>
          <w:rFonts w:ascii="Times New Roman" w:hAnsi="Times New Roman" w:eastAsia="Times New Roman" w:cs="Times New Roman"/>
          <w:b/>
          <w:sz w:val="24"/>
          <w:szCs w:val="24"/>
        </w:rPr>
        <w:t xml:space="preserve">A Systematic Literature </w:t>
      </w:r>
      <w:ins w:id="0" w:author="gothicinspire" w:date="2025-09-13T07:51:42Z">
        <w:r>
          <w:rPr>
            <w:rFonts w:hint="default" w:ascii="Times New Roman" w:hAnsi="Times New Roman" w:eastAsia="Times New Roman" w:cs="Times New Roman"/>
            <w:b/>
            <w:sz w:val="24"/>
            <w:szCs w:val="24"/>
            <w:lang w:val="en-US"/>
          </w:rPr>
          <w:t>Re</w:t>
        </w:r>
      </w:ins>
      <w:ins w:id="1" w:author="gothicinspire" w:date="2025-09-13T07:51:43Z">
        <w:r>
          <w:rPr>
            <w:rFonts w:hint="default" w:ascii="Times New Roman" w:hAnsi="Times New Roman" w:eastAsia="Times New Roman" w:cs="Times New Roman"/>
            <w:b/>
            <w:sz w:val="24"/>
            <w:szCs w:val="24"/>
            <w:lang w:val="en-US"/>
          </w:rPr>
          <w:t>v</w:t>
        </w:r>
      </w:ins>
      <w:ins w:id="2" w:author="gothicinspire" w:date="2025-09-13T07:51:46Z">
        <w:r>
          <w:rPr>
            <w:rFonts w:hint="default" w:ascii="Times New Roman" w:hAnsi="Times New Roman" w:eastAsia="Times New Roman" w:cs="Times New Roman"/>
            <w:b/>
            <w:sz w:val="24"/>
            <w:szCs w:val="24"/>
            <w:lang w:val="en-US"/>
          </w:rPr>
          <w:t>i</w:t>
        </w:r>
      </w:ins>
      <w:ins w:id="3" w:author="gothicinspire" w:date="2025-09-13T07:51:47Z">
        <w:r>
          <w:rPr>
            <w:rFonts w:hint="default" w:ascii="Times New Roman" w:hAnsi="Times New Roman" w:eastAsia="Times New Roman" w:cs="Times New Roman"/>
            <w:b/>
            <w:sz w:val="24"/>
            <w:szCs w:val="24"/>
            <w:lang w:val="en-US"/>
          </w:rPr>
          <w:t>ew</w:t>
        </w:r>
      </w:ins>
      <w:ins w:id="4" w:author="gothicinspire" w:date="2025-09-13T07:51:48Z">
        <w:r>
          <w:rPr>
            <w:rFonts w:hint="default" w:ascii="Times New Roman" w:hAnsi="Times New Roman" w:eastAsia="Times New Roman" w:cs="Times New Roman"/>
            <w:b/>
            <w:sz w:val="24"/>
            <w:szCs w:val="24"/>
            <w:lang w:val="en-US"/>
          </w:rPr>
          <w:t xml:space="preserve"> </w:t>
        </w:r>
      </w:ins>
      <w:r>
        <w:rPr>
          <w:rFonts w:ascii="Times New Roman" w:hAnsi="Times New Roman" w:eastAsia="Times New Roman" w:cs="Times New Roman"/>
          <w:b/>
          <w:sz w:val="24"/>
          <w:szCs w:val="24"/>
        </w:rPr>
        <w:t xml:space="preserve">of Hybrid Learning Implementation: Barriers and Solutions for Teachers and Students </w:t>
      </w:r>
    </w:p>
    <w:p w14:paraId="24997E9A">
      <w:pPr>
        <w:jc w:val="center"/>
        <w:rPr>
          <w:rFonts w:ascii="Times New Roman" w:hAnsi="Times New Roman" w:eastAsia="Times New Roman" w:cs="Times New Roman"/>
          <w:b/>
          <w:sz w:val="24"/>
          <w:szCs w:val="24"/>
          <w:highlight w:val="yellow"/>
        </w:rPr>
      </w:pPr>
    </w:p>
    <w:p w14:paraId="6E20EA23">
      <w:pPr>
        <w:tabs>
          <w:tab w:val="left" w:pos="8647"/>
        </w:tabs>
        <w:spacing w:before="240"/>
        <w:ind w:left="540" w:right="429"/>
        <w:jc w:val="both"/>
        <w:rPr>
          <w:del w:id="5" w:author="gothicinspire" w:date="2025-09-13T07:52:23Z"/>
          <w:rFonts w:ascii="Times New Roman" w:hAnsi="Times New Roman" w:eastAsia="Times New Roman" w:cs="Times New Roman"/>
        </w:rPr>
      </w:pPr>
      <w:r>
        <w:rPr>
          <w:rFonts w:ascii="Times New Roman" w:hAnsi="Times New Roman" w:eastAsia="Times New Roman" w:cs="Times New Roman"/>
          <w:b/>
        </w:rPr>
        <w:t xml:space="preserve">ABSTRACT: </w:t>
      </w:r>
      <w:r>
        <w:rPr>
          <w:rFonts w:ascii="Times New Roman" w:hAnsi="Times New Roman" w:eastAsia="Times New Roman" w:cs="Times New Roman"/>
        </w:rPr>
        <w:t>This systematic literature review investigates the implementation of hybrid learning by exploring the key challenges experienced by educators and students, as well as identifying strategic solutions to enhance its effectiveness. Drawing on 12 peer-reviewed empirical studies published between 2015 and 2025, the review employs the PRISMA methodology to ensure transparency and rigor in data selection and synthesis. The findings reveal five core barriers: (1) inadequate teacher training in digital pedagogy and technology integration, (2) limited access to reliable infrastructure and digital tools, (3) psychological and social disconnection in online learning environments, (4) increased workload and work-life imbalance for educators, and (5) the absence of standardization in program quality and delivery.</w:t>
      </w:r>
    </w:p>
    <w:p w14:paraId="6DD42C9A">
      <w:pPr>
        <w:tabs>
          <w:tab w:val="left" w:pos="8647"/>
        </w:tabs>
        <w:spacing w:before="240"/>
        <w:ind w:left="540" w:right="429"/>
        <w:jc w:val="both"/>
        <w:rPr>
          <w:del w:id="6" w:author="gothicinspire" w:date="2025-09-13T07:52:28Z"/>
          <w:rFonts w:ascii="Times New Roman" w:hAnsi="Times New Roman" w:eastAsia="Times New Roman" w:cs="Times New Roman"/>
        </w:rPr>
      </w:pPr>
      <w:r>
        <w:rPr>
          <w:rFonts w:ascii="Times New Roman" w:hAnsi="Times New Roman" w:eastAsia="Times New Roman" w:cs="Times New Roman"/>
        </w:rPr>
        <w:t>To address these issues, the review outlines five targeted solutions: continuous, context-responsive professional development; improved technological accessibility and support systems; integration of synchronous and asynchronous learning modalities; structured workload and time management strategies; and instructional designs that promote student autonomy and engagement. These recommendations are grounded in the Technological Pedagogical Content Knowledge (TPACK) framework, emphasizing the importance of aligning technological tools with pedagogical practices and subject content.</w:t>
      </w:r>
    </w:p>
    <w:p w14:paraId="6BFCBD8C">
      <w:pPr>
        <w:tabs>
          <w:tab w:val="left" w:pos="8647"/>
        </w:tabs>
        <w:spacing w:before="240"/>
        <w:ind w:left="540" w:right="429"/>
        <w:jc w:val="both"/>
        <w:rPr>
          <w:rFonts w:ascii="Times New Roman" w:hAnsi="Times New Roman" w:eastAsia="Times New Roman" w:cs="Times New Roman"/>
        </w:rPr>
      </w:pPr>
      <w:r>
        <w:rPr>
          <w:rFonts w:ascii="Times New Roman" w:hAnsi="Times New Roman" w:eastAsia="Times New Roman" w:cs="Times New Roman"/>
        </w:rPr>
        <w:t>The study contributes to educational discourse by offering a comprehensive understanding of hybrid learning implementation, supported by evidence-based strategies aimed at empowering both educators and learners. It underscores the potential of hybrid learning as a sustainable and inclusive model when supported by institutional infrastructure, policy interventions, and ongoing capacity-building initiatives. Future research should explore the long-term impact of these strategies across diverse educational settings and cultural contexts to refine hybrid learning practices globally.</w:t>
      </w:r>
    </w:p>
    <w:p w14:paraId="0D3C3A8A">
      <w:pPr>
        <w:tabs>
          <w:tab w:val="left" w:pos="8647"/>
        </w:tabs>
        <w:spacing w:before="240"/>
        <w:ind w:left="540" w:right="429"/>
        <w:jc w:val="both"/>
        <w:rPr>
          <w:rFonts w:ascii="Times New Roman" w:hAnsi="Times New Roman" w:eastAsia="Times New Roman" w:cs="Times New Roman"/>
        </w:rPr>
      </w:pPr>
      <w:r>
        <w:rPr>
          <w:rFonts w:ascii="Times New Roman" w:hAnsi="Times New Roman" w:eastAsia="Times New Roman" w:cs="Times New Roman"/>
          <w:b/>
        </w:rPr>
        <w:t>Key words:</w:t>
      </w:r>
      <w:r>
        <w:rPr>
          <w:rFonts w:ascii="Times New Roman" w:hAnsi="Times New Roman" w:eastAsia="Times New Roman" w:cs="Times New Roman"/>
        </w:rPr>
        <w:t xml:space="preserve"> Hybrid learning, systematic literature review, TPACK framework, blended instruction</w:t>
      </w:r>
    </w:p>
    <w:p w14:paraId="5A9E73C2">
      <w:pPr>
        <w:tabs>
          <w:tab w:val="left" w:pos="8647"/>
        </w:tabs>
        <w:spacing w:before="240"/>
        <w:ind w:left="540" w:right="429"/>
        <w:jc w:val="both"/>
        <w:rPr>
          <w:rFonts w:ascii="Times New Roman" w:hAnsi="Times New Roman" w:eastAsia="Times New Roman" w:cs="Times New Roman"/>
        </w:rPr>
      </w:pPr>
      <w:r>
        <w:rPr>
          <w:rFonts w:ascii="Times New Roman" w:hAnsi="Times New Roman" w:eastAsia="Times New Roman" w:cs="Times New Roman"/>
          <w:b/>
        </w:rPr>
        <w:t xml:space="preserve">ABSTRAK: </w:t>
      </w:r>
      <w:r>
        <w:rPr>
          <w:rFonts w:ascii="Times New Roman" w:hAnsi="Times New Roman" w:eastAsia="Times New Roman" w:cs="Times New Roman"/>
        </w:rPr>
        <w:t>Tinjauan literatur sistematis ini mengeksplorasi implementasi pembelajaran hybrid dengan mengidentifikasi tantangan utama yang dialami oleh pendidik dan peserta didik, serta merumuskan solusi strategis untuk meningkatkan efektivitasnya. Berdasarkan analisis terhadap 12 artikel empiris terpublikasi dalam kurun waktu 2015 hingga 2025, kajian ini menggunakan metode PRISMA untuk memastikan transparansi dan ketelitian dalam proses seleksi dan sintesis data. Hasil kajian mengungkap lima hambatan utama: (1) kurangnya pelatihan guru dalam pedagogi digital dan integrasi teknologi, (2) keterbatasan akses terhadap infrastruktur dan perangkat digital yang memadai, (3) isolasi psikologis dan sosial dalam lingkungan pembelajaran daring, (4) beban kerja yang meningkat dan ketidakseimbangan antara kehidupan kerja dan pribadi bagi pendidik, serta (5) ketiadaan standar mutu dalam kualitas program dan pelaksanaannya.</w:t>
      </w:r>
    </w:p>
    <w:p w14:paraId="0BCBB917">
      <w:pPr>
        <w:tabs>
          <w:tab w:val="left" w:pos="8647"/>
        </w:tabs>
        <w:spacing w:before="240"/>
        <w:ind w:left="540" w:right="429"/>
        <w:jc w:val="both"/>
        <w:rPr>
          <w:rFonts w:ascii="Times New Roman" w:hAnsi="Times New Roman" w:eastAsia="Times New Roman" w:cs="Times New Roman"/>
        </w:rPr>
      </w:pPr>
      <w:r>
        <w:rPr>
          <w:rFonts w:ascii="Times New Roman" w:hAnsi="Times New Roman" w:eastAsia="Times New Roman" w:cs="Times New Roman"/>
        </w:rPr>
        <w:t>Untuk mengatasi hambatan tersebut, kajian ini menawarkan lima solusi utama: pengembangan profesional yang berkelanjutan dan kontekstual, peningkatan akses dan dukungan teknologi, integrasi model pembelajaran sinkron dan asinkron, strategi pengelolaan beban kerja dan waktu yang terstruktur, serta desain pembelajaran yang mendorong kemandirian dan keterlibatan siswa. Rekomendasi ini berpijak pada kerangka kerja *Technological Pedagogical Content Knowledge* (TPACK), yang menekankan pentingnya penyelarasan antara alat teknologi, strategi pedagogis, dan konten pembelajaran.</w:t>
      </w:r>
    </w:p>
    <w:p w14:paraId="21885224">
      <w:pPr>
        <w:tabs>
          <w:tab w:val="left" w:pos="8647"/>
        </w:tabs>
        <w:spacing w:before="240"/>
        <w:ind w:left="540" w:right="429"/>
        <w:jc w:val="both"/>
        <w:rPr>
          <w:rFonts w:ascii="Times New Roman" w:hAnsi="Times New Roman" w:eastAsia="Times New Roman" w:cs="Times New Roman"/>
        </w:rPr>
      </w:pPr>
      <w:r>
        <w:rPr>
          <w:rFonts w:ascii="Times New Roman" w:hAnsi="Times New Roman" w:eastAsia="Times New Roman" w:cs="Times New Roman"/>
        </w:rPr>
        <w:t>Studi ini memberikan kontribusi terhadap diskursus pendidikan dengan menyajikan pemahaman menyeluruh mengenai implementasi pembelajaran hybrid, disertai strategi berbasis bukti yang bertujuan memberdayakan pendidik dan peserta didik. Kajian ini menegaskan potensi pembelajaran hybrid sebagai model pendidikan yang berkelanjutan dan inklusif, apabila didukung oleh infrastruktur institusional, intervensi kebijakan, serta inisiatif penguatan kapasitas yang berkelanjutan. Penelitian lanjutan disarankan untuk meninjau dampak jangka panjang dari strategi ini dalam berbagai konteks pendidikan dan budaya guna mengembangkan praktik pembelajaran hybrid secara global.</w:t>
      </w:r>
    </w:p>
    <w:p w14:paraId="05C3FE0E">
      <w:pPr>
        <w:tabs>
          <w:tab w:val="left" w:pos="8647"/>
        </w:tabs>
        <w:spacing w:before="240"/>
        <w:ind w:left="540" w:right="429"/>
        <w:jc w:val="both"/>
        <w:rPr>
          <w:rFonts w:ascii="Times New Roman" w:hAnsi="Times New Roman" w:eastAsia="Times New Roman" w:cs="Times New Roman"/>
        </w:rPr>
      </w:pPr>
      <w:r>
        <w:rPr>
          <w:rFonts w:ascii="Times New Roman" w:hAnsi="Times New Roman" w:eastAsia="Times New Roman" w:cs="Times New Roman"/>
          <w:b/>
        </w:rPr>
        <w:t>Kata kunci:</w:t>
      </w:r>
      <w:r>
        <w:rPr>
          <w:rFonts w:ascii="Times New Roman" w:hAnsi="Times New Roman" w:eastAsia="Times New Roman" w:cs="Times New Roman"/>
        </w:rPr>
        <w:t xml:space="preserve"> Pembelajaran hibrida, tinjauan literatur sistematis, kerangka TPACK, instruksi campuran</w:t>
      </w:r>
    </w:p>
    <w:p w14:paraId="4AF623CB">
      <w:pPr>
        <w:jc w:val="center"/>
        <w:rPr>
          <w:rFonts w:ascii="Times New Roman" w:hAnsi="Times New Roman" w:eastAsia="Times New Roman" w:cs="Times New Roman"/>
          <w:i/>
        </w:rPr>
        <w:sectPr>
          <w:headerReference r:id="rId5" w:type="default"/>
          <w:footerReference r:id="rId6" w:type="default"/>
          <w:pgSz w:w="11907" w:h="16840"/>
          <w:pgMar w:top="1701" w:right="1701" w:bottom="1701" w:left="1701" w:header="720" w:footer="720" w:gutter="0"/>
          <w:pgNumType w:start="1"/>
          <w:cols w:space="720" w:num="1"/>
        </w:sectPr>
      </w:pPr>
    </w:p>
    <w:p w14:paraId="197092CB">
      <w:pPr>
        <w:spacing w:line="360" w:lineRule="auto"/>
        <w:ind w:right="-46"/>
        <w:jc w:val="both"/>
        <w:rPr>
          <w:rFonts w:ascii="Times New Roman" w:hAnsi="Times New Roman" w:eastAsia="Times New Roman" w:cs="Times New Roman"/>
          <w:b/>
          <w:sz w:val="24"/>
          <w:szCs w:val="24"/>
        </w:rPr>
      </w:pPr>
      <w:commentRangeStart w:id="0"/>
      <w:r>
        <w:rPr>
          <w:rFonts w:ascii="Times New Roman" w:hAnsi="Times New Roman" w:eastAsia="Times New Roman" w:cs="Times New Roman"/>
          <w:b/>
          <w:sz w:val="24"/>
          <w:szCs w:val="24"/>
        </w:rPr>
        <w:t>INTRODUCTION</w:t>
      </w:r>
      <w:commentRangeEnd w:id="0"/>
      <w:r>
        <w:commentReference w:id="0"/>
      </w:r>
    </w:p>
    <w:p w14:paraId="0EBC270D">
      <w:pPr>
        <w:spacing w:line="331" w:lineRule="auto"/>
        <w:jc w:val="both"/>
        <w:rPr>
          <w:rFonts w:ascii="Times New Roman" w:hAnsi="Times New Roman" w:eastAsia="Times New Roman" w:cs="Times New Roman"/>
        </w:rPr>
      </w:pPr>
      <w:r>
        <w:rPr>
          <w:rFonts w:ascii="Times New Roman" w:hAnsi="Times New Roman" w:eastAsia="Times New Roman" w:cs="Times New Roman"/>
        </w:rPr>
        <w:t>Hybrid learning, which combines face-to-face instruction with online learning, has emerged as a prominent educational model in response to the rapid digitalization of education and the global shifts brought by the COVID-19 pandemic. This approach integrates synchronous and asynchronous methods, allowing greater flexibility and accessibility for students while accommodating diverse learning styles. Hybrid learning is particularly significant in fostering inclusive education, enhancing student engagement, and improving learning outcomes across various educational levels (Rahim et al., 2022). However, the implementation of hybrid learning presents various challenges that affect both educators and learners, potentially undermining the model's effectiveness (Syafi'atulkhoir, 2022).</w:t>
      </w:r>
    </w:p>
    <w:p w14:paraId="6332E521">
      <w:pPr>
        <w:spacing w:line="331" w:lineRule="auto"/>
        <w:ind w:left="540"/>
        <w:jc w:val="both"/>
        <w:rPr>
          <w:rFonts w:ascii="Times New Roman" w:hAnsi="Times New Roman" w:eastAsia="Times New Roman" w:cs="Times New Roman"/>
        </w:rPr>
      </w:pPr>
      <w:r>
        <w:rPr>
          <w:rFonts w:ascii="Times New Roman" w:hAnsi="Times New Roman" w:eastAsia="Times New Roman" w:cs="Times New Roman"/>
        </w:rPr>
        <w:t xml:space="preserve"> </w:t>
      </w:r>
    </w:p>
    <w:p w14:paraId="328D00CD">
      <w:pPr>
        <w:spacing w:line="331" w:lineRule="auto"/>
        <w:jc w:val="both"/>
        <w:rPr>
          <w:rFonts w:ascii="Times New Roman" w:hAnsi="Times New Roman" w:eastAsia="Times New Roman" w:cs="Times New Roman"/>
        </w:rPr>
      </w:pPr>
      <w:r>
        <w:rPr>
          <w:rFonts w:ascii="Times New Roman" w:hAnsi="Times New Roman" w:eastAsia="Times New Roman" w:cs="Times New Roman"/>
        </w:rPr>
        <w:t>Despite the growing adoption of hybrid learning in educational institutions worldwide, its implementation remains fraught with significant barriers. Teachers often struggle with limited technological skills, insufficient training, and the lack of institutional support, while students face issues such as digital infrastructure limitations, lack of self-regulation skills, and low motivation for online components (Drobotenko, 2022). Consequently, understanding these challenges and identifying effective solutions is critical for maximizing the potential benefits of hybrid learning.</w:t>
      </w:r>
    </w:p>
    <w:p w14:paraId="66647BD5">
      <w:pPr>
        <w:spacing w:line="331" w:lineRule="auto"/>
        <w:ind w:left="540"/>
        <w:jc w:val="both"/>
        <w:rPr>
          <w:rFonts w:ascii="Times New Roman" w:hAnsi="Times New Roman" w:eastAsia="Times New Roman" w:cs="Times New Roman"/>
        </w:rPr>
      </w:pPr>
      <w:r>
        <w:rPr>
          <w:rFonts w:ascii="Times New Roman" w:hAnsi="Times New Roman" w:eastAsia="Times New Roman" w:cs="Times New Roman"/>
        </w:rPr>
        <w:t xml:space="preserve"> </w:t>
      </w:r>
    </w:p>
    <w:p w14:paraId="37EF7F88">
      <w:pPr>
        <w:spacing w:line="331" w:lineRule="auto"/>
        <w:jc w:val="both"/>
        <w:rPr>
          <w:rFonts w:ascii="Times New Roman" w:hAnsi="Times New Roman" w:eastAsia="Times New Roman" w:cs="Times New Roman"/>
        </w:rPr>
      </w:pPr>
      <w:r>
        <w:rPr>
          <w:rFonts w:ascii="Times New Roman" w:hAnsi="Times New Roman" w:eastAsia="Times New Roman" w:cs="Times New Roman"/>
        </w:rPr>
        <w:t>This systematic literature review seeks to explore the critical challenges and potential solutions associated with hybrid learning. Specifically, it addresses two central research questions:</w:t>
      </w:r>
    </w:p>
    <w:p w14:paraId="79FC667C">
      <w:pPr>
        <w:spacing w:line="331" w:lineRule="auto"/>
        <w:jc w:val="both"/>
        <w:rPr>
          <w:rFonts w:ascii="Times New Roman" w:hAnsi="Times New Roman" w:eastAsia="Times New Roman" w:cs="Times New Roman"/>
        </w:rPr>
      </w:pPr>
      <w:r>
        <w:rPr>
          <w:rFonts w:ascii="Times New Roman" w:hAnsi="Times New Roman" w:eastAsia="Times New Roman" w:cs="Times New Roman"/>
        </w:rPr>
        <w:t>1. What are the key barriers faced by teachers and students in the implementation of hybrid learning?</w:t>
      </w:r>
    </w:p>
    <w:p w14:paraId="62F49A55">
      <w:pPr>
        <w:spacing w:line="331" w:lineRule="auto"/>
        <w:jc w:val="both"/>
        <w:rPr>
          <w:rFonts w:ascii="Times New Roman" w:hAnsi="Times New Roman" w:eastAsia="Times New Roman" w:cs="Times New Roman"/>
        </w:rPr>
      </w:pPr>
      <w:r>
        <w:rPr>
          <w:rFonts w:ascii="Times New Roman" w:hAnsi="Times New Roman" w:eastAsia="Times New Roman" w:cs="Times New Roman"/>
        </w:rPr>
        <w:t>2. What strategic solutions can be employed to enhance the effectiveness of hybrid learning for both teachers and students?</w:t>
      </w:r>
    </w:p>
    <w:p w14:paraId="5CD18F4F">
      <w:pPr>
        <w:spacing w:line="331" w:lineRule="auto"/>
        <w:jc w:val="both"/>
        <w:rPr>
          <w:rFonts w:ascii="Times New Roman" w:hAnsi="Times New Roman" w:eastAsia="Times New Roman" w:cs="Times New Roman"/>
        </w:rPr>
      </w:pPr>
      <w:r>
        <w:rPr>
          <w:rFonts w:ascii="Times New Roman" w:hAnsi="Times New Roman" w:eastAsia="Times New Roman" w:cs="Times New Roman"/>
        </w:rPr>
        <w:t xml:space="preserve"> </w:t>
      </w:r>
    </w:p>
    <w:p w14:paraId="6E73C122">
      <w:pPr>
        <w:spacing w:line="331" w:lineRule="auto"/>
        <w:jc w:val="both"/>
        <w:rPr>
          <w:rFonts w:ascii="Times New Roman" w:hAnsi="Times New Roman" w:eastAsia="Times New Roman" w:cs="Times New Roman"/>
        </w:rPr>
      </w:pPr>
      <w:r>
        <w:rPr>
          <w:rFonts w:ascii="Times New Roman" w:hAnsi="Times New Roman" w:eastAsia="Times New Roman" w:cs="Times New Roman"/>
        </w:rPr>
        <w:t>The primary objectives of this study are centered on understanding and improving hybrid learning practices. First, it aims to identify and categorize the main barriers encountered by both teachers and students within hybrid learning environments. By recognizing these challenges, the study seeks to explore strategic solutions that can effectively mitigate the issues and enhance the overall learning experience. Furthermore, the research intends to provide evidence-based recommendations that can guide educational institutions, policymakers, and educators in optimizing the implementation of hybrid learning. These recommendations are expected to support the development of more adaptive, inclusive, and effective hybrid education systems. Ultimately, the study aspires to contribute to the advancement of hybrid learning as a sustainable model in modern education.</w:t>
      </w:r>
    </w:p>
    <w:p w14:paraId="69C523B8">
      <w:pPr>
        <w:spacing w:line="331" w:lineRule="auto"/>
        <w:jc w:val="both"/>
        <w:rPr>
          <w:rFonts w:ascii="Times New Roman" w:hAnsi="Times New Roman" w:eastAsia="Times New Roman" w:cs="Times New Roman"/>
        </w:rPr>
      </w:pPr>
      <w:r>
        <w:rPr>
          <w:rFonts w:ascii="Times New Roman" w:hAnsi="Times New Roman" w:eastAsia="Times New Roman" w:cs="Times New Roman"/>
        </w:rPr>
        <w:t xml:space="preserve"> </w:t>
      </w:r>
    </w:p>
    <w:p w14:paraId="4AF8391D">
      <w:pPr>
        <w:spacing w:line="331" w:lineRule="auto"/>
        <w:jc w:val="both"/>
        <w:rPr>
          <w:rFonts w:ascii="Times New Roman" w:hAnsi="Times New Roman" w:eastAsia="Times New Roman" w:cs="Times New Roman"/>
          <w:sz w:val="24"/>
          <w:szCs w:val="24"/>
        </w:rPr>
      </w:pPr>
      <w:r>
        <w:rPr>
          <w:rFonts w:ascii="Times New Roman" w:hAnsi="Times New Roman" w:eastAsia="Times New Roman" w:cs="Times New Roman"/>
        </w:rPr>
        <w:t>By synthesizing existing literature, this study contributes to a comprehensive understanding of the barriers and solutions associated with hybrid learning implementation. The findings aim to serve as a valuable resource for educators, administrators, and policymakers in designing and executing hybrid learning models that enhance both teaching and learning experiences. Moreover, this research seeks to bridge the gap between theoretical frameworks and real-world applications, supporting the development of more effective hybrid learning environments. Ultimately, the study aspires to promote more inclusive, accessible, and equitable education systems on a global scale.</w:t>
      </w:r>
    </w:p>
    <w:p w14:paraId="2FB3DD43">
      <w:pPr>
        <w:spacing w:line="331" w:lineRule="auto"/>
        <w:jc w:val="both"/>
        <w:rPr>
          <w:rFonts w:ascii="Times New Roman" w:hAnsi="Times New Roman" w:eastAsia="Times New Roman" w:cs="Times New Roman"/>
          <w:sz w:val="24"/>
          <w:szCs w:val="24"/>
        </w:rPr>
      </w:pPr>
    </w:p>
    <w:p w14:paraId="223C1102">
      <w:pPr>
        <w:spacing w:line="360" w:lineRule="auto"/>
        <w:jc w:val="both"/>
        <w:rPr>
          <w:rFonts w:ascii="Times New Roman" w:hAnsi="Times New Roman" w:eastAsia="Times New Roman" w:cs="Times New Roman"/>
          <w:b/>
          <w:color w:val="000000"/>
          <w:sz w:val="24"/>
          <w:szCs w:val="24"/>
        </w:rPr>
      </w:pPr>
      <w:commentRangeStart w:id="1"/>
      <w:r>
        <w:rPr>
          <w:rFonts w:ascii="Times New Roman" w:hAnsi="Times New Roman" w:eastAsia="Times New Roman" w:cs="Times New Roman"/>
          <w:b/>
          <w:color w:val="000000"/>
          <w:sz w:val="24"/>
          <w:szCs w:val="24"/>
        </w:rPr>
        <w:t>METHODOLOGY</w:t>
      </w:r>
      <w:commentRangeEnd w:id="1"/>
      <w:r>
        <w:commentReference w:id="1"/>
      </w:r>
    </w:p>
    <w:p w14:paraId="75654002">
      <w:pPr>
        <w:spacing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This study employed a systematic literature review methodology to comprehensively examine the barriers and solutions in hybrid learning implementation. The systematic review approach was selected to provide a structured, transparent, and replicable method of synthesizing existing research on hybrid learning challenges and strategies.</w:t>
      </w:r>
    </w:p>
    <w:p w14:paraId="4855751A">
      <w:pPr>
        <w:spacing w:line="276" w:lineRule="auto"/>
        <w:jc w:val="both"/>
        <w:rPr>
          <w:rFonts w:ascii="Times New Roman" w:hAnsi="Times New Roman" w:eastAsia="Times New Roman" w:cs="Times New Roman"/>
          <w:b/>
          <w:sz w:val="24"/>
          <w:szCs w:val="24"/>
        </w:rPr>
      </w:pPr>
    </w:p>
    <w:p w14:paraId="117A4156">
      <w:pPr>
        <w:spacing w:line="276"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Eligibility Criteria </w:t>
      </w:r>
    </w:p>
    <w:p w14:paraId="1A294062">
      <w:pPr>
        <w:spacing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Table 1 shows the inclusion and exclusion criteria in this review. The inclusion criteria include peer-reviewed empirical research journal articles on hybrid learning that focus on the challenges and solutions faced in hybrid learning. In addition, articles included in the inclusion criteria are those published in the SCOPUS database from 2015-2025 in English. Other than the mentioned criteria are not included in the review.</w:t>
      </w:r>
    </w:p>
    <w:p w14:paraId="3B97B5A9">
      <w:pPr>
        <w:spacing w:line="276" w:lineRule="auto"/>
        <w:jc w:val="both"/>
        <w:rPr>
          <w:rFonts w:ascii="Times New Roman" w:hAnsi="Times New Roman" w:eastAsia="Times New Roman" w:cs="Times New Roman"/>
          <w:sz w:val="24"/>
          <w:szCs w:val="24"/>
        </w:rPr>
      </w:pPr>
    </w:p>
    <w:p w14:paraId="4620E7DD">
      <w:pPr>
        <w:spacing w:line="276" w:lineRule="auto"/>
        <w:jc w:val="center"/>
        <w:rPr>
          <w:rFonts w:ascii="Times New Roman" w:hAnsi="Times New Roman" w:eastAsia="Times New Roman" w:cs="Times New Roman"/>
          <w:sz w:val="24"/>
          <w:szCs w:val="24"/>
        </w:rPr>
      </w:pPr>
      <w:commentRangeStart w:id="2"/>
      <w:r>
        <w:rPr>
          <w:rFonts w:ascii="Times New Roman" w:hAnsi="Times New Roman" w:eastAsia="Times New Roman" w:cs="Times New Roman"/>
          <w:sz w:val="24"/>
          <w:szCs w:val="24"/>
        </w:rPr>
        <w:t xml:space="preserve">Table 1: Eligibility Criteria </w:t>
      </w:r>
    </w:p>
    <w:p w14:paraId="776BF075">
      <w:pPr>
        <w:spacing w:line="276" w:lineRule="auto"/>
        <w:jc w:val="both"/>
        <w:rPr>
          <w:rFonts w:ascii="Times New Roman" w:hAnsi="Times New Roman" w:eastAsia="Times New Roman" w:cs="Times New Roman"/>
          <w:sz w:val="24"/>
          <w:szCs w:val="24"/>
        </w:rPr>
      </w:pPr>
    </w:p>
    <w:tbl>
      <w:tblPr>
        <w:tblStyle w:val="82"/>
        <w:tblW w:w="8354"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408"/>
        <w:gridCol w:w="4252"/>
        <w:gridCol w:w="2694"/>
      </w:tblGrid>
      <w:tr w14:paraId="17A0728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408" w:type="dxa"/>
            <w:tcMar>
              <w:top w:w="100" w:type="dxa"/>
              <w:left w:w="100" w:type="dxa"/>
              <w:bottom w:w="100" w:type="dxa"/>
              <w:right w:w="100" w:type="dxa"/>
            </w:tcMar>
          </w:tcPr>
          <w:p w14:paraId="02F4BD48">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Criteria </w:t>
            </w:r>
          </w:p>
        </w:tc>
        <w:tc>
          <w:tcPr>
            <w:tcW w:w="4252" w:type="dxa"/>
            <w:tcMar>
              <w:top w:w="100" w:type="dxa"/>
              <w:left w:w="100" w:type="dxa"/>
              <w:bottom w:w="100" w:type="dxa"/>
              <w:right w:w="100" w:type="dxa"/>
            </w:tcMar>
          </w:tcPr>
          <w:p w14:paraId="020E218A">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Inclusion </w:t>
            </w:r>
          </w:p>
        </w:tc>
        <w:tc>
          <w:tcPr>
            <w:tcW w:w="2694" w:type="dxa"/>
            <w:tcMar>
              <w:top w:w="100" w:type="dxa"/>
              <w:left w:w="100" w:type="dxa"/>
              <w:bottom w:w="100" w:type="dxa"/>
              <w:right w:w="100" w:type="dxa"/>
            </w:tcMar>
          </w:tcPr>
          <w:p w14:paraId="73296F51">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Exclusion </w:t>
            </w:r>
          </w:p>
        </w:tc>
      </w:tr>
      <w:tr w14:paraId="0CAE810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408" w:type="dxa"/>
            <w:tcMar>
              <w:top w:w="100" w:type="dxa"/>
              <w:left w:w="100" w:type="dxa"/>
              <w:bottom w:w="100" w:type="dxa"/>
              <w:right w:w="100" w:type="dxa"/>
            </w:tcMar>
          </w:tcPr>
          <w:p w14:paraId="01558945">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Date </w:t>
            </w:r>
          </w:p>
        </w:tc>
        <w:tc>
          <w:tcPr>
            <w:tcW w:w="4252" w:type="dxa"/>
            <w:tcMar>
              <w:top w:w="100" w:type="dxa"/>
              <w:left w:w="100" w:type="dxa"/>
              <w:bottom w:w="100" w:type="dxa"/>
              <w:right w:w="100" w:type="dxa"/>
            </w:tcMar>
          </w:tcPr>
          <w:p w14:paraId="497FDDB4">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Papers that were published </w:t>
            </w:r>
          </w:p>
          <w:p w14:paraId="496920BA">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from 2015 to 2025 were </w:t>
            </w:r>
          </w:p>
          <w:p w14:paraId="611958CF">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included</w:t>
            </w:r>
          </w:p>
        </w:tc>
        <w:tc>
          <w:tcPr>
            <w:tcW w:w="2694" w:type="dxa"/>
            <w:tcMar>
              <w:top w:w="100" w:type="dxa"/>
              <w:left w:w="100" w:type="dxa"/>
              <w:bottom w:w="100" w:type="dxa"/>
              <w:right w:w="100" w:type="dxa"/>
            </w:tcMar>
          </w:tcPr>
          <w:p w14:paraId="2470E3DA">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Papers that were published </w:t>
            </w:r>
          </w:p>
          <w:p w14:paraId="19E1F631">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before 2013 were excluded</w:t>
            </w:r>
          </w:p>
        </w:tc>
      </w:tr>
      <w:tr w14:paraId="509E82A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408" w:type="dxa"/>
            <w:tcMar>
              <w:top w:w="100" w:type="dxa"/>
              <w:left w:w="100" w:type="dxa"/>
              <w:bottom w:w="100" w:type="dxa"/>
              <w:right w:w="100" w:type="dxa"/>
            </w:tcMar>
          </w:tcPr>
          <w:p w14:paraId="1D98D179">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Language </w:t>
            </w:r>
          </w:p>
        </w:tc>
        <w:tc>
          <w:tcPr>
            <w:tcW w:w="4252" w:type="dxa"/>
            <w:tcMar>
              <w:top w:w="100" w:type="dxa"/>
              <w:left w:w="100" w:type="dxa"/>
              <w:bottom w:w="100" w:type="dxa"/>
              <w:right w:w="100" w:type="dxa"/>
            </w:tcMar>
          </w:tcPr>
          <w:p w14:paraId="0AA8BFF7">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English </w:t>
            </w:r>
          </w:p>
        </w:tc>
        <w:tc>
          <w:tcPr>
            <w:tcW w:w="2694" w:type="dxa"/>
            <w:tcMar>
              <w:top w:w="100" w:type="dxa"/>
              <w:left w:w="100" w:type="dxa"/>
              <w:bottom w:w="100" w:type="dxa"/>
              <w:right w:w="100" w:type="dxa"/>
            </w:tcMar>
          </w:tcPr>
          <w:p w14:paraId="06D91245">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Studies other than English </w:t>
            </w:r>
          </w:p>
        </w:tc>
      </w:tr>
      <w:tr w14:paraId="6E466FF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408" w:type="dxa"/>
            <w:tcMar>
              <w:top w:w="100" w:type="dxa"/>
              <w:left w:w="100" w:type="dxa"/>
              <w:bottom w:w="100" w:type="dxa"/>
              <w:right w:w="100" w:type="dxa"/>
            </w:tcMar>
          </w:tcPr>
          <w:p w14:paraId="6C066913">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Sample </w:t>
            </w:r>
          </w:p>
        </w:tc>
        <w:tc>
          <w:tcPr>
            <w:tcW w:w="4252" w:type="dxa"/>
            <w:tcMar>
              <w:top w:w="100" w:type="dxa"/>
              <w:left w:w="100" w:type="dxa"/>
              <w:bottom w:w="100" w:type="dxa"/>
              <w:right w:w="100" w:type="dxa"/>
            </w:tcMar>
          </w:tcPr>
          <w:p w14:paraId="4CF9F124">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Teachers and students who apply hybrid learning to their learners</w:t>
            </w:r>
          </w:p>
        </w:tc>
        <w:tc>
          <w:tcPr>
            <w:tcW w:w="2694" w:type="dxa"/>
            <w:tcMar>
              <w:top w:w="100" w:type="dxa"/>
              <w:left w:w="100" w:type="dxa"/>
              <w:bottom w:w="100" w:type="dxa"/>
              <w:right w:w="100" w:type="dxa"/>
            </w:tcMar>
          </w:tcPr>
          <w:p w14:paraId="2BA4D9DB">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Teachers and students who do not apply hybrid learning to their learners</w:t>
            </w:r>
          </w:p>
        </w:tc>
      </w:tr>
      <w:tr w14:paraId="65CC9EF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408" w:type="dxa"/>
            <w:tcMar>
              <w:top w:w="100" w:type="dxa"/>
              <w:left w:w="100" w:type="dxa"/>
              <w:bottom w:w="100" w:type="dxa"/>
              <w:right w:w="100" w:type="dxa"/>
            </w:tcMar>
          </w:tcPr>
          <w:p w14:paraId="1F43170D">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Publication </w:t>
            </w:r>
          </w:p>
        </w:tc>
        <w:tc>
          <w:tcPr>
            <w:tcW w:w="4252" w:type="dxa"/>
            <w:tcMar>
              <w:top w:w="100" w:type="dxa"/>
              <w:left w:w="100" w:type="dxa"/>
              <w:bottom w:w="100" w:type="dxa"/>
              <w:right w:w="100" w:type="dxa"/>
            </w:tcMar>
          </w:tcPr>
          <w:p w14:paraId="6BD814FA">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Peer reviewed empirical research journal articles</w:t>
            </w:r>
          </w:p>
        </w:tc>
        <w:tc>
          <w:tcPr>
            <w:tcW w:w="2694" w:type="dxa"/>
            <w:tcMar>
              <w:top w:w="100" w:type="dxa"/>
              <w:left w:w="100" w:type="dxa"/>
              <w:bottom w:w="100" w:type="dxa"/>
              <w:right w:w="100" w:type="dxa"/>
            </w:tcMar>
          </w:tcPr>
          <w:p w14:paraId="5BA9B10E">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Non peer reviewed articles, </w:t>
            </w:r>
          </w:p>
          <w:p w14:paraId="17FA580E">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technical reports, guidelines, </w:t>
            </w:r>
          </w:p>
          <w:p w14:paraId="7A10CF20">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research synthesizes, books </w:t>
            </w:r>
          </w:p>
          <w:p w14:paraId="71E6E7BF">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and book chapters were </w:t>
            </w:r>
          </w:p>
          <w:p w14:paraId="42558498">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excluded</w:t>
            </w:r>
          </w:p>
        </w:tc>
      </w:tr>
      <w:tr w14:paraId="3B6BE16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408" w:type="dxa"/>
            <w:tcMar>
              <w:top w:w="100" w:type="dxa"/>
              <w:left w:w="100" w:type="dxa"/>
              <w:bottom w:w="100" w:type="dxa"/>
              <w:right w:w="100" w:type="dxa"/>
            </w:tcMar>
          </w:tcPr>
          <w:p w14:paraId="75FAA10C">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Setting </w:t>
            </w:r>
          </w:p>
        </w:tc>
        <w:tc>
          <w:tcPr>
            <w:tcW w:w="4252" w:type="dxa"/>
            <w:tcMar>
              <w:top w:w="100" w:type="dxa"/>
              <w:left w:w="100" w:type="dxa"/>
              <w:bottom w:w="100" w:type="dxa"/>
              <w:right w:w="100" w:type="dxa"/>
            </w:tcMar>
          </w:tcPr>
          <w:p w14:paraId="2B014238">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Papers that focused on </w:t>
            </w:r>
          </w:p>
          <w:p w14:paraId="6A5637BB">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challenges and solutions faced in hybrid learning </w:t>
            </w:r>
          </w:p>
        </w:tc>
        <w:tc>
          <w:tcPr>
            <w:tcW w:w="2694" w:type="dxa"/>
            <w:tcMar>
              <w:top w:w="100" w:type="dxa"/>
              <w:left w:w="100" w:type="dxa"/>
              <w:bottom w:w="100" w:type="dxa"/>
              <w:right w:w="100" w:type="dxa"/>
            </w:tcMar>
          </w:tcPr>
          <w:p w14:paraId="08A4F587">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Paper that not directly related to hybrid learning implementation</w:t>
            </w:r>
          </w:p>
        </w:tc>
      </w:tr>
      <w:tr w14:paraId="5DD333E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408" w:type="dxa"/>
            <w:tcMar>
              <w:top w:w="100" w:type="dxa"/>
              <w:left w:w="100" w:type="dxa"/>
              <w:bottom w:w="100" w:type="dxa"/>
              <w:right w:w="100" w:type="dxa"/>
            </w:tcMar>
          </w:tcPr>
          <w:p w14:paraId="34B42B4D">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Database</w:t>
            </w:r>
          </w:p>
        </w:tc>
        <w:tc>
          <w:tcPr>
            <w:tcW w:w="4252" w:type="dxa"/>
            <w:tcMar>
              <w:top w:w="100" w:type="dxa"/>
              <w:left w:w="100" w:type="dxa"/>
              <w:bottom w:w="100" w:type="dxa"/>
              <w:right w:w="100" w:type="dxa"/>
            </w:tcMar>
          </w:tcPr>
          <w:p w14:paraId="7EEE09DA">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SCOPUS </w:t>
            </w:r>
          </w:p>
        </w:tc>
        <w:tc>
          <w:tcPr>
            <w:tcW w:w="2694" w:type="dxa"/>
            <w:tcMar>
              <w:top w:w="100" w:type="dxa"/>
              <w:left w:w="100" w:type="dxa"/>
              <w:bottom w:w="100" w:type="dxa"/>
              <w:right w:w="100" w:type="dxa"/>
            </w:tcMar>
          </w:tcPr>
          <w:p w14:paraId="0CFCEB15">
            <w:pPr>
              <w:widowControl w:val="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Other database </w:t>
            </w:r>
            <w:commentRangeEnd w:id="2"/>
            <w:r>
              <w:commentReference w:id="2"/>
            </w:r>
          </w:p>
        </w:tc>
      </w:tr>
    </w:tbl>
    <w:p w14:paraId="0A7B3CBA">
      <w:pPr>
        <w:spacing w:line="276" w:lineRule="auto"/>
        <w:jc w:val="both"/>
        <w:rPr>
          <w:rFonts w:ascii="Times New Roman" w:hAnsi="Times New Roman" w:eastAsia="Times New Roman" w:cs="Times New Roman"/>
          <w:sz w:val="24"/>
          <w:szCs w:val="24"/>
        </w:rPr>
      </w:pPr>
    </w:p>
    <w:p w14:paraId="34D55F32">
      <w:pPr>
        <w:spacing w:line="276"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Information Sources and Search Strategy</w:t>
      </w:r>
      <w:r>
        <w:rPr>
          <w:rFonts w:ascii="Times New Roman" w:hAnsi="Times New Roman" w:eastAsia="Times New Roman" w:cs="Times New Roman"/>
          <w:sz w:val="24"/>
          <w:szCs w:val="24"/>
        </w:rPr>
        <w:t xml:space="preserve"> </w:t>
      </w:r>
    </w:p>
    <w:p w14:paraId="78B1E0C5">
      <w:pPr>
        <w:spacing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This study used SCOPUS, a comprehensive abstract and citation database, as the primary source for literature collection. SCOPUS was chosen due to its extensive coverage of peer-reviewed literature across multiple disciplines in education and technology. The main keyword used to search the literature was “hybrid learning”. The collection was limited to journal articles published in English from 2015 to 2025.</w:t>
      </w:r>
    </w:p>
    <w:p w14:paraId="5B08DD13">
      <w:pPr>
        <w:spacing w:line="276" w:lineRule="auto"/>
        <w:jc w:val="both"/>
        <w:rPr>
          <w:rFonts w:ascii="Times New Roman" w:hAnsi="Times New Roman" w:eastAsia="Times New Roman" w:cs="Times New Roman"/>
          <w:b/>
          <w:sz w:val="24"/>
          <w:szCs w:val="24"/>
        </w:rPr>
      </w:pPr>
    </w:p>
    <w:p w14:paraId="7E161750">
      <w:pPr>
        <w:spacing w:line="276" w:lineRule="auto"/>
        <w:jc w:val="both"/>
        <w:rPr>
          <w:rFonts w:ascii="Times New Roman" w:hAnsi="Times New Roman" w:eastAsia="Times New Roman" w:cs="Times New Roman"/>
          <w:sz w:val="24"/>
          <w:szCs w:val="24"/>
        </w:rPr>
      </w:pPr>
      <w:r>
        <w:rPr>
          <w:rFonts w:ascii="Times New Roman" w:hAnsi="Times New Roman" w:eastAsia="Times New Roman" w:cs="Times New Roman"/>
          <w:b/>
          <w:sz w:val="24"/>
          <w:szCs w:val="24"/>
        </w:rPr>
        <w:t>Study Selection</w:t>
      </w:r>
      <w:r>
        <w:rPr>
          <w:rFonts w:ascii="Times New Roman" w:hAnsi="Times New Roman" w:eastAsia="Times New Roman" w:cs="Times New Roman"/>
          <w:sz w:val="24"/>
          <w:szCs w:val="24"/>
        </w:rPr>
        <w:t xml:space="preserve"> </w:t>
      </w:r>
    </w:p>
    <w:p w14:paraId="30894A1B">
      <w:pPr>
        <w:spacing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literature selection process begins by exporting the search results from SCOPUS with the keyword “hybrid learning” to a RIS file and then importing them into Mendeley reference management for screening based on abstracts and article titles. The next step is to select based on duplication of articles using features in Mendeley. After detecting duplicates, then select from each article abstract to determine whether the article is included in the inclusion or exclusion criteria.</w:t>
      </w:r>
    </w:p>
    <w:p w14:paraId="1DECB2D2">
      <w:pPr>
        <w:spacing w:line="276" w:lineRule="auto"/>
        <w:jc w:val="both"/>
        <w:rPr>
          <w:rFonts w:ascii="Times New Roman" w:hAnsi="Times New Roman" w:eastAsia="Times New Roman" w:cs="Times New Roman"/>
          <w:sz w:val="24"/>
          <w:szCs w:val="24"/>
        </w:rPr>
      </w:pPr>
    </w:p>
    <w:p w14:paraId="1C94E0EE">
      <w:pPr>
        <w:spacing w:line="276"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Data Extraction and Data Analysis</w:t>
      </w:r>
    </w:p>
    <w:p w14:paraId="1685DE9C">
      <w:pPr>
        <w:spacing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 standardized data extraction form was developed to systematically collect and organize information from selected articles. The extraction process focused on obtaining comprehensive details to answer research questions about barriers and solutions in hybrid learning implementation. This process began with the first author searching for data relevant to the research questions from all articles that had passed the screening process by highlighting sentences within the articles. Then, the second author gathered all data in a table which was subsequently categorized by the third author. After all data was categorized and coded, the three authors discussed to finalize the categories and codes.</w:t>
      </w:r>
    </w:p>
    <w:p w14:paraId="28B9B97A">
      <w:pPr>
        <w:spacing w:line="276" w:lineRule="auto"/>
        <w:jc w:val="both"/>
        <w:rPr>
          <w:rFonts w:ascii="Times New Roman" w:hAnsi="Times New Roman" w:eastAsia="Times New Roman" w:cs="Times New Roman"/>
          <w:sz w:val="24"/>
          <w:szCs w:val="24"/>
        </w:rPr>
      </w:pPr>
    </w:p>
    <w:p w14:paraId="2DF609B2">
      <w:pPr>
        <w:spacing w:line="276"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Screening and Inclusion Result</w:t>
      </w:r>
    </w:p>
    <w:p w14:paraId="52DEBC84">
      <w:pPr>
        <w:spacing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initial search in SCOPUS using the advanced search feature, which already included filters for year and language, yielded 98 articles. After that, a review of titles and abstracts was conducted, with 60 articles excluded because they were not relevant in the ESL/EFL context. A total of 9 articles were also excluded because they did not focus on discussing the challenges or solutions of hybrid learning. Additionally, 3 articles only focused on one learning method, either online or face-to-face, not discussing hybrid learning. The remaining 21 studies were sought to be retrieved. Due to limited access to documents, the researcher was only able to obtain 12 documents. After evaluating all studies, a total of 12 research papers were selected for review. The step-by-step search and selection strategy is shown in Figure 1 using the PRISMA 2020 template for systematic literature reviews.</w:t>
      </w:r>
    </w:p>
    <w:p w14:paraId="37385491">
      <w:pPr>
        <w:spacing w:line="276" w:lineRule="auto"/>
        <w:jc w:val="both"/>
        <w:rPr>
          <w:rFonts w:ascii="Times New Roman" w:hAnsi="Times New Roman" w:eastAsia="Times New Roman" w:cs="Times New Roman"/>
          <w:sz w:val="24"/>
          <w:szCs w:val="24"/>
        </w:rPr>
      </w:pPr>
    </w:p>
    <w:p w14:paraId="07111838">
      <w:pPr>
        <w:spacing w:line="276" w:lineRule="auto"/>
        <w:jc w:val="both"/>
        <w:rPr>
          <w:rFonts w:ascii="Times New Roman" w:hAnsi="Times New Roman" w:eastAsia="Times New Roman" w:cs="Times New Roman"/>
          <w:sz w:val="24"/>
          <w:szCs w:val="24"/>
        </w:rPr>
      </w:pPr>
      <w:r>
        <mc:AlternateContent>
          <mc:Choice Requires="wps">
            <w:drawing>
              <wp:anchor distT="0" distB="0" distL="114300" distR="114300" simplePos="0" relativeHeight="251659264" behindDoc="0" locked="0" layoutInCell="1" allowOverlap="1">
                <wp:simplePos x="0" y="0"/>
                <wp:positionH relativeFrom="column">
                  <wp:posOffset>-12065</wp:posOffset>
                </wp:positionH>
                <wp:positionV relativeFrom="paragraph">
                  <wp:posOffset>-12065</wp:posOffset>
                </wp:positionV>
                <wp:extent cx="2263775" cy="907415"/>
                <wp:effectExtent l="0" t="0" r="0" b="0"/>
                <wp:wrapNone/>
                <wp:docPr id="29" name="Rectangle 29"/>
                <wp:cNvGraphicFramePr/>
                <a:graphic xmlns:a="http://schemas.openxmlformats.org/drawingml/2006/main">
                  <a:graphicData uri="http://schemas.microsoft.com/office/word/2010/wordprocessingShape">
                    <wps:wsp>
                      <wps:cNvSpPr/>
                      <wps:spPr>
                        <a:xfrm>
                          <a:off x="4226813" y="3338993"/>
                          <a:ext cx="2238375" cy="882015"/>
                        </a:xfrm>
                        <a:prstGeom prst="rect">
                          <a:avLst/>
                        </a:prstGeom>
                        <a:solidFill>
                          <a:schemeClr val="lt1"/>
                        </a:solidFill>
                        <a:ln w="25400" cap="flat" cmpd="sng">
                          <a:solidFill>
                            <a:schemeClr val="dk1"/>
                          </a:solidFill>
                          <a:prstDash val="solid"/>
                          <a:round/>
                          <a:headEnd type="none" w="sm" len="sm"/>
                          <a:tailEnd type="none" w="sm" len="sm"/>
                        </a:ln>
                      </wps:spPr>
                      <wps:txbx>
                        <w:txbxContent>
                          <w:p w14:paraId="08935801">
                            <w:pPr>
                              <w:spacing w:line="275" w:lineRule="auto"/>
                              <w:jc w:val="center"/>
                            </w:pPr>
                            <w:r>
                              <w:rPr>
                                <w:color w:val="000000"/>
                              </w:rPr>
                              <w:t>Records identified from:</w:t>
                            </w:r>
                          </w:p>
                          <w:p w14:paraId="17A3E1A7">
                            <w:pPr>
                              <w:spacing w:line="275" w:lineRule="auto"/>
                              <w:jc w:val="center"/>
                            </w:pPr>
                            <w:r>
                              <w:rPr>
                                <w:color w:val="000000"/>
                              </w:rPr>
                              <w:t>SCOPUS (n = 93)</w:t>
                            </w:r>
                          </w:p>
                        </w:txbxContent>
                      </wps:txbx>
                      <wps:bodyPr spcFirstLastPara="1" wrap="square" lIns="91425" tIns="45700" rIns="91425" bIns="45700" anchor="ctr" anchorCtr="0">
                        <a:noAutofit/>
                      </wps:bodyPr>
                    </wps:wsp>
                  </a:graphicData>
                </a:graphic>
              </wp:anchor>
            </w:drawing>
          </mc:Choice>
          <mc:Fallback>
            <w:pict>
              <v:rect id="Rectangle 29" o:spid="_x0000_s1026" o:spt="1" style="position:absolute;left:0pt;margin-left:-0.95pt;margin-top:-0.95pt;height:71.45pt;width:178.25pt;z-index:251659264;v-text-anchor:middle;mso-width-relative:page;mso-height-relative:page;" fillcolor="#FFFFFF [3201]" filled="t" stroked="t" coordsize="21600,21600" o:gfxdata="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GBrSPTYAAAACQEAAA8AAAAAAAAAAQAg&#10;AAAAIgAAAGRycy9kb3ducmV2LnhtbFBLAQIUABQAAAAIAIdO4kDXzkEYRwIAALcEAAAOAAAAAAAA&#10;AAEAIAAAACcBAABkcnMvZTJvRG9jLnhtbFBLBQYAAAAABgAGAFkBAADgBQAAAAA=&#10;">
                <v:fill on="t" focussize="0,0"/>
                <v:stroke weight="2pt" color="#000000 [3200]" joinstyle="round" startarrowwidth="narrow" startarrowlength="short" endarrowwidth="narrow" endarrowlength="short"/>
                <v:imagedata o:title=""/>
                <o:lock v:ext="edit" aspectratio="f"/>
                <v:textbox inset="7.1988188976378pt,3.59842519685039pt,7.1988188976378pt,3.59842519685039pt">
                  <w:txbxContent>
                    <w:p w14:paraId="08935801">
                      <w:pPr>
                        <w:spacing w:line="275" w:lineRule="auto"/>
                        <w:jc w:val="center"/>
                      </w:pPr>
                      <w:r>
                        <w:rPr>
                          <w:color w:val="000000"/>
                        </w:rPr>
                        <w:t>Records identified from:</w:t>
                      </w:r>
                    </w:p>
                    <w:p w14:paraId="17A3E1A7">
                      <w:pPr>
                        <w:spacing w:line="275" w:lineRule="auto"/>
                        <w:jc w:val="center"/>
                      </w:pPr>
                      <w:r>
                        <w:rPr>
                          <w:color w:val="000000"/>
                        </w:rPr>
                        <w:t>SCOPUS (n = 93)</w:t>
                      </w:r>
                    </w:p>
                  </w:txbxContent>
                </v:textbox>
              </v:rect>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3416300</wp:posOffset>
                </wp:positionH>
                <wp:positionV relativeFrom="paragraph">
                  <wp:posOffset>0</wp:posOffset>
                </wp:positionV>
                <wp:extent cx="1838325" cy="908050"/>
                <wp:effectExtent l="0" t="0" r="0" b="0"/>
                <wp:wrapNone/>
                <wp:docPr id="21" name="Rectangle 21"/>
                <wp:cNvGraphicFramePr/>
                <a:graphic xmlns:a="http://schemas.openxmlformats.org/drawingml/2006/main">
                  <a:graphicData uri="http://schemas.microsoft.com/office/word/2010/wordprocessingShape">
                    <wps:wsp>
                      <wps:cNvSpPr/>
                      <wps:spPr>
                        <a:xfrm>
                          <a:off x="4439538" y="3338675"/>
                          <a:ext cx="1812925" cy="882650"/>
                        </a:xfrm>
                        <a:prstGeom prst="rect">
                          <a:avLst/>
                        </a:prstGeom>
                        <a:solidFill>
                          <a:schemeClr val="lt1"/>
                        </a:solidFill>
                        <a:ln w="25400" cap="flat" cmpd="sng">
                          <a:solidFill>
                            <a:schemeClr val="dk1"/>
                          </a:solidFill>
                          <a:prstDash val="solid"/>
                          <a:round/>
                          <a:headEnd type="none" w="sm" len="sm"/>
                          <a:tailEnd type="none" w="sm" len="sm"/>
                        </a:ln>
                      </wps:spPr>
                      <wps:txbx>
                        <w:txbxContent>
                          <w:p w14:paraId="7DD2509C">
                            <w:pPr>
                              <w:spacing w:line="275" w:lineRule="auto"/>
                              <w:jc w:val="center"/>
                            </w:pPr>
                            <w:r>
                              <w:rPr>
                                <w:color w:val="000000"/>
                              </w:rPr>
                              <w:t>Filters applied:</w:t>
                            </w:r>
                          </w:p>
                          <w:p w14:paraId="086B6796">
                            <w:pPr>
                              <w:spacing w:line="275" w:lineRule="auto"/>
                            </w:pPr>
                            <w:r>
                              <w:rPr>
                                <w:color w:val="000000"/>
                              </w:rPr>
                              <w:t>Year and language filters used in advanced search</w:t>
                            </w:r>
                          </w:p>
                        </w:txbxContent>
                      </wps:txbx>
                      <wps:bodyPr spcFirstLastPara="1" wrap="square" lIns="91425" tIns="45700" rIns="91425" bIns="45700" anchor="ctr" anchorCtr="0">
                        <a:noAutofit/>
                      </wps:bodyPr>
                    </wps:wsp>
                  </a:graphicData>
                </a:graphic>
              </wp:anchor>
            </w:drawing>
          </mc:Choice>
          <mc:Fallback>
            <w:pict>
              <v:rect id="Rectangle 21" o:spid="_x0000_s1026" o:spt="1" style="position:absolute;left:0pt;margin-left:269pt;margin-top:0pt;height:71.5pt;width:144.75pt;z-index:251660288;v-text-anchor:middle;mso-width-relative:page;mso-height-relative:page;" fillcolor="#FFFFFF [3201]" filled="t" stroked="t" coordsize="21600,21600" o:gfxdata="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eG64e9oAAAAIAQAADwAAAAAA&#10;AAABACAAAAAiAAAAZHJzL2Rvd25yZXYueG1sUEsBAhQAFAAAAAgAh07iQL1dTUZKAgAAtwQAAA4A&#10;AAAAAAAAAQAgAAAAKQEAAGRycy9lMm9Eb2MueG1sUEsFBgAAAAAGAAYAWQEAAOUFAAAAAA==&#10;">
                <v:fill on="t" focussize="0,0"/>
                <v:stroke weight="2pt" color="#000000 [3200]" joinstyle="round" startarrowwidth="narrow" startarrowlength="short" endarrowwidth="narrow" endarrowlength="short"/>
                <v:imagedata o:title=""/>
                <o:lock v:ext="edit" aspectratio="f"/>
                <v:textbox inset="7.1988188976378pt,3.59842519685039pt,7.1988188976378pt,3.59842519685039pt">
                  <w:txbxContent>
                    <w:p w14:paraId="7DD2509C">
                      <w:pPr>
                        <w:spacing w:line="275" w:lineRule="auto"/>
                        <w:jc w:val="center"/>
                      </w:pPr>
                      <w:r>
                        <w:rPr>
                          <w:color w:val="000000"/>
                        </w:rPr>
                        <w:t>Filters applied:</w:t>
                      </w:r>
                    </w:p>
                    <w:p w14:paraId="086B6796">
                      <w:pPr>
                        <w:spacing w:line="275" w:lineRule="auto"/>
                      </w:pPr>
                      <w:r>
                        <w:rPr>
                          <w:color w:val="000000"/>
                        </w:rPr>
                        <w:t>Year and language filters used in advanced search</w:t>
                      </w:r>
                    </w:p>
                  </w:txbxContent>
                </v:textbox>
              </v:rect>
            </w:pict>
          </mc:Fallback>
        </mc:AlternateContent>
      </w:r>
    </w:p>
    <w:p w14:paraId="35DAD225">
      <w:pPr>
        <w:spacing w:line="276" w:lineRule="auto"/>
        <w:jc w:val="both"/>
        <w:rPr>
          <w:rFonts w:ascii="Times New Roman" w:hAnsi="Times New Roman" w:eastAsia="Times New Roman" w:cs="Times New Roman"/>
          <w:sz w:val="24"/>
          <w:szCs w:val="24"/>
        </w:rPr>
      </w:pPr>
    </w:p>
    <w:p w14:paraId="26BC98F4">
      <w:pPr>
        <w:spacing w:line="276" w:lineRule="auto"/>
        <w:jc w:val="both"/>
        <w:rPr>
          <w:rFonts w:ascii="Times New Roman" w:hAnsi="Times New Roman" w:eastAsia="Times New Roman" w:cs="Times New Roman"/>
          <w:sz w:val="24"/>
          <w:szCs w:val="24"/>
        </w:rPr>
      </w:pPr>
    </w:p>
    <w:p w14:paraId="2C44955E">
      <w:pPr>
        <w:spacing w:line="276" w:lineRule="auto"/>
        <w:jc w:val="both"/>
        <w:rPr>
          <w:rFonts w:ascii="Times New Roman" w:hAnsi="Times New Roman" w:eastAsia="Times New Roman" w:cs="Times New Roman"/>
          <w:sz w:val="24"/>
          <w:szCs w:val="24"/>
        </w:rPr>
      </w:pPr>
    </w:p>
    <w:p w14:paraId="5E2310FC">
      <w:pPr>
        <w:spacing w:line="276" w:lineRule="auto"/>
        <w:jc w:val="both"/>
        <w:rPr>
          <w:rFonts w:ascii="Times New Roman" w:hAnsi="Times New Roman" w:eastAsia="Times New Roman" w:cs="Times New Roman"/>
          <w:sz w:val="24"/>
          <w:szCs w:val="24"/>
        </w:rPr>
      </w:pPr>
      <w:r>
        <mc:AlternateContent>
          <mc:Choice Requires="wps">
            <w:drawing>
              <wp:anchor distT="0" distB="0" distL="114300" distR="114300" simplePos="0" relativeHeight="251661312" behindDoc="0" locked="0" layoutInCell="1" allowOverlap="1">
                <wp:simplePos x="0" y="0"/>
                <wp:positionH relativeFrom="column">
                  <wp:posOffset>1193800</wp:posOffset>
                </wp:positionH>
                <wp:positionV relativeFrom="paragraph">
                  <wp:posOffset>139700</wp:posOffset>
                </wp:positionV>
                <wp:extent cx="25400" cy="389890"/>
                <wp:effectExtent l="0" t="0" r="0" b="0"/>
                <wp:wrapNone/>
                <wp:docPr id="33" name="Straight Arrow Connector 33"/>
                <wp:cNvGraphicFramePr/>
                <a:graphic xmlns:a="http://schemas.openxmlformats.org/drawingml/2006/main">
                  <a:graphicData uri="http://schemas.microsoft.com/office/word/2010/wordprocessingShape">
                    <wps:wsp>
                      <wps:cNvCnPr/>
                      <wps:spPr>
                        <a:xfrm>
                          <a:off x="5346000" y="3585055"/>
                          <a:ext cx="0" cy="389890"/>
                        </a:xfrm>
                        <a:prstGeom prst="straightConnector1">
                          <a:avLst/>
                        </a:prstGeom>
                        <a:noFill/>
                        <a:ln w="9525" cap="flat" cmpd="sng">
                          <a:solidFill>
                            <a:schemeClr val="dk1"/>
                          </a:solidFill>
                          <a:prstDash val="solid"/>
                          <a:round/>
                          <a:headEnd type="none" w="sm" len="sm"/>
                          <a:tailEnd type="triangle" w="med" len="med"/>
                        </a:ln>
                      </wps:spPr>
                      <wps:bodyPr/>
                    </wps:wsp>
                  </a:graphicData>
                </a:graphic>
              </wp:anchor>
            </w:drawing>
          </mc:Choice>
          <mc:Fallback>
            <w:pict>
              <v:shape id="_x0000_s1026" o:spid="_x0000_s1026" o:spt="32" type="#_x0000_t32" style="position:absolute;left:0pt;margin-left:94pt;margin-top:11pt;height:30.7pt;width:2pt;z-index:251661312;mso-width-relative:page;mso-height-relative:page;" filled="f" stroked="t" coordsize="21600,21600" o:gfxdata="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QK0DB2AAAAAkBAAAPAAAAAAAAAAEAIAAAACIAAABk&#10;cnMvZG93bnJldi54bWxQSwECFAAUAAAACACHTuJA2jc5TQYCAAATBAAADgAAAAAAAAABACAAAAAn&#10;AQAAZHJzL2Uyb0RvYy54bWxQSwUGAAAAAAYABgBZAQAAnwUAAAAA&#10;">
                <v:fill on="f" focussize="0,0"/>
                <v:stroke color="#000000 [3200]" joinstyle="round" startarrowwidth="narrow" startarrowlength="short" endarrow="block"/>
                <v:imagedata o:title=""/>
                <o:lock v:ext="edit" aspectratio="f"/>
              </v:shape>
            </w:pict>
          </mc:Fallback>
        </mc:AlternateContent>
      </w:r>
    </w:p>
    <w:p w14:paraId="024F8B96">
      <w:pPr>
        <w:spacing w:line="276" w:lineRule="auto"/>
        <w:jc w:val="both"/>
        <w:rPr>
          <w:rFonts w:ascii="Times New Roman" w:hAnsi="Times New Roman" w:eastAsia="Times New Roman" w:cs="Times New Roman"/>
          <w:sz w:val="24"/>
          <w:szCs w:val="24"/>
        </w:rPr>
      </w:pPr>
    </w:p>
    <w:p w14:paraId="40AAAC85">
      <w:pPr>
        <w:spacing w:line="276" w:lineRule="auto"/>
        <w:jc w:val="both"/>
        <w:rPr>
          <w:rFonts w:ascii="Times New Roman" w:hAnsi="Times New Roman" w:eastAsia="Times New Roman" w:cs="Times New Roman"/>
          <w:sz w:val="24"/>
          <w:szCs w:val="24"/>
        </w:rPr>
      </w:pPr>
    </w:p>
    <w:p w14:paraId="6EA9388B">
      <w:pPr>
        <w:spacing w:line="276" w:lineRule="auto"/>
        <w:jc w:val="both"/>
        <w:rPr>
          <w:rFonts w:ascii="Times New Roman" w:hAnsi="Times New Roman" w:eastAsia="Times New Roman" w:cs="Times New Roman"/>
          <w:sz w:val="24"/>
          <w:szCs w:val="24"/>
        </w:rPr>
      </w:pPr>
      <w:r>
        <mc:AlternateContent>
          <mc:Choice Requires="wps">
            <w:drawing>
              <wp:anchor distT="0" distB="0" distL="114300" distR="114300" simplePos="0" relativeHeight="251662336" behindDoc="0" locked="0" layoutInCell="1" allowOverlap="1">
                <wp:simplePos x="0" y="0"/>
                <wp:positionH relativeFrom="column">
                  <wp:posOffset>-12065</wp:posOffset>
                </wp:positionH>
                <wp:positionV relativeFrom="paragraph">
                  <wp:posOffset>0</wp:posOffset>
                </wp:positionV>
                <wp:extent cx="2264410" cy="907415"/>
                <wp:effectExtent l="0" t="0" r="0" b="0"/>
                <wp:wrapNone/>
                <wp:docPr id="32" name="Rectangle 32"/>
                <wp:cNvGraphicFramePr/>
                <a:graphic xmlns:a="http://schemas.openxmlformats.org/drawingml/2006/main">
                  <a:graphicData uri="http://schemas.microsoft.com/office/word/2010/wordprocessingShape">
                    <wps:wsp>
                      <wps:cNvSpPr/>
                      <wps:spPr>
                        <a:xfrm>
                          <a:off x="4226495" y="3338993"/>
                          <a:ext cx="2239010" cy="882015"/>
                        </a:xfrm>
                        <a:prstGeom prst="rect">
                          <a:avLst/>
                        </a:prstGeom>
                        <a:solidFill>
                          <a:schemeClr val="lt1"/>
                        </a:solidFill>
                        <a:ln w="25400" cap="flat" cmpd="sng">
                          <a:solidFill>
                            <a:schemeClr val="dk1"/>
                          </a:solidFill>
                          <a:prstDash val="solid"/>
                          <a:round/>
                          <a:headEnd type="none" w="sm" len="sm"/>
                          <a:tailEnd type="none" w="sm" len="sm"/>
                        </a:ln>
                      </wps:spPr>
                      <wps:txbx>
                        <w:txbxContent>
                          <w:p w14:paraId="718D222D">
                            <w:pPr>
                              <w:spacing w:line="275" w:lineRule="auto"/>
                              <w:jc w:val="center"/>
                            </w:pPr>
                            <w:r>
                              <w:rPr>
                                <w:color w:val="000000"/>
                              </w:rPr>
                              <w:t>Screening</w:t>
                            </w:r>
                          </w:p>
                        </w:txbxContent>
                      </wps:txbx>
                      <wps:bodyPr spcFirstLastPara="1" wrap="square" lIns="91425" tIns="45700" rIns="91425" bIns="45700" anchor="ctr" anchorCtr="0">
                        <a:noAutofit/>
                      </wps:bodyPr>
                    </wps:wsp>
                  </a:graphicData>
                </a:graphic>
              </wp:anchor>
            </w:drawing>
          </mc:Choice>
          <mc:Fallback>
            <w:pict>
              <v:rect id="Rectangle 32" o:spid="_x0000_s1026" o:spt="1" style="position:absolute;left:0pt;margin-left:-0.95pt;margin-top:0pt;height:71.45pt;width:178.3pt;z-index:251662336;v-text-anchor:middle;mso-width-relative:page;mso-height-relative:page;" fillcolor="#FFFFFF [3201]" filled="t" stroked="t" coordsize="21600,21600" o:gfxdata="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KHfGujYAAAABwEAAA8AAAAAAAAAAQAgAAAA&#10;IgAAAGRycy9kb3ducmV2LnhtbFBLAQIUABQAAAAIAIdO4kBBj9/RRAIAALcEAAAOAAAAAAAAAAEA&#10;IAAAACcBAABkcnMvZTJvRG9jLnhtbFBLBQYAAAAABgAGAFkBAADdBQAAAAA=&#10;">
                <v:fill on="t" focussize="0,0"/>
                <v:stroke weight="2pt" color="#000000 [3200]" joinstyle="round" startarrowwidth="narrow" startarrowlength="short" endarrowwidth="narrow" endarrowlength="short"/>
                <v:imagedata o:title=""/>
                <o:lock v:ext="edit" aspectratio="f"/>
                <v:textbox inset="7.1988188976378pt,3.59842519685039pt,7.1988188976378pt,3.59842519685039pt">
                  <w:txbxContent>
                    <w:p w14:paraId="718D222D">
                      <w:pPr>
                        <w:spacing w:line="275" w:lineRule="auto"/>
                        <w:jc w:val="center"/>
                      </w:pPr>
                      <w:r>
                        <w:rPr>
                          <w:color w:val="000000"/>
                        </w:rPr>
                        <w:t>Screening</w:t>
                      </w:r>
                    </w:p>
                  </w:txbxContent>
                </v:textbox>
              </v:rect>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3416300</wp:posOffset>
                </wp:positionH>
                <wp:positionV relativeFrom="paragraph">
                  <wp:posOffset>0</wp:posOffset>
                </wp:positionV>
                <wp:extent cx="1837690" cy="907415"/>
                <wp:effectExtent l="0" t="0" r="0" b="0"/>
                <wp:wrapNone/>
                <wp:docPr id="28" name="Rectangle 28"/>
                <wp:cNvGraphicFramePr/>
                <a:graphic xmlns:a="http://schemas.openxmlformats.org/drawingml/2006/main">
                  <a:graphicData uri="http://schemas.microsoft.com/office/word/2010/wordprocessingShape">
                    <wps:wsp>
                      <wps:cNvSpPr/>
                      <wps:spPr>
                        <a:xfrm>
                          <a:off x="4439855" y="3338993"/>
                          <a:ext cx="1812290" cy="882015"/>
                        </a:xfrm>
                        <a:prstGeom prst="rect">
                          <a:avLst/>
                        </a:prstGeom>
                        <a:solidFill>
                          <a:schemeClr val="lt1"/>
                        </a:solidFill>
                        <a:ln w="25400" cap="flat" cmpd="sng">
                          <a:solidFill>
                            <a:schemeClr val="dk1"/>
                          </a:solidFill>
                          <a:prstDash val="solid"/>
                          <a:round/>
                          <a:headEnd type="none" w="sm" len="sm"/>
                          <a:tailEnd type="none" w="sm" len="sm"/>
                        </a:ln>
                      </wps:spPr>
                      <wps:txbx>
                        <w:txbxContent>
                          <w:p w14:paraId="13D99419">
                            <w:pPr>
                              <w:spacing w:line="275" w:lineRule="auto"/>
                              <w:jc w:val="center"/>
                            </w:pPr>
                            <w:r>
                              <w:rPr>
                                <w:color w:val="000000"/>
                              </w:rPr>
                              <w:t>Records excluded</w:t>
                            </w:r>
                          </w:p>
                          <w:p w14:paraId="1D134339">
                            <w:pPr>
                              <w:spacing w:line="275" w:lineRule="auto"/>
                            </w:pPr>
                            <w:r>
                              <w:rPr>
                                <w:color w:val="000000"/>
                              </w:rPr>
                              <w:t>Not relevant to ESL/EFL (n = 60)</w:t>
                            </w:r>
                          </w:p>
                        </w:txbxContent>
                      </wps:txbx>
                      <wps:bodyPr spcFirstLastPara="1" wrap="square" lIns="91425" tIns="45700" rIns="91425" bIns="45700" anchor="ctr" anchorCtr="0">
                        <a:noAutofit/>
                      </wps:bodyPr>
                    </wps:wsp>
                  </a:graphicData>
                </a:graphic>
              </wp:anchor>
            </w:drawing>
          </mc:Choice>
          <mc:Fallback>
            <w:pict>
              <v:rect id="Rectangle 28" o:spid="_x0000_s1026" o:spt="1" style="position:absolute;left:0pt;margin-left:269pt;margin-top:0pt;height:71.45pt;width:144.7pt;z-index:251663360;v-text-anchor:middle;mso-width-relative:page;mso-height-relative:page;" fillcolor="#FFFFFF [3201]" filled="t" stroked="t" coordsize="21600,21600" o:gfxdata="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NSnB2QAAAAgBAAAPAAAAAAAAAAEAIAAA&#10;ACIAAABkcnMvZG93bnJldi54bWxQSwECFAAUAAAACACHTuJAjKq/akQCAAC3BAAADgAAAAAAAAAB&#10;ACAAAAAoAQAAZHJzL2Uyb0RvYy54bWxQSwUGAAAAAAYABgBZAQAA3gUAAAAA&#10;">
                <v:fill on="t" focussize="0,0"/>
                <v:stroke weight="2pt" color="#000000 [3200]" joinstyle="round" startarrowwidth="narrow" startarrowlength="short" endarrowwidth="narrow" endarrowlength="short"/>
                <v:imagedata o:title=""/>
                <o:lock v:ext="edit" aspectratio="f"/>
                <v:textbox inset="7.1988188976378pt,3.59842519685039pt,7.1988188976378pt,3.59842519685039pt">
                  <w:txbxContent>
                    <w:p w14:paraId="13D99419">
                      <w:pPr>
                        <w:spacing w:line="275" w:lineRule="auto"/>
                        <w:jc w:val="center"/>
                      </w:pPr>
                      <w:r>
                        <w:rPr>
                          <w:color w:val="000000"/>
                        </w:rPr>
                        <w:t>Records excluded</w:t>
                      </w:r>
                    </w:p>
                    <w:p w14:paraId="1D134339">
                      <w:pPr>
                        <w:spacing w:line="275" w:lineRule="auto"/>
                      </w:pPr>
                      <w:r>
                        <w:rPr>
                          <w:color w:val="000000"/>
                        </w:rPr>
                        <w:t>Not relevant to ESL/EFL (n = 60)</w:t>
                      </w:r>
                    </w:p>
                  </w:txbxContent>
                </v:textbox>
              </v:rect>
            </w:pict>
          </mc:Fallback>
        </mc:AlternateContent>
      </w:r>
    </w:p>
    <w:p w14:paraId="6CEB0F40">
      <w:pPr>
        <w:spacing w:line="276" w:lineRule="auto"/>
        <w:jc w:val="both"/>
        <w:rPr>
          <w:rFonts w:ascii="Times New Roman" w:hAnsi="Times New Roman" w:eastAsia="Times New Roman" w:cs="Times New Roman"/>
          <w:sz w:val="24"/>
          <w:szCs w:val="24"/>
        </w:rPr>
      </w:pPr>
    </w:p>
    <w:p w14:paraId="10B4F387">
      <w:pPr>
        <w:spacing w:line="276" w:lineRule="auto"/>
        <w:jc w:val="both"/>
        <w:rPr>
          <w:rFonts w:ascii="Times New Roman" w:hAnsi="Times New Roman" w:eastAsia="Times New Roman" w:cs="Times New Roman"/>
          <w:sz w:val="24"/>
          <w:szCs w:val="24"/>
        </w:rPr>
      </w:pPr>
      <w:r>
        <mc:AlternateContent>
          <mc:Choice Requires="wps">
            <w:drawing>
              <wp:anchor distT="0" distB="0" distL="114300" distR="114300" simplePos="0" relativeHeight="251664384" behindDoc="0" locked="0" layoutInCell="1" allowOverlap="1">
                <wp:simplePos x="0" y="0"/>
                <wp:positionH relativeFrom="column">
                  <wp:posOffset>2628900</wp:posOffset>
                </wp:positionH>
                <wp:positionV relativeFrom="paragraph">
                  <wp:posOffset>76200</wp:posOffset>
                </wp:positionV>
                <wp:extent cx="401955" cy="25400"/>
                <wp:effectExtent l="0" t="0" r="0" b="0"/>
                <wp:wrapNone/>
                <wp:docPr id="25" name="Straight Arrow Connector 25"/>
                <wp:cNvGraphicFramePr/>
                <a:graphic xmlns:a="http://schemas.openxmlformats.org/drawingml/2006/main">
                  <a:graphicData uri="http://schemas.microsoft.com/office/word/2010/wordprocessingShape">
                    <wps:wsp>
                      <wps:cNvCnPr/>
                      <wps:spPr>
                        <a:xfrm>
                          <a:off x="5145023" y="3780000"/>
                          <a:ext cx="401955" cy="0"/>
                        </a:xfrm>
                        <a:prstGeom prst="straightConnector1">
                          <a:avLst/>
                        </a:prstGeom>
                        <a:noFill/>
                        <a:ln w="9525" cap="flat" cmpd="sng">
                          <a:solidFill>
                            <a:schemeClr val="dk1"/>
                          </a:solidFill>
                          <a:prstDash val="solid"/>
                          <a:round/>
                          <a:headEnd type="none" w="sm" len="sm"/>
                          <a:tailEnd type="triangle" w="med" len="med"/>
                        </a:ln>
                      </wps:spPr>
                      <wps:bodyPr/>
                    </wps:wsp>
                  </a:graphicData>
                </a:graphic>
              </wp:anchor>
            </w:drawing>
          </mc:Choice>
          <mc:Fallback>
            <w:pict>
              <v:shape id="_x0000_s1026" o:spid="_x0000_s1026" o:spt="32" type="#_x0000_t32" style="position:absolute;left:0pt;margin-left:207pt;margin-top:6pt;height:2pt;width:31.65pt;z-index:251664384;mso-width-relative:page;mso-height-relative:page;" filled="f" stroked="t" coordsize="21600,21600" o:gfxdata="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LazbG3YAAAACQEAAA8AAAAAAAAAAQAgAAAAIgAAAGRy&#10;cy9kb3ducmV2LnhtbFBLAQIUABQAAAAIAIdO4kCf6XNuBQIAABMEAAAOAAAAAAAAAAEAIAAAACcB&#10;AABkcnMvZTJvRG9jLnhtbFBLBQYAAAAABgAGAFkBAACeBQAAAAA=&#10;">
                <v:fill on="f" focussize="0,0"/>
                <v:stroke color="#000000 [3200]" joinstyle="round" startarrowwidth="narrow" startarrowlength="short" endarrow="block"/>
                <v:imagedata o:title=""/>
                <o:lock v:ext="edit" aspectratio="f"/>
              </v:shape>
            </w:pict>
          </mc:Fallback>
        </mc:AlternateContent>
      </w:r>
    </w:p>
    <w:p w14:paraId="08EF3D77">
      <w:pPr>
        <w:spacing w:line="276" w:lineRule="auto"/>
        <w:jc w:val="both"/>
        <w:rPr>
          <w:rFonts w:ascii="Times New Roman" w:hAnsi="Times New Roman" w:eastAsia="Times New Roman" w:cs="Times New Roman"/>
          <w:sz w:val="24"/>
          <w:szCs w:val="24"/>
        </w:rPr>
      </w:pPr>
    </w:p>
    <w:p w14:paraId="5D15B347">
      <w:pPr>
        <w:spacing w:line="276" w:lineRule="auto"/>
        <w:jc w:val="both"/>
        <w:rPr>
          <w:rFonts w:ascii="Times New Roman" w:hAnsi="Times New Roman" w:eastAsia="Times New Roman" w:cs="Times New Roman"/>
          <w:sz w:val="24"/>
          <w:szCs w:val="24"/>
        </w:rPr>
      </w:pPr>
      <w:r>
        <mc:AlternateContent>
          <mc:Choice Requires="wps">
            <w:drawing>
              <wp:anchor distT="0" distB="0" distL="114300" distR="114300" simplePos="0" relativeHeight="251665408" behindDoc="0" locked="0" layoutInCell="1" allowOverlap="1">
                <wp:simplePos x="0" y="0"/>
                <wp:positionH relativeFrom="column">
                  <wp:posOffset>1206500</wp:posOffset>
                </wp:positionH>
                <wp:positionV relativeFrom="paragraph">
                  <wp:posOffset>165100</wp:posOffset>
                </wp:positionV>
                <wp:extent cx="25400" cy="389890"/>
                <wp:effectExtent l="0" t="0" r="0" b="0"/>
                <wp:wrapNone/>
                <wp:docPr id="22" name="Straight Arrow Connector 22"/>
                <wp:cNvGraphicFramePr/>
                <a:graphic xmlns:a="http://schemas.openxmlformats.org/drawingml/2006/main">
                  <a:graphicData uri="http://schemas.microsoft.com/office/word/2010/wordprocessingShape">
                    <wps:wsp>
                      <wps:cNvCnPr/>
                      <wps:spPr>
                        <a:xfrm>
                          <a:off x="5346000" y="3585055"/>
                          <a:ext cx="0" cy="389890"/>
                        </a:xfrm>
                        <a:prstGeom prst="straightConnector1">
                          <a:avLst/>
                        </a:prstGeom>
                        <a:noFill/>
                        <a:ln w="9525" cap="flat" cmpd="sng">
                          <a:solidFill>
                            <a:schemeClr val="dk1"/>
                          </a:solidFill>
                          <a:prstDash val="solid"/>
                          <a:round/>
                          <a:headEnd type="none" w="sm" len="sm"/>
                          <a:tailEnd type="triangle" w="med" len="med"/>
                        </a:ln>
                      </wps:spPr>
                      <wps:bodyPr/>
                    </wps:wsp>
                  </a:graphicData>
                </a:graphic>
              </wp:anchor>
            </w:drawing>
          </mc:Choice>
          <mc:Fallback>
            <w:pict>
              <v:shape id="_x0000_s1026" o:spid="_x0000_s1026" o:spt="32" type="#_x0000_t32" style="position:absolute;left:0pt;margin-left:95pt;margin-top:13pt;height:30.7pt;width:2pt;z-index:251665408;mso-width-relative:page;mso-height-relative:page;" filled="f" stroked="t" coordsize="21600,21600" o:gfxdata="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IxSbYfYAAAACQEAAA8AAAAAAAAAAQAgAAAAIgAAAGRy&#10;cy9kb3ducmV2LnhtbFBLAQIUABQAAAAIAIdO4kAYISoqBQIAABMEAAAOAAAAAAAAAAEAIAAAACcB&#10;AABkcnMvZTJvRG9jLnhtbFBLBQYAAAAABgAGAFkBAACeBQAAAAA=&#10;">
                <v:fill on="f" focussize="0,0"/>
                <v:stroke color="#000000 [3200]" joinstyle="round" startarrowwidth="narrow" startarrowlength="short" endarrow="block"/>
                <v:imagedata o:title=""/>
                <o:lock v:ext="edit" aspectratio="f"/>
              </v:shape>
            </w:pict>
          </mc:Fallback>
        </mc:AlternateContent>
      </w:r>
    </w:p>
    <w:p w14:paraId="248B9BB6">
      <w:pPr>
        <w:spacing w:line="276" w:lineRule="auto"/>
        <w:jc w:val="both"/>
        <w:rPr>
          <w:rFonts w:ascii="Times New Roman" w:hAnsi="Times New Roman" w:eastAsia="Times New Roman" w:cs="Times New Roman"/>
          <w:sz w:val="24"/>
          <w:szCs w:val="24"/>
        </w:rPr>
      </w:pPr>
    </w:p>
    <w:p w14:paraId="1AE164B2">
      <w:pPr>
        <w:spacing w:line="276" w:lineRule="auto"/>
        <w:jc w:val="both"/>
        <w:rPr>
          <w:rFonts w:ascii="Times New Roman" w:hAnsi="Times New Roman" w:eastAsia="Times New Roman" w:cs="Times New Roman"/>
          <w:sz w:val="24"/>
          <w:szCs w:val="24"/>
        </w:rPr>
      </w:pPr>
    </w:p>
    <w:p w14:paraId="53E0B064">
      <w:pPr>
        <w:spacing w:line="276" w:lineRule="auto"/>
        <w:jc w:val="both"/>
        <w:rPr>
          <w:rFonts w:ascii="Times New Roman" w:hAnsi="Times New Roman" w:eastAsia="Times New Roman" w:cs="Times New Roman"/>
          <w:sz w:val="24"/>
          <w:szCs w:val="24"/>
        </w:rPr>
      </w:pPr>
      <w:r>
        <mc:AlternateContent>
          <mc:Choice Requires="wps">
            <w:drawing>
              <wp:anchor distT="0" distB="0" distL="114300" distR="114300" simplePos="0" relativeHeight="251666432" behindDoc="0" locked="0" layoutInCell="1" allowOverlap="1">
                <wp:simplePos x="0" y="0"/>
                <wp:positionH relativeFrom="column">
                  <wp:posOffset>3416300</wp:posOffset>
                </wp:positionH>
                <wp:positionV relativeFrom="paragraph">
                  <wp:posOffset>0</wp:posOffset>
                </wp:positionV>
                <wp:extent cx="1837690" cy="1933575"/>
                <wp:effectExtent l="0" t="0" r="0" b="0"/>
                <wp:wrapNone/>
                <wp:docPr id="34" name="Rectangle 34"/>
                <wp:cNvGraphicFramePr/>
                <a:graphic xmlns:a="http://schemas.openxmlformats.org/drawingml/2006/main">
                  <a:graphicData uri="http://schemas.microsoft.com/office/word/2010/wordprocessingShape">
                    <wps:wsp>
                      <wps:cNvSpPr/>
                      <wps:spPr>
                        <a:xfrm>
                          <a:off x="4439855" y="2825913"/>
                          <a:ext cx="1812290" cy="1908175"/>
                        </a:xfrm>
                        <a:prstGeom prst="rect">
                          <a:avLst/>
                        </a:prstGeom>
                        <a:solidFill>
                          <a:schemeClr val="lt1"/>
                        </a:solidFill>
                        <a:ln w="25400" cap="flat" cmpd="sng">
                          <a:solidFill>
                            <a:schemeClr val="dk1"/>
                          </a:solidFill>
                          <a:prstDash val="solid"/>
                          <a:round/>
                          <a:headEnd type="none" w="sm" len="sm"/>
                          <a:tailEnd type="none" w="sm" len="sm"/>
                        </a:ln>
                      </wps:spPr>
                      <wps:txbx>
                        <w:txbxContent>
                          <w:p w14:paraId="255EDDAD">
                            <w:pPr>
                              <w:spacing w:line="275" w:lineRule="auto"/>
                              <w:jc w:val="center"/>
                            </w:pPr>
                            <w:r>
                              <w:rPr>
                                <w:color w:val="000000"/>
                              </w:rPr>
                              <w:t>Reports excluded</w:t>
                            </w:r>
                          </w:p>
                          <w:p w14:paraId="436AF6A9">
                            <w:pPr>
                              <w:spacing w:line="275" w:lineRule="auto"/>
                            </w:pPr>
                            <w:r>
                              <w:rPr>
                                <w:color w:val="000000"/>
                              </w:rPr>
                              <w:t>Not discussing challenges/solutions in hybrid learning (n = 9)</w:t>
                            </w:r>
                          </w:p>
                          <w:p w14:paraId="79858FCD">
                            <w:pPr>
                              <w:spacing w:line="275" w:lineRule="auto"/>
                            </w:pPr>
                            <w:r>
                              <w:rPr>
                                <w:color w:val="000000"/>
                              </w:rPr>
                              <w:t>Focused only on one learning method (online or F2F) (n = 3)</w:t>
                            </w:r>
                          </w:p>
                        </w:txbxContent>
                      </wps:txbx>
                      <wps:bodyPr spcFirstLastPara="1" wrap="square" lIns="91425" tIns="45700" rIns="91425" bIns="45700" anchor="ctr" anchorCtr="0">
                        <a:noAutofit/>
                      </wps:bodyPr>
                    </wps:wsp>
                  </a:graphicData>
                </a:graphic>
              </wp:anchor>
            </w:drawing>
          </mc:Choice>
          <mc:Fallback>
            <w:pict>
              <v:rect id="Rectangle 34" o:spid="_x0000_s1026" o:spt="1" style="position:absolute;left:0pt;margin-left:269pt;margin-top:0pt;height:152.25pt;width:144.7pt;z-index:251666432;v-text-anchor:middle;mso-width-relative:page;mso-height-relative:page;" fillcolor="#FFFFFF [3201]" filled="t" stroked="t" coordsize="21600,21600" o:gfxdata="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d3VqmdoAAAAIAQAADwAAAAAAAAAB&#10;ACAAAAAiAAAAZHJzL2Rvd25yZXYueG1sUEsBAhQAFAAAAAgAh07iQI647HNHAgAAuAQAAA4AAAAA&#10;AAAAAQAgAAAAKQEAAGRycy9lMm9Eb2MueG1sUEsFBgAAAAAGAAYAWQEAAOIFAAAAAA==&#10;">
                <v:fill on="t" focussize="0,0"/>
                <v:stroke weight="2pt" color="#000000 [3200]" joinstyle="round" startarrowwidth="narrow" startarrowlength="short" endarrowwidth="narrow" endarrowlength="short"/>
                <v:imagedata o:title=""/>
                <o:lock v:ext="edit" aspectratio="f"/>
                <v:textbox inset="7.1988188976378pt,3.59842519685039pt,7.1988188976378pt,3.59842519685039pt">
                  <w:txbxContent>
                    <w:p w14:paraId="255EDDAD">
                      <w:pPr>
                        <w:spacing w:line="275" w:lineRule="auto"/>
                        <w:jc w:val="center"/>
                      </w:pPr>
                      <w:r>
                        <w:rPr>
                          <w:color w:val="000000"/>
                        </w:rPr>
                        <w:t>Reports excluded</w:t>
                      </w:r>
                    </w:p>
                    <w:p w14:paraId="436AF6A9">
                      <w:pPr>
                        <w:spacing w:line="275" w:lineRule="auto"/>
                      </w:pPr>
                      <w:r>
                        <w:rPr>
                          <w:color w:val="000000"/>
                        </w:rPr>
                        <w:t>Not discussing challenges/solutions in hybrid learning (n = 9)</w:t>
                      </w:r>
                    </w:p>
                    <w:p w14:paraId="79858FCD">
                      <w:pPr>
                        <w:spacing w:line="275" w:lineRule="auto"/>
                      </w:pPr>
                      <w:r>
                        <w:rPr>
                          <w:color w:val="000000"/>
                        </w:rPr>
                        <w:t>Focused only on one learning method (online or F2F) (n = 3)</w:t>
                      </w:r>
                    </w:p>
                  </w:txbxContent>
                </v:textbox>
              </v:rect>
            </w:pict>
          </mc:Fallback>
        </mc:AlternateContent>
      </w:r>
      <w:r>
        <mc:AlternateContent>
          <mc:Choice Requires="wps">
            <w:drawing>
              <wp:anchor distT="0" distB="0" distL="114300" distR="114300" simplePos="0" relativeHeight="251667456" behindDoc="0" locked="0" layoutInCell="1" allowOverlap="1">
                <wp:simplePos x="0" y="0"/>
                <wp:positionH relativeFrom="column">
                  <wp:posOffset>-12065</wp:posOffset>
                </wp:positionH>
                <wp:positionV relativeFrom="paragraph">
                  <wp:posOffset>0</wp:posOffset>
                </wp:positionV>
                <wp:extent cx="2263775" cy="1965325"/>
                <wp:effectExtent l="0" t="0" r="0" b="0"/>
                <wp:wrapNone/>
                <wp:docPr id="18" name="Rectangle 18"/>
                <wp:cNvGraphicFramePr/>
                <a:graphic xmlns:a="http://schemas.openxmlformats.org/drawingml/2006/main">
                  <a:graphicData uri="http://schemas.microsoft.com/office/word/2010/wordprocessingShape">
                    <wps:wsp>
                      <wps:cNvSpPr/>
                      <wps:spPr>
                        <a:xfrm>
                          <a:off x="4226813" y="2810038"/>
                          <a:ext cx="2238375" cy="1939925"/>
                        </a:xfrm>
                        <a:prstGeom prst="rect">
                          <a:avLst/>
                        </a:prstGeom>
                        <a:solidFill>
                          <a:schemeClr val="lt1"/>
                        </a:solidFill>
                        <a:ln w="25400" cap="flat" cmpd="sng">
                          <a:solidFill>
                            <a:schemeClr val="dk1"/>
                          </a:solidFill>
                          <a:prstDash val="solid"/>
                          <a:round/>
                          <a:headEnd type="none" w="sm" len="sm"/>
                          <a:tailEnd type="none" w="sm" len="sm"/>
                        </a:ln>
                      </wps:spPr>
                      <wps:txbx>
                        <w:txbxContent>
                          <w:p w14:paraId="2C056664">
                            <w:pPr>
                              <w:spacing w:line="275" w:lineRule="auto"/>
                            </w:pPr>
                            <w:r>
                              <w:rPr>
                                <w:color w:val="000000"/>
                              </w:rPr>
                              <w:t xml:space="preserve">Reports assessed for eligibility </w:t>
                            </w:r>
                          </w:p>
                          <w:p w14:paraId="6635D002">
                            <w:pPr>
                              <w:spacing w:line="275" w:lineRule="auto"/>
                            </w:pPr>
                            <w:r>
                              <w:rPr>
                                <w:color w:val="000000"/>
                              </w:rPr>
                              <w:t>(n = 33)</w:t>
                            </w:r>
                          </w:p>
                        </w:txbxContent>
                      </wps:txbx>
                      <wps:bodyPr spcFirstLastPara="1" wrap="square" lIns="91425" tIns="45700" rIns="91425" bIns="45700" anchor="ctr" anchorCtr="0">
                        <a:noAutofit/>
                      </wps:bodyPr>
                    </wps:wsp>
                  </a:graphicData>
                </a:graphic>
              </wp:anchor>
            </w:drawing>
          </mc:Choice>
          <mc:Fallback>
            <w:pict>
              <v:rect id="Rectangle 18" o:spid="_x0000_s1026" o:spt="1" style="position:absolute;left:0pt;margin-left:-0.95pt;margin-top:0pt;height:154.75pt;width:178.25pt;z-index:251667456;v-text-anchor:middle;mso-width-relative:page;mso-height-relative:page;" fillcolor="#FFFFFF [3201]" filled="t" stroked="t" coordsize="21600,21600" o:gfxdata="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YZL0H2AAAAAcBAAAPAAAAAAAAAAEA&#10;IAAAACIAAABkcnMvZG93bnJldi54bWxQSwECFAAUAAAACACHTuJAClSwI0gCAAC4BAAADgAAAAAA&#10;AAABACAAAAAnAQAAZHJzL2Uyb0RvYy54bWxQSwUGAAAAAAYABgBZAQAA4QUAAAAA&#10;">
                <v:fill on="t" focussize="0,0"/>
                <v:stroke weight="2pt" color="#000000 [3200]" joinstyle="round" startarrowwidth="narrow" startarrowlength="short" endarrowwidth="narrow" endarrowlength="short"/>
                <v:imagedata o:title=""/>
                <o:lock v:ext="edit" aspectratio="f"/>
                <v:textbox inset="7.1988188976378pt,3.59842519685039pt,7.1988188976378pt,3.59842519685039pt">
                  <w:txbxContent>
                    <w:p w14:paraId="2C056664">
                      <w:pPr>
                        <w:spacing w:line="275" w:lineRule="auto"/>
                      </w:pPr>
                      <w:r>
                        <w:rPr>
                          <w:color w:val="000000"/>
                        </w:rPr>
                        <w:t xml:space="preserve">Reports assessed for eligibility </w:t>
                      </w:r>
                    </w:p>
                    <w:p w14:paraId="6635D002">
                      <w:pPr>
                        <w:spacing w:line="275" w:lineRule="auto"/>
                      </w:pPr>
                      <w:r>
                        <w:rPr>
                          <w:color w:val="000000"/>
                        </w:rPr>
                        <w:t>(n = 33)</w:t>
                      </w:r>
                    </w:p>
                  </w:txbxContent>
                </v:textbox>
              </v:rect>
            </w:pict>
          </mc:Fallback>
        </mc:AlternateContent>
      </w:r>
    </w:p>
    <w:p w14:paraId="6DDBE137">
      <w:pPr>
        <w:spacing w:line="276" w:lineRule="auto"/>
        <w:jc w:val="both"/>
        <w:rPr>
          <w:rFonts w:ascii="Times New Roman" w:hAnsi="Times New Roman" w:eastAsia="Times New Roman" w:cs="Times New Roman"/>
          <w:sz w:val="24"/>
          <w:szCs w:val="24"/>
        </w:rPr>
      </w:pPr>
    </w:p>
    <w:p w14:paraId="275BE29C">
      <w:pPr>
        <w:spacing w:line="276" w:lineRule="auto"/>
        <w:jc w:val="both"/>
        <w:rPr>
          <w:rFonts w:ascii="Times New Roman" w:hAnsi="Times New Roman" w:eastAsia="Times New Roman" w:cs="Times New Roman"/>
          <w:sz w:val="24"/>
          <w:szCs w:val="24"/>
        </w:rPr>
      </w:pPr>
    </w:p>
    <w:p w14:paraId="0B11363E">
      <w:pPr>
        <w:spacing w:line="276" w:lineRule="auto"/>
        <w:jc w:val="both"/>
        <w:rPr>
          <w:rFonts w:ascii="Times New Roman" w:hAnsi="Times New Roman" w:eastAsia="Times New Roman" w:cs="Times New Roman"/>
          <w:sz w:val="24"/>
          <w:szCs w:val="24"/>
        </w:rPr>
      </w:pPr>
    </w:p>
    <w:p w14:paraId="2E5AAB83">
      <w:pPr>
        <w:spacing w:line="276" w:lineRule="auto"/>
        <w:jc w:val="both"/>
        <w:rPr>
          <w:rFonts w:ascii="Times New Roman" w:hAnsi="Times New Roman" w:eastAsia="Times New Roman" w:cs="Times New Roman"/>
          <w:sz w:val="24"/>
          <w:szCs w:val="24"/>
        </w:rPr>
      </w:pPr>
    </w:p>
    <w:p w14:paraId="677282E6">
      <w:pPr>
        <w:spacing w:line="276" w:lineRule="auto"/>
        <w:jc w:val="both"/>
        <w:rPr>
          <w:rFonts w:ascii="Times New Roman" w:hAnsi="Times New Roman" w:eastAsia="Times New Roman" w:cs="Times New Roman"/>
          <w:sz w:val="24"/>
          <w:szCs w:val="24"/>
        </w:rPr>
      </w:pPr>
      <w:r>
        <mc:AlternateContent>
          <mc:Choice Requires="wps">
            <w:drawing>
              <wp:anchor distT="0" distB="0" distL="114300" distR="114300" simplePos="0" relativeHeight="251668480" behindDoc="0" locked="0" layoutInCell="1" allowOverlap="1">
                <wp:simplePos x="0" y="0"/>
                <wp:positionH relativeFrom="column">
                  <wp:posOffset>2641600</wp:posOffset>
                </wp:positionH>
                <wp:positionV relativeFrom="paragraph">
                  <wp:posOffset>63500</wp:posOffset>
                </wp:positionV>
                <wp:extent cx="401955" cy="25400"/>
                <wp:effectExtent l="0" t="0" r="0" b="0"/>
                <wp:wrapNone/>
                <wp:docPr id="23" name="Straight Arrow Connector 23"/>
                <wp:cNvGraphicFramePr/>
                <a:graphic xmlns:a="http://schemas.openxmlformats.org/drawingml/2006/main">
                  <a:graphicData uri="http://schemas.microsoft.com/office/word/2010/wordprocessingShape">
                    <wps:wsp>
                      <wps:cNvCnPr/>
                      <wps:spPr>
                        <a:xfrm>
                          <a:off x="5145023" y="3780000"/>
                          <a:ext cx="401955" cy="0"/>
                        </a:xfrm>
                        <a:prstGeom prst="straightConnector1">
                          <a:avLst/>
                        </a:prstGeom>
                        <a:noFill/>
                        <a:ln w="9525" cap="flat" cmpd="sng">
                          <a:solidFill>
                            <a:schemeClr val="dk1"/>
                          </a:solidFill>
                          <a:prstDash val="solid"/>
                          <a:round/>
                          <a:headEnd type="none" w="sm" len="sm"/>
                          <a:tailEnd type="triangle" w="med" len="med"/>
                        </a:ln>
                      </wps:spPr>
                      <wps:bodyPr/>
                    </wps:wsp>
                  </a:graphicData>
                </a:graphic>
              </wp:anchor>
            </w:drawing>
          </mc:Choice>
          <mc:Fallback>
            <w:pict>
              <v:shape id="_x0000_s1026" o:spid="_x0000_s1026" o:spt="32" type="#_x0000_t32" style="position:absolute;left:0pt;margin-left:208pt;margin-top:5pt;height:2pt;width:31.65pt;z-index:251668480;mso-width-relative:page;mso-height-relative:page;" filled="f" stroked="t" coordsize="21600,21600" o:gfxdata="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&#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DpdfenYAAAACQEAAA8AAAAAAAAAAQAgAAAAIgAAAGRy&#10;cy9kb3ducmV2LnhtbFBLAQIUABQAAAAIAIdO4kBAvpvxBQIAABMEAAAOAAAAAAAAAAEAIAAAACcB&#10;AABkcnMvZTJvRG9jLnhtbFBLBQYAAAAABgAGAFkBAACeBQAAAAA=&#10;">
                <v:fill on="f" focussize="0,0"/>
                <v:stroke color="#000000 [3200]" joinstyle="round" startarrowwidth="narrow" startarrowlength="short" endarrow="block"/>
                <v:imagedata o:title=""/>
                <o:lock v:ext="edit" aspectratio="f"/>
              </v:shape>
            </w:pict>
          </mc:Fallback>
        </mc:AlternateContent>
      </w:r>
    </w:p>
    <w:p w14:paraId="2F14A83E">
      <w:pPr>
        <w:spacing w:line="276" w:lineRule="auto"/>
        <w:jc w:val="both"/>
        <w:rPr>
          <w:rFonts w:ascii="Times New Roman" w:hAnsi="Times New Roman" w:eastAsia="Times New Roman" w:cs="Times New Roman"/>
          <w:sz w:val="24"/>
          <w:szCs w:val="24"/>
        </w:rPr>
      </w:pPr>
    </w:p>
    <w:p w14:paraId="46872193">
      <w:pPr>
        <w:spacing w:line="276" w:lineRule="auto"/>
        <w:jc w:val="both"/>
        <w:rPr>
          <w:rFonts w:ascii="Times New Roman" w:hAnsi="Times New Roman" w:eastAsia="Times New Roman" w:cs="Times New Roman"/>
          <w:sz w:val="24"/>
          <w:szCs w:val="24"/>
        </w:rPr>
      </w:pPr>
    </w:p>
    <w:p w14:paraId="491FD014">
      <w:pPr>
        <w:spacing w:line="276" w:lineRule="auto"/>
        <w:jc w:val="both"/>
        <w:rPr>
          <w:rFonts w:ascii="Times New Roman" w:hAnsi="Times New Roman" w:eastAsia="Times New Roman" w:cs="Times New Roman"/>
          <w:sz w:val="24"/>
          <w:szCs w:val="24"/>
        </w:rPr>
      </w:pPr>
    </w:p>
    <w:p w14:paraId="647E7AA3">
      <w:pPr>
        <w:spacing w:line="276" w:lineRule="auto"/>
        <w:jc w:val="both"/>
        <w:rPr>
          <w:rFonts w:ascii="Times New Roman" w:hAnsi="Times New Roman" w:eastAsia="Times New Roman" w:cs="Times New Roman"/>
          <w:sz w:val="24"/>
          <w:szCs w:val="24"/>
        </w:rPr>
      </w:pPr>
    </w:p>
    <w:p w14:paraId="6333A437">
      <w:pPr>
        <w:spacing w:line="276" w:lineRule="auto"/>
        <w:jc w:val="both"/>
        <w:rPr>
          <w:rFonts w:ascii="Times New Roman" w:hAnsi="Times New Roman" w:eastAsia="Times New Roman" w:cs="Times New Roman"/>
          <w:sz w:val="24"/>
          <w:szCs w:val="24"/>
        </w:rPr>
      </w:pPr>
      <w:r>
        <mc:AlternateContent>
          <mc:Choice Requires="wps">
            <w:drawing>
              <wp:anchor distT="0" distB="0" distL="114300" distR="114300" simplePos="0" relativeHeight="251669504" behindDoc="0" locked="0" layoutInCell="1" allowOverlap="1">
                <wp:simplePos x="0" y="0"/>
                <wp:positionH relativeFrom="column">
                  <wp:posOffset>1231900</wp:posOffset>
                </wp:positionH>
                <wp:positionV relativeFrom="paragraph">
                  <wp:posOffset>0</wp:posOffset>
                </wp:positionV>
                <wp:extent cx="25400" cy="389890"/>
                <wp:effectExtent l="0" t="0" r="0" b="0"/>
                <wp:wrapNone/>
                <wp:docPr id="27" name="Straight Arrow Connector 27"/>
                <wp:cNvGraphicFramePr/>
                <a:graphic xmlns:a="http://schemas.openxmlformats.org/drawingml/2006/main">
                  <a:graphicData uri="http://schemas.microsoft.com/office/word/2010/wordprocessingShape">
                    <wps:wsp>
                      <wps:cNvCnPr/>
                      <wps:spPr>
                        <a:xfrm>
                          <a:off x="5346000" y="3585055"/>
                          <a:ext cx="0" cy="389890"/>
                        </a:xfrm>
                        <a:prstGeom prst="straightConnector1">
                          <a:avLst/>
                        </a:prstGeom>
                        <a:noFill/>
                        <a:ln w="9525" cap="flat" cmpd="sng">
                          <a:solidFill>
                            <a:schemeClr val="dk1"/>
                          </a:solidFill>
                          <a:prstDash val="solid"/>
                          <a:round/>
                          <a:headEnd type="none" w="sm" len="sm"/>
                          <a:tailEnd type="triangle" w="med" len="med"/>
                        </a:ln>
                      </wps:spPr>
                      <wps:bodyPr/>
                    </wps:wsp>
                  </a:graphicData>
                </a:graphic>
              </wp:anchor>
            </w:drawing>
          </mc:Choice>
          <mc:Fallback>
            <w:pict>
              <v:shape id="_x0000_s1026" o:spid="_x0000_s1026" o:spt="32" type="#_x0000_t32" style="position:absolute;left:0pt;margin-left:97pt;margin-top:0pt;height:30.7pt;width:2pt;z-index:251669504;mso-width-relative:page;mso-height-relative:page;" filled="f" stroked="t" coordsize="21600,21600" o:gfxdata="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MkEadvXAAAABwEAAA8AAAAAAAAAAQAgAAAAIgAAAGRy&#10;cy9kb3ducmV2LnhtbFBLAQIUABQAAAAIAIdO4kAI3o4XBgIAABMEAAAOAAAAAAAAAAEAIAAAACYB&#10;AABkcnMvZTJvRG9jLnhtbFBLBQYAAAAABgAGAFkBAACeBQAAAAA=&#10;">
                <v:fill on="f" focussize="0,0"/>
                <v:stroke color="#000000 [3200]" joinstyle="round" startarrowwidth="narrow" startarrowlength="short" endarrow="block"/>
                <v:imagedata o:title=""/>
                <o:lock v:ext="edit" aspectratio="f"/>
              </v:shape>
            </w:pict>
          </mc:Fallback>
        </mc:AlternateContent>
      </w:r>
    </w:p>
    <w:p w14:paraId="4F2FCC7D">
      <w:pPr>
        <w:spacing w:line="276" w:lineRule="auto"/>
        <w:jc w:val="both"/>
        <w:rPr>
          <w:rFonts w:ascii="Times New Roman" w:hAnsi="Times New Roman" w:eastAsia="Times New Roman" w:cs="Times New Roman"/>
          <w:sz w:val="24"/>
          <w:szCs w:val="24"/>
        </w:rPr>
      </w:pPr>
    </w:p>
    <w:p w14:paraId="77C4B092">
      <w:pPr>
        <w:spacing w:line="276" w:lineRule="auto"/>
        <w:jc w:val="both"/>
        <w:rPr>
          <w:rFonts w:ascii="Times New Roman" w:hAnsi="Times New Roman" w:eastAsia="Times New Roman" w:cs="Times New Roman"/>
          <w:sz w:val="24"/>
          <w:szCs w:val="24"/>
        </w:rPr>
      </w:pPr>
      <w:r>
        <mc:AlternateContent>
          <mc:Choice Requires="wps">
            <w:drawing>
              <wp:anchor distT="0" distB="0" distL="114300" distR="114300" simplePos="0" relativeHeight="251670528" behindDoc="0" locked="0" layoutInCell="1" allowOverlap="1">
                <wp:simplePos x="0" y="0"/>
                <wp:positionH relativeFrom="column">
                  <wp:posOffset>-12065</wp:posOffset>
                </wp:positionH>
                <wp:positionV relativeFrom="paragraph">
                  <wp:posOffset>38100</wp:posOffset>
                </wp:positionV>
                <wp:extent cx="2242820" cy="908050"/>
                <wp:effectExtent l="0" t="0" r="0" b="0"/>
                <wp:wrapNone/>
                <wp:docPr id="26" name="Rectangle 26"/>
                <wp:cNvGraphicFramePr/>
                <a:graphic xmlns:a="http://schemas.openxmlformats.org/drawingml/2006/main">
                  <a:graphicData uri="http://schemas.microsoft.com/office/word/2010/wordprocessingShape">
                    <wps:wsp>
                      <wps:cNvSpPr/>
                      <wps:spPr>
                        <a:xfrm>
                          <a:off x="4237290" y="3338675"/>
                          <a:ext cx="2217420" cy="882650"/>
                        </a:xfrm>
                        <a:prstGeom prst="rect">
                          <a:avLst/>
                        </a:prstGeom>
                        <a:solidFill>
                          <a:schemeClr val="lt1"/>
                        </a:solidFill>
                        <a:ln w="25400" cap="flat" cmpd="sng">
                          <a:solidFill>
                            <a:schemeClr val="dk1"/>
                          </a:solidFill>
                          <a:prstDash val="solid"/>
                          <a:round/>
                          <a:headEnd type="none" w="sm" len="sm"/>
                          <a:tailEnd type="none" w="sm" len="sm"/>
                        </a:ln>
                      </wps:spPr>
                      <wps:txbx>
                        <w:txbxContent>
                          <w:p w14:paraId="12B02D0D">
                            <w:pPr>
                              <w:spacing w:line="275" w:lineRule="auto"/>
                            </w:pPr>
                            <w:r>
                              <w:rPr>
                                <w:color w:val="000000"/>
                              </w:rPr>
                              <w:t>Reports sought to be retrieved</w:t>
                            </w:r>
                          </w:p>
                          <w:p w14:paraId="0BBD01E6">
                            <w:pPr>
                              <w:spacing w:line="275" w:lineRule="auto"/>
                            </w:pPr>
                            <w:r>
                              <w:rPr>
                                <w:color w:val="000000"/>
                              </w:rPr>
                              <w:t>(n = 21)</w:t>
                            </w:r>
                          </w:p>
                        </w:txbxContent>
                      </wps:txbx>
                      <wps:bodyPr spcFirstLastPara="1" wrap="square" lIns="91425" tIns="45700" rIns="91425" bIns="45700" anchor="ctr" anchorCtr="0">
                        <a:noAutofit/>
                      </wps:bodyPr>
                    </wps:wsp>
                  </a:graphicData>
                </a:graphic>
              </wp:anchor>
            </w:drawing>
          </mc:Choice>
          <mc:Fallback>
            <w:pict>
              <v:rect id="Rectangle 26" o:spid="_x0000_s1026" o:spt="1" style="position:absolute;left:0pt;margin-left:-0.95pt;margin-top:3pt;height:71.5pt;width:176.6pt;z-index:251670528;v-text-anchor:middle;mso-width-relative:page;mso-height-relative:page;" fillcolor="#FFFFFF [3201]" filled="t" stroked="t" coordsize="21600,21600" o:gfxdata="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wgLvAdkAAAAIAQAADwAAAAAAAAAB&#10;ACAAAAAiAAAAZHJzL2Rvd25yZXYueG1sUEsBAhQAFAAAAAgAh07iQGcrFSBIAgAAtwQAAA4AAAAA&#10;AAAAAQAgAAAAKAEAAGRycy9lMm9Eb2MueG1sUEsFBgAAAAAGAAYAWQEAAOIFAAAAAA==&#10;">
                <v:fill on="t" focussize="0,0"/>
                <v:stroke weight="2pt" color="#000000 [3200]" joinstyle="round" startarrowwidth="narrow" startarrowlength="short" endarrowwidth="narrow" endarrowlength="short"/>
                <v:imagedata o:title=""/>
                <o:lock v:ext="edit" aspectratio="f"/>
                <v:textbox inset="7.1988188976378pt,3.59842519685039pt,7.1988188976378pt,3.59842519685039pt">
                  <w:txbxContent>
                    <w:p w14:paraId="12B02D0D">
                      <w:pPr>
                        <w:spacing w:line="275" w:lineRule="auto"/>
                      </w:pPr>
                      <w:r>
                        <w:rPr>
                          <w:color w:val="000000"/>
                        </w:rPr>
                        <w:t>Reports sought to be retrieved</w:t>
                      </w:r>
                    </w:p>
                    <w:p w14:paraId="0BBD01E6">
                      <w:pPr>
                        <w:spacing w:line="275" w:lineRule="auto"/>
                      </w:pPr>
                      <w:r>
                        <w:rPr>
                          <w:color w:val="000000"/>
                        </w:rPr>
                        <w:t>(n = 21)</w:t>
                      </w:r>
                    </w:p>
                  </w:txbxContent>
                </v:textbox>
              </v:rect>
            </w:pict>
          </mc:Fallback>
        </mc:AlternateContent>
      </w:r>
      <w:r>
        <mc:AlternateContent>
          <mc:Choice Requires="wps">
            <w:drawing>
              <wp:anchor distT="0" distB="0" distL="114300" distR="114300" simplePos="0" relativeHeight="251671552" behindDoc="0" locked="0" layoutInCell="1" allowOverlap="1">
                <wp:simplePos x="0" y="0"/>
                <wp:positionH relativeFrom="column">
                  <wp:posOffset>3416300</wp:posOffset>
                </wp:positionH>
                <wp:positionV relativeFrom="paragraph">
                  <wp:posOffset>38100</wp:posOffset>
                </wp:positionV>
                <wp:extent cx="1838325" cy="908050"/>
                <wp:effectExtent l="0" t="0" r="0" b="0"/>
                <wp:wrapNone/>
                <wp:docPr id="19" name="Rectangle 19"/>
                <wp:cNvGraphicFramePr/>
                <a:graphic xmlns:a="http://schemas.openxmlformats.org/drawingml/2006/main">
                  <a:graphicData uri="http://schemas.microsoft.com/office/word/2010/wordprocessingShape">
                    <wps:wsp>
                      <wps:cNvSpPr/>
                      <wps:spPr>
                        <a:xfrm>
                          <a:off x="4439538" y="3338675"/>
                          <a:ext cx="1812925" cy="882650"/>
                        </a:xfrm>
                        <a:prstGeom prst="rect">
                          <a:avLst/>
                        </a:prstGeom>
                        <a:solidFill>
                          <a:schemeClr val="lt1"/>
                        </a:solidFill>
                        <a:ln w="25400" cap="flat" cmpd="sng">
                          <a:solidFill>
                            <a:schemeClr val="dk1"/>
                          </a:solidFill>
                          <a:prstDash val="solid"/>
                          <a:round/>
                          <a:headEnd type="none" w="sm" len="sm"/>
                          <a:tailEnd type="none" w="sm" len="sm"/>
                        </a:ln>
                      </wps:spPr>
                      <wps:txbx>
                        <w:txbxContent>
                          <w:p w14:paraId="7D9576FA">
                            <w:pPr>
                              <w:spacing w:line="275" w:lineRule="auto"/>
                            </w:pPr>
                            <w:r>
                              <w:rPr>
                                <w:color w:val="000000"/>
                              </w:rPr>
                              <w:t>Reports not retrieved</w:t>
                            </w:r>
                          </w:p>
                          <w:p w14:paraId="6A0256F8">
                            <w:pPr>
                              <w:spacing w:line="275" w:lineRule="auto"/>
                            </w:pPr>
                            <w:r>
                              <w:rPr>
                                <w:color w:val="000000"/>
                              </w:rPr>
                              <w:t>(n =9)</w:t>
                            </w:r>
                          </w:p>
                        </w:txbxContent>
                      </wps:txbx>
                      <wps:bodyPr spcFirstLastPara="1" wrap="square" lIns="91425" tIns="45700" rIns="91425" bIns="45700" anchor="ctr" anchorCtr="0">
                        <a:noAutofit/>
                      </wps:bodyPr>
                    </wps:wsp>
                  </a:graphicData>
                </a:graphic>
              </wp:anchor>
            </w:drawing>
          </mc:Choice>
          <mc:Fallback>
            <w:pict>
              <v:rect id="Rectangle 19" o:spid="_x0000_s1026" o:spt="1" style="position:absolute;left:0pt;margin-left:269pt;margin-top:3pt;height:71.5pt;width:144.75pt;z-index:251671552;v-text-anchor:middle;mso-width-relative:page;mso-height-relative:page;" fillcolor="#FFFFFF [3201]" filled="t" stroked="t" coordsize="21600,21600" o:gfxdata="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8Z3vXNoAAAAJAQAADwAAAAAA&#10;AAABACAAAAAiAAAAZHJzL2Rvd25yZXYueG1sUEsBAhQAFAAAAAgAh07iQEYExp5KAgAAtwQAAA4A&#10;AAAAAAAAAQAgAAAAKQEAAGRycy9lMm9Eb2MueG1sUEsFBgAAAAAGAAYAWQEAAOUFAAAAAA==&#10;">
                <v:fill on="t" focussize="0,0"/>
                <v:stroke weight="2pt" color="#000000 [3200]" joinstyle="round" startarrowwidth="narrow" startarrowlength="short" endarrowwidth="narrow" endarrowlength="short"/>
                <v:imagedata o:title=""/>
                <o:lock v:ext="edit" aspectratio="f"/>
                <v:textbox inset="7.1988188976378pt,3.59842519685039pt,7.1988188976378pt,3.59842519685039pt">
                  <w:txbxContent>
                    <w:p w14:paraId="7D9576FA">
                      <w:pPr>
                        <w:spacing w:line="275" w:lineRule="auto"/>
                      </w:pPr>
                      <w:r>
                        <w:rPr>
                          <w:color w:val="000000"/>
                        </w:rPr>
                        <w:t>Reports not retrieved</w:t>
                      </w:r>
                    </w:p>
                    <w:p w14:paraId="6A0256F8">
                      <w:pPr>
                        <w:spacing w:line="275" w:lineRule="auto"/>
                      </w:pPr>
                      <w:r>
                        <w:rPr>
                          <w:color w:val="000000"/>
                        </w:rPr>
                        <w:t>(n =9)</w:t>
                      </w:r>
                    </w:p>
                  </w:txbxContent>
                </v:textbox>
              </v:rect>
            </w:pict>
          </mc:Fallback>
        </mc:AlternateContent>
      </w:r>
    </w:p>
    <w:p w14:paraId="4FB6D716">
      <w:pPr>
        <w:spacing w:line="276" w:lineRule="auto"/>
        <w:jc w:val="both"/>
        <w:rPr>
          <w:rFonts w:ascii="Times New Roman" w:hAnsi="Times New Roman" w:eastAsia="Times New Roman" w:cs="Times New Roman"/>
          <w:sz w:val="24"/>
          <w:szCs w:val="24"/>
        </w:rPr>
      </w:pPr>
    </w:p>
    <w:p w14:paraId="34663F2F">
      <w:pPr>
        <w:spacing w:line="276" w:lineRule="auto"/>
        <w:jc w:val="both"/>
        <w:rPr>
          <w:rFonts w:ascii="Times New Roman" w:hAnsi="Times New Roman" w:eastAsia="Times New Roman" w:cs="Times New Roman"/>
          <w:sz w:val="24"/>
          <w:szCs w:val="24"/>
        </w:rPr>
      </w:pPr>
      <w:r>
        <mc:AlternateContent>
          <mc:Choice Requires="wps">
            <w:drawing>
              <wp:anchor distT="0" distB="0" distL="114300" distR="114300" simplePos="0" relativeHeight="251672576" behindDoc="0" locked="0" layoutInCell="1" allowOverlap="1">
                <wp:simplePos x="0" y="0"/>
                <wp:positionH relativeFrom="column">
                  <wp:posOffset>2654300</wp:posOffset>
                </wp:positionH>
                <wp:positionV relativeFrom="paragraph">
                  <wp:posOffset>63500</wp:posOffset>
                </wp:positionV>
                <wp:extent cx="401955" cy="25400"/>
                <wp:effectExtent l="0" t="0" r="0" b="0"/>
                <wp:wrapNone/>
                <wp:docPr id="20" name="Straight Arrow Connector 20"/>
                <wp:cNvGraphicFramePr/>
                <a:graphic xmlns:a="http://schemas.openxmlformats.org/drawingml/2006/main">
                  <a:graphicData uri="http://schemas.microsoft.com/office/word/2010/wordprocessingShape">
                    <wps:wsp>
                      <wps:cNvCnPr/>
                      <wps:spPr>
                        <a:xfrm>
                          <a:off x="5145023" y="3780000"/>
                          <a:ext cx="401955" cy="0"/>
                        </a:xfrm>
                        <a:prstGeom prst="straightConnector1">
                          <a:avLst/>
                        </a:prstGeom>
                        <a:noFill/>
                        <a:ln w="9525" cap="flat" cmpd="sng">
                          <a:solidFill>
                            <a:schemeClr val="dk1"/>
                          </a:solidFill>
                          <a:prstDash val="solid"/>
                          <a:round/>
                          <a:headEnd type="none" w="sm" len="sm"/>
                          <a:tailEnd type="triangle" w="med" len="med"/>
                        </a:ln>
                      </wps:spPr>
                      <wps:bodyPr/>
                    </wps:wsp>
                  </a:graphicData>
                </a:graphic>
              </wp:anchor>
            </w:drawing>
          </mc:Choice>
          <mc:Fallback>
            <w:pict>
              <v:shape id="_x0000_s1026" o:spid="_x0000_s1026" o:spt="32" type="#_x0000_t32" style="position:absolute;left:0pt;margin-left:209pt;margin-top:5pt;height:2pt;width:31.65pt;z-index:251672576;mso-width-relative:page;mso-height-relative:page;" filled="f" stroked="t" coordsize="21600,21600" o:gfxdata="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&#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EDVGNvXAAAACQEAAA8AAAAAAAAAAQAgAAAAIgAAAGRy&#10;cy9kb3ducmV2LnhtbFBLAQIUABQAAAAIAIdO4kCPFtdTBgIAABMEAAAOAAAAAAAAAAEAIAAAACYB&#10;AABkcnMvZTJvRG9jLnhtbFBLBQYAAAAABgAGAFkBAACeBQAAAAA=&#10;">
                <v:fill on="f" focussize="0,0"/>
                <v:stroke color="#000000 [3200]" joinstyle="round" startarrowwidth="narrow" startarrowlength="short" endarrow="block"/>
                <v:imagedata o:title=""/>
                <o:lock v:ext="edit" aspectratio="f"/>
              </v:shape>
            </w:pict>
          </mc:Fallback>
        </mc:AlternateContent>
      </w:r>
    </w:p>
    <w:p w14:paraId="5192BFE5">
      <w:pPr>
        <w:spacing w:line="276" w:lineRule="auto"/>
        <w:jc w:val="both"/>
        <w:rPr>
          <w:rFonts w:ascii="Times New Roman" w:hAnsi="Times New Roman" w:eastAsia="Times New Roman" w:cs="Times New Roman"/>
          <w:sz w:val="24"/>
          <w:szCs w:val="24"/>
        </w:rPr>
      </w:pPr>
    </w:p>
    <w:p w14:paraId="05D89B85">
      <w:pPr>
        <w:spacing w:line="276" w:lineRule="auto"/>
        <w:jc w:val="both"/>
        <w:rPr>
          <w:rFonts w:ascii="Times New Roman" w:hAnsi="Times New Roman" w:eastAsia="Times New Roman" w:cs="Times New Roman"/>
          <w:sz w:val="24"/>
          <w:szCs w:val="24"/>
        </w:rPr>
      </w:pPr>
    </w:p>
    <w:p w14:paraId="61D3034C">
      <w:pPr>
        <w:spacing w:line="276" w:lineRule="auto"/>
        <w:jc w:val="both"/>
        <w:rPr>
          <w:rFonts w:ascii="Times New Roman" w:hAnsi="Times New Roman" w:eastAsia="Times New Roman" w:cs="Times New Roman"/>
          <w:sz w:val="24"/>
          <w:szCs w:val="24"/>
        </w:rPr>
      </w:pPr>
      <w:r>
        <mc:AlternateContent>
          <mc:Choice Requires="wps">
            <w:drawing>
              <wp:anchor distT="0" distB="0" distL="114300" distR="114300" simplePos="0" relativeHeight="251673600" behindDoc="0" locked="0" layoutInCell="1" allowOverlap="1">
                <wp:simplePos x="0" y="0"/>
                <wp:positionH relativeFrom="column">
                  <wp:posOffset>1244600</wp:posOffset>
                </wp:positionH>
                <wp:positionV relativeFrom="paragraph">
                  <wp:posOffset>0</wp:posOffset>
                </wp:positionV>
                <wp:extent cx="25400" cy="389890"/>
                <wp:effectExtent l="0" t="0" r="0" b="0"/>
                <wp:wrapNone/>
                <wp:docPr id="17" name="Straight Arrow Connector 17"/>
                <wp:cNvGraphicFramePr/>
                <a:graphic xmlns:a="http://schemas.openxmlformats.org/drawingml/2006/main">
                  <a:graphicData uri="http://schemas.microsoft.com/office/word/2010/wordprocessingShape">
                    <wps:wsp>
                      <wps:cNvCnPr/>
                      <wps:spPr>
                        <a:xfrm>
                          <a:off x="5346000" y="3585055"/>
                          <a:ext cx="0" cy="389890"/>
                        </a:xfrm>
                        <a:prstGeom prst="straightConnector1">
                          <a:avLst/>
                        </a:prstGeom>
                        <a:noFill/>
                        <a:ln w="9525" cap="flat" cmpd="sng">
                          <a:solidFill>
                            <a:schemeClr val="dk1"/>
                          </a:solidFill>
                          <a:prstDash val="solid"/>
                          <a:round/>
                          <a:headEnd type="none" w="sm" len="sm"/>
                          <a:tailEnd type="triangle" w="med" len="med"/>
                        </a:ln>
                      </wps:spPr>
                      <wps:bodyPr/>
                    </wps:wsp>
                  </a:graphicData>
                </a:graphic>
              </wp:anchor>
            </w:drawing>
          </mc:Choice>
          <mc:Fallback>
            <w:pict>
              <v:shape id="_x0000_s1026" o:spid="_x0000_s1026" o:spt="32" type="#_x0000_t32" style="position:absolute;left:0pt;margin-left:98pt;margin-top:0pt;height:30.7pt;width:2pt;z-index:251673600;mso-width-relative:page;mso-height-relative:page;" filled="f" stroked="t" coordsize="21600,21600" o:gfxdata="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STib0dYAAAAHAQAADwAAAAAAAAABACAAAAAiAAAAZHJz&#10;L2Rvd25yZXYueG1sUEsBAhQAFAAAAAgAh07iQIFN9xwGAgAAEwQAAA4AAAAAAAAAAQAgAAAAJQEA&#10;AGRycy9lMm9Eb2MueG1sUEsFBgAAAAAGAAYAWQEAAJ0FAAAAAA==&#10;">
                <v:fill on="f" focussize="0,0"/>
                <v:stroke color="#000000 [3200]" joinstyle="round" startarrowwidth="narrow" startarrowlength="short" endarrow="block"/>
                <v:imagedata o:title=""/>
                <o:lock v:ext="edit" aspectratio="f"/>
              </v:shape>
            </w:pict>
          </mc:Fallback>
        </mc:AlternateContent>
      </w:r>
    </w:p>
    <w:p w14:paraId="77326D79">
      <w:pPr>
        <w:spacing w:line="276" w:lineRule="auto"/>
        <w:jc w:val="both"/>
        <w:rPr>
          <w:rFonts w:ascii="Times New Roman" w:hAnsi="Times New Roman" w:eastAsia="Times New Roman" w:cs="Times New Roman"/>
          <w:sz w:val="24"/>
          <w:szCs w:val="24"/>
        </w:rPr>
      </w:pPr>
    </w:p>
    <w:p w14:paraId="649EA641">
      <w:pPr>
        <w:spacing w:line="276" w:lineRule="auto"/>
        <w:jc w:val="both"/>
        <w:rPr>
          <w:rFonts w:ascii="Times New Roman" w:hAnsi="Times New Roman" w:eastAsia="Times New Roman" w:cs="Times New Roman"/>
          <w:sz w:val="24"/>
          <w:szCs w:val="24"/>
        </w:rPr>
      </w:pPr>
      <w:r>
        <mc:AlternateContent>
          <mc:Choice Requires="wps">
            <w:drawing>
              <wp:anchor distT="0" distB="0" distL="114300" distR="114300" simplePos="0" relativeHeight="251674624" behindDoc="0" locked="0" layoutInCell="1" allowOverlap="1">
                <wp:simplePos x="0" y="0"/>
                <wp:positionH relativeFrom="column">
                  <wp:posOffset>-12065</wp:posOffset>
                </wp:positionH>
                <wp:positionV relativeFrom="paragraph">
                  <wp:posOffset>38100</wp:posOffset>
                </wp:positionV>
                <wp:extent cx="2242820" cy="908050"/>
                <wp:effectExtent l="0" t="0" r="0" b="0"/>
                <wp:wrapNone/>
                <wp:docPr id="31" name="Rectangle 31"/>
                <wp:cNvGraphicFramePr/>
                <a:graphic xmlns:a="http://schemas.openxmlformats.org/drawingml/2006/main">
                  <a:graphicData uri="http://schemas.microsoft.com/office/word/2010/wordprocessingShape">
                    <wps:wsp>
                      <wps:cNvSpPr/>
                      <wps:spPr>
                        <a:xfrm>
                          <a:off x="4237290" y="3338675"/>
                          <a:ext cx="2217420" cy="882650"/>
                        </a:xfrm>
                        <a:prstGeom prst="rect">
                          <a:avLst/>
                        </a:prstGeom>
                        <a:solidFill>
                          <a:schemeClr val="lt1"/>
                        </a:solidFill>
                        <a:ln w="25400" cap="flat" cmpd="sng">
                          <a:solidFill>
                            <a:schemeClr val="dk1"/>
                          </a:solidFill>
                          <a:prstDash val="solid"/>
                          <a:round/>
                          <a:headEnd type="none" w="sm" len="sm"/>
                          <a:tailEnd type="none" w="sm" len="sm"/>
                        </a:ln>
                      </wps:spPr>
                      <wps:txbx>
                        <w:txbxContent>
                          <w:p w14:paraId="0B125D9E">
                            <w:pPr>
                              <w:spacing w:line="275" w:lineRule="auto"/>
                            </w:pPr>
                            <w:r>
                              <w:rPr>
                                <w:color w:val="000000"/>
                              </w:rPr>
                              <w:t>Studies included in review</w:t>
                            </w:r>
                          </w:p>
                          <w:p w14:paraId="5A9E23E1">
                            <w:pPr>
                              <w:spacing w:line="275" w:lineRule="auto"/>
                            </w:pPr>
                            <w:r>
                              <w:rPr>
                                <w:color w:val="000000"/>
                              </w:rPr>
                              <w:t>(n = 12)</w:t>
                            </w:r>
                          </w:p>
                        </w:txbxContent>
                      </wps:txbx>
                      <wps:bodyPr spcFirstLastPara="1" wrap="square" lIns="91425" tIns="45700" rIns="91425" bIns="45700" anchor="ctr" anchorCtr="0">
                        <a:noAutofit/>
                      </wps:bodyPr>
                    </wps:wsp>
                  </a:graphicData>
                </a:graphic>
              </wp:anchor>
            </w:drawing>
          </mc:Choice>
          <mc:Fallback>
            <w:pict>
              <v:rect id="Rectangle 31" o:spid="_x0000_s1026" o:spt="1" style="position:absolute;left:0pt;margin-left:-0.95pt;margin-top:3pt;height:71.5pt;width:176.6pt;z-index:251674624;v-text-anchor:middle;mso-width-relative:page;mso-height-relative:page;" fillcolor="#FFFFFF [3201]" filled="t" stroked="t" coordsize="21600,21600" o:gfxdata="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MIC7wHZAAAACAEAAA8AAAAAAAAA&#10;AQAgAAAAIgAAAGRycy9kb3ducmV2LnhtbFBLAQIUABQAAAAIAIdO4kDbNFKhSQIAALcEAAAOAAAA&#10;AAAAAAEAIAAAACgBAABkcnMvZTJvRG9jLnhtbFBLBQYAAAAABgAGAFkBAADjBQAAAAA=&#10;">
                <v:fill on="t" focussize="0,0"/>
                <v:stroke weight="2pt" color="#000000 [3200]" joinstyle="round" startarrowwidth="narrow" startarrowlength="short" endarrowwidth="narrow" endarrowlength="short"/>
                <v:imagedata o:title=""/>
                <o:lock v:ext="edit" aspectratio="f"/>
                <v:textbox inset="7.1988188976378pt,3.59842519685039pt,7.1988188976378pt,3.59842519685039pt">
                  <w:txbxContent>
                    <w:p w14:paraId="0B125D9E">
                      <w:pPr>
                        <w:spacing w:line="275" w:lineRule="auto"/>
                      </w:pPr>
                      <w:r>
                        <w:rPr>
                          <w:color w:val="000000"/>
                        </w:rPr>
                        <w:t>Studies included in review</w:t>
                      </w:r>
                    </w:p>
                    <w:p w14:paraId="5A9E23E1">
                      <w:pPr>
                        <w:spacing w:line="275" w:lineRule="auto"/>
                      </w:pPr>
                      <w:r>
                        <w:rPr>
                          <w:color w:val="000000"/>
                        </w:rPr>
                        <w:t>(n = 12)</w:t>
                      </w:r>
                    </w:p>
                  </w:txbxContent>
                </v:textbox>
              </v:rect>
            </w:pict>
          </mc:Fallback>
        </mc:AlternateContent>
      </w:r>
    </w:p>
    <w:p w14:paraId="752A64CF">
      <w:pPr>
        <w:spacing w:line="360" w:lineRule="auto"/>
        <w:jc w:val="both"/>
        <w:rPr>
          <w:rFonts w:ascii="Times New Roman" w:hAnsi="Times New Roman" w:eastAsia="Times New Roman" w:cs="Times New Roman"/>
          <w:b/>
          <w:sz w:val="24"/>
          <w:szCs w:val="24"/>
        </w:rPr>
      </w:pPr>
    </w:p>
    <w:p w14:paraId="7A937F5D">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FINDINGS AND DISCUSSION</w:t>
      </w:r>
    </w:p>
    <w:p w14:paraId="564F4DEF">
      <w:pPr>
        <w:spacing w:line="360" w:lineRule="auto"/>
        <w:jc w:val="both"/>
        <w:rPr>
          <w:rFonts w:ascii="Times New Roman" w:hAnsi="Times New Roman" w:eastAsia="Times New Roman" w:cs="Times New Roman"/>
          <w:b/>
          <w:sz w:val="24"/>
          <w:szCs w:val="24"/>
        </w:rPr>
      </w:pPr>
      <w:commentRangeStart w:id="3"/>
      <w:r>
        <w:rPr>
          <w:rFonts w:ascii="Times New Roman" w:hAnsi="Times New Roman" w:eastAsia="Times New Roman" w:cs="Times New Roman"/>
          <w:b/>
          <w:sz w:val="24"/>
          <w:szCs w:val="24"/>
        </w:rPr>
        <w:t>Findings</w:t>
      </w:r>
      <w:commentRangeEnd w:id="3"/>
      <w:r>
        <w:commentReference w:id="3"/>
      </w:r>
    </w:p>
    <w:p w14:paraId="26618D9F">
      <w:pPr>
        <w:spacing w:line="360" w:lineRule="auto"/>
        <w:jc w:val="both"/>
        <w:rPr>
          <w:rFonts w:ascii="Times New Roman" w:hAnsi="Times New Roman" w:eastAsia="Times New Roman" w:cs="Times New Roman"/>
          <w:b/>
          <w:sz w:val="24"/>
          <w:szCs w:val="24"/>
        </w:rPr>
      </w:pPr>
    </w:p>
    <w:p w14:paraId="04B7370F">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rPr>
        <w:t>Barriers Faced by Teachers and Students in the Implementation of Hybrid Learning</w:t>
      </w:r>
    </w:p>
    <w:p w14:paraId="03C7F8F2">
      <w:pPr>
        <w:pStyle w:val="5"/>
        <w:keepNext w:val="0"/>
        <w:spacing w:line="331" w:lineRule="auto"/>
        <w:ind w:firstLine="0"/>
        <w:rPr>
          <w:rFonts w:ascii="Times New Roman" w:hAnsi="Times New Roman" w:cs="Times New Roman"/>
          <w:bCs/>
          <w:sz w:val="22"/>
          <w:szCs w:val="22"/>
        </w:rPr>
      </w:pPr>
      <w:r>
        <w:rPr>
          <w:rFonts w:ascii="Times New Roman" w:hAnsi="Times New Roman" w:cs="Times New Roman"/>
          <w:bCs/>
          <w:sz w:val="22"/>
          <w:szCs w:val="22"/>
        </w:rPr>
        <w:t xml:space="preserve">Lack of Teacher Skills and Training </w:t>
      </w:r>
    </w:p>
    <w:p w14:paraId="29A5FBC3">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Many educators were unprepared for the sudden shift to online and hybrid teaching, particularly in mastering digital tools and instructional design (Almahasees, Z., &amp; Qassem, M., 2022).</w:t>
      </w:r>
    </w:p>
    <w:p w14:paraId="5FB822E2">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361F1709">
      <w:pPr>
        <w:pStyle w:val="5"/>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“Faculty members expressed concerns over their insufficient readiness to teach translation courses online, particularly in terms of computer literacy and instructional design for virtual classes.” (P1.1LTST, P1.2LTST)</w:t>
      </w:r>
    </w:p>
    <w:p w14:paraId="61C3936D">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26FBB0AA">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The sudden transition to hybrid learning leaves teachers ill-prepared especially in terms of digital literacy and online instructional design. Data from the reviewed studies show that many teachers have no formal training in integrating technology in learning. Strengthening teachers' digital competence and pedagogical readiness is essential for the successful implementation of hybrid learning environments.</w:t>
      </w:r>
    </w:p>
    <w:p w14:paraId="20B52B19">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6143208B">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Educators reported a significant absence of structured training in integrating technology into their teaching practices, forcing them to adapt independently (An, Y., Kaplan-Rakowski, R., Yang, J., Conan, J., Kinard, W., &amp; Daughrity, L., 2021, Alkaabi, A., Qablan, A., Alkatheeri, F., Alnaqbi, A., Alawlaki, M., Alameri, L., &amp; Malhem, B., 2023).</w:t>
      </w:r>
    </w:p>
    <w:p w14:paraId="674452C1">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4327A349">
      <w:pPr>
        <w:pStyle w:val="5"/>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“Teachers in various contexts acknowledged that they had never participated in professional development sessions focused on integrating technology into their pedagogy.” (P7.3LTST, P8.1LST)</w:t>
      </w:r>
    </w:p>
    <w:p w14:paraId="62AFF3F2">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132E6F3F">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Without institutional support and structured professional development, educators are often left to navigate the complexities of digital integration on their own. This lack of formal training hinders their ability to design effective hybrid instruction and adapt to evolving technological demands. The reviewed studies emphasize that without targeted support, the quality and consistency of hybrid learning delivery are compromised, ultimately affecting student engagement and learning outcomes. Strengthening professional development in educational technology is crucial to empower teachers in hybrid learning environments.</w:t>
      </w:r>
    </w:p>
    <w:p w14:paraId="18CCF891">
      <w:pPr>
        <w:rPr>
          <w:lang w:val="en-US"/>
        </w:rPr>
      </w:pPr>
    </w:p>
    <w:p w14:paraId="788FD3E2">
      <w:pPr>
        <w:rPr>
          <w:lang w:val="en-US"/>
        </w:rPr>
      </w:pPr>
    </w:p>
    <w:p w14:paraId="363F6211">
      <w:pPr>
        <w:rPr>
          <w:lang w:val="en-US"/>
        </w:rPr>
      </w:pPr>
    </w:p>
    <w:p w14:paraId="776E7FAD">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65250E1A">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Challenges in preparing online lessons often stem from a lack of institutional support, leaving teachers to fend for themselves when navigating digital platforms (Batac, K. I. T., Baquiran, J. A., &amp; Agaton, C. B., 2021).</w:t>
      </w:r>
    </w:p>
    <w:p w14:paraId="599AD7D5">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2456DECC">
      <w:pPr>
        <w:pStyle w:val="5"/>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“During distance learning, many institutions failed to provide structured support or skill-building opportunities for educators, resulting in difficulties in preparing and delivering online lessons effectively.” (P11.5ATI)</w:t>
      </w:r>
    </w:p>
    <w:p w14:paraId="33ADF879">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342214EC">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The absence of comprehensive training and institutional support places educators at a disadvantage, especially when tasked with designing effective online instruction. As highlighted in the reviewed studies, this lack of guidance forces teachers to troubleshoot digital tools and platforms independently, often without the necessary technical or pedagogical background. Such conditions can reduce the overall effectiveness of hybrid learning delivery and contribute to teacher burnout. To foster successful hybrid environments, institutions must invest in sustained professional development and accessible technical support systems.</w:t>
      </w:r>
    </w:p>
    <w:p w14:paraId="1A8968D8">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2487E868">
      <w:pPr>
        <w:pStyle w:val="5"/>
        <w:keepNext w:val="0"/>
        <w:spacing w:line="331" w:lineRule="auto"/>
        <w:ind w:firstLine="0"/>
        <w:rPr>
          <w:rFonts w:ascii="Times New Roman" w:hAnsi="Times New Roman" w:cs="Times New Roman"/>
          <w:bCs/>
          <w:sz w:val="22"/>
          <w:szCs w:val="22"/>
        </w:rPr>
      </w:pPr>
      <w:r>
        <w:rPr>
          <w:rFonts w:ascii="Times New Roman" w:hAnsi="Times New Roman" w:cs="Times New Roman"/>
          <w:bCs/>
          <w:sz w:val="22"/>
          <w:szCs w:val="22"/>
        </w:rPr>
        <w:t>Access and Technology Issues</w:t>
      </w:r>
    </w:p>
    <w:p w14:paraId="0CEBB1A1">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Limited access to reliable technology and internet connectivity severely hindered students' participation and engagement in hybrid learning (Tran, T. T. T., &amp; Ma, Q., 2021, An, Y., Kaplan-Rakowski, R., Yang, J., Conan, J., Kinard, W., &amp; Daughrity, L., 2021, Batac, K. I. T., Baquiran, J. A., &amp; Agaton, C. B., 2021).</w:t>
      </w:r>
    </w:p>
    <w:p w14:paraId="490A2AC8">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26180476">
      <w:pPr>
        <w:pStyle w:val="5"/>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“Unstable internet connections were often a barrier to submitting assignments and participating in online sessions.” (P6.2ATI, P7.3ATI)</w:t>
      </w:r>
    </w:p>
    <w:p w14:paraId="026FF97D">
      <w:pPr>
        <w:pStyle w:val="5"/>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“In some more extreme cases, students do not have access to technology at all.” (P7.4ATI, P11.5ATI)</w:t>
      </w:r>
    </w:p>
    <w:p w14:paraId="1CC2E2FD">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7B8ACEB0">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The digital divide remains a critical barrier to effective hybrid learning, particularly for students in under-resourced areas. Limited access to stable internet and essential devices not only disrupts participation but also affects students’ ability to complete assignments and engage meaningfully with course materials. The reviewed studies reveal that without reliable technology, students face significant disadvantages, widening educational gaps. Addressing this issue requires targeted investments in digital infrastructure and inclusive policies that ensure all learners have equal access to the tools necessary for success in hybrid education.</w:t>
      </w:r>
    </w:p>
    <w:p w14:paraId="0E2C00DB">
      <w:pPr>
        <w:rPr>
          <w:lang w:val="en-US"/>
        </w:rPr>
      </w:pPr>
    </w:p>
    <w:p w14:paraId="5B4000A7">
      <w:pPr>
        <w:rPr>
          <w:lang w:val="en-US"/>
        </w:rPr>
      </w:pPr>
    </w:p>
    <w:p w14:paraId="7DD164EA">
      <w:pPr>
        <w:rPr>
          <w:lang w:val="en-US"/>
        </w:rPr>
      </w:pPr>
    </w:p>
    <w:p w14:paraId="1BAE2A62">
      <w:pPr>
        <w:rPr>
          <w:lang w:val="en-US"/>
        </w:rPr>
      </w:pPr>
    </w:p>
    <w:p w14:paraId="1728316C">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7BFCBCE5">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Hybrid learning implementation is challenged by insufficient access to educational resources and lack of institutional technical support (Vivek, R., Nanthagopan, Y., Piriyatharshan, S., &amp; Krupskyi, O. P., 2023).</w:t>
      </w:r>
    </w:p>
    <w:p w14:paraId="29E79408">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3426AD88">
      <w:pPr>
        <w:pStyle w:val="5"/>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“Hybrid learning is hampered by inadequate access to educational resources and technical support.” (P10.1SPQI)</w:t>
      </w:r>
    </w:p>
    <w:p w14:paraId="4ADBFDD7">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74A60D39">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The successful implementation of hybrid learning hinges on the availability of sufficient educational resources and consistent technical support. When institutions fail to provide these foundational elements, educators are left without the tools necessary to deliver high-quality instruction, and students struggle to access meaningful learning experiences. The reviewed study underscores that this lack of support undermines both teaching effectiveness and learner engagement. For hybrid learning to thrive, institutions must prioritize investments in digital infrastructure, accessible instructional materials, and ongoing technical assistance for both teachers and students.</w:t>
      </w:r>
    </w:p>
    <w:p w14:paraId="21564808">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06162C35">
      <w:pPr>
        <w:pStyle w:val="5"/>
        <w:keepNext w:val="0"/>
        <w:spacing w:line="331" w:lineRule="auto"/>
        <w:ind w:firstLine="0"/>
        <w:rPr>
          <w:rFonts w:ascii="Times New Roman" w:hAnsi="Times New Roman" w:cs="Times New Roman"/>
          <w:bCs/>
          <w:sz w:val="22"/>
          <w:szCs w:val="22"/>
        </w:rPr>
      </w:pPr>
      <w:r>
        <w:rPr>
          <w:rFonts w:ascii="Times New Roman" w:hAnsi="Times New Roman" w:cs="Times New Roman"/>
          <w:bCs/>
          <w:sz w:val="22"/>
          <w:szCs w:val="22"/>
        </w:rPr>
        <w:t>Social and Psychological Isolation</w:t>
      </w:r>
    </w:p>
    <w:p w14:paraId="1BAAA3CE">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The shift to online learning leads to less social interaction which negatively impacting teachers and students (Xiaochao, L., Ayob, A., &amp; Als Mustofa, H., 2024, An, Y., Kaplan-Rakowski, R., Yang, J., Conan, J., Kinard, W., &amp; Daughrity, L., 2021, Alkaabi, A., Qablan, A., Alkatheeri, F., Alnaqbi, A., Alawlaki, M., Alameri, L., &amp; Malhem, B., 2023, Tran, T. T. T., &amp; Ma, Q., 2021).</w:t>
      </w:r>
    </w:p>
    <w:p w14:paraId="7C5AD24D">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4342C437">
      <w:pPr>
        <w:pStyle w:val="5"/>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“Absence of face-to-face interaction made educators feel their teaching was less communicative and less impactful.” (P2.1SPI, P7.4SPI, P8.5SPI)</w:t>
      </w:r>
    </w:p>
    <w:p w14:paraId="736E4F90">
      <w:pPr>
        <w:pStyle w:val="5"/>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“Students expressed anxiety related to social pressure and level of language proficiency.”(P6.2SPI, P7.3SPI)</w:t>
      </w:r>
    </w:p>
    <w:p w14:paraId="69EF427E">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1AD6CD4B">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Reduced social interaction in online and hybrid settings has significant implications for both teaching effectiveness and student well-being. Teachers often report feeling disconnected from their students, which can diminish the communicative quality and emotional impact of their instruction. At the same time, students may experience increased anxiety due to isolation, lack of peer support, and concerns over their language abilities. The reviewed studies highlight the importance of fostering interaction-rich learning environments. To maintain engagement and motivation, hybrid learning must intentionally incorporate collaborative tasks, peer discussions, and meaningful teacher-student communication.</w:t>
      </w:r>
    </w:p>
    <w:p w14:paraId="2FEAEE99">
      <w:pPr>
        <w:rPr>
          <w:lang w:val="en-US"/>
        </w:rPr>
      </w:pPr>
    </w:p>
    <w:p w14:paraId="6608757D">
      <w:pPr>
        <w:rPr>
          <w:lang w:val="en-US"/>
        </w:rPr>
      </w:pPr>
    </w:p>
    <w:p w14:paraId="3D8E70D7">
      <w:pPr>
        <w:pStyle w:val="5"/>
        <w:keepNext w:val="0"/>
        <w:spacing w:line="331" w:lineRule="auto"/>
        <w:ind w:firstLine="0"/>
        <w:rPr>
          <w:rFonts w:ascii="Times New Roman" w:hAnsi="Times New Roman" w:cs="Times New Roman"/>
          <w:sz w:val="22"/>
          <w:szCs w:val="22"/>
        </w:rPr>
      </w:pPr>
    </w:p>
    <w:p w14:paraId="1C8BC398">
      <w:pPr>
        <w:pStyle w:val="5"/>
        <w:keepNext w:val="0"/>
        <w:spacing w:line="331" w:lineRule="auto"/>
        <w:ind w:firstLine="0"/>
        <w:rPr>
          <w:rFonts w:ascii="Times New Roman" w:hAnsi="Times New Roman" w:cs="Times New Roman"/>
          <w:bCs/>
          <w:sz w:val="22"/>
          <w:szCs w:val="22"/>
        </w:rPr>
      </w:pPr>
      <w:r>
        <w:rPr>
          <w:rFonts w:ascii="Times New Roman" w:hAnsi="Times New Roman" w:cs="Times New Roman"/>
          <w:bCs/>
          <w:sz w:val="22"/>
          <w:szCs w:val="22"/>
        </w:rPr>
        <w:t>Workload Management</w:t>
      </w:r>
    </w:p>
    <w:p w14:paraId="38DB6FBE">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Teachers experience excessive workload due to the adaptation of complex learning methods and digital platforms learning methods and complex digital platforms (Kangwa, D., Msafiri, M. M., Wan, X., &amp; Fute, A., 2024, An, Y., Kaplan-Rakowski, R., Yang, J., Conan, J., Kinard, W., &amp; Daughrity, L., 2021, Vivek, R., Nanthagopan, Y., Piriyatharshan, S., &amp; Krupskyi, O. P., 2023, Faathima Fayaza, M. S., &amp; Ahangama, S., 2024).</w:t>
      </w:r>
    </w:p>
    <w:p w14:paraId="555A977A">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0F71F9CA">
      <w:pPr>
        <w:pStyle w:val="5"/>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“Educators are required to provide continuous learning assistance outside regular working hours.” (P4.1WM, P7.2WM, P10.4WM, P12.6WM)</w:t>
      </w:r>
    </w:p>
    <w:p w14:paraId="22888563">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6A71F9FC">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The transition to hybrid learning has significantly increased teachers’ workload, largely due to the need to adapt to complex instructional methods and unfamiliar digital platforms. The studies reviewed point out that educators are often expected to provide ongoing support to students beyond regular working hours, which contributes to stress and fatigue. Without proper time allocation and administrative backing, this demanding workload can quickly lead to burnout. To ensure sustainability and maintain teaching quality, institutions must offer structured support, realistic expectations, and adequate resources to help teachers manage their responsibilities effectively.</w:t>
      </w:r>
    </w:p>
    <w:p w14:paraId="31901C47">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0099A092">
      <w:pPr>
        <w:pStyle w:val="5"/>
        <w:keepNext w:val="0"/>
        <w:spacing w:line="331" w:lineRule="auto"/>
        <w:ind w:firstLine="0"/>
        <w:rPr>
          <w:rFonts w:ascii="Times New Roman" w:hAnsi="Times New Roman" w:cs="Times New Roman"/>
          <w:bCs/>
          <w:sz w:val="22"/>
          <w:szCs w:val="22"/>
        </w:rPr>
      </w:pPr>
      <w:r>
        <w:rPr>
          <w:rFonts w:ascii="Times New Roman" w:hAnsi="Times New Roman" w:cs="Times New Roman"/>
          <w:bCs/>
          <w:sz w:val="22"/>
          <w:szCs w:val="22"/>
        </w:rPr>
        <w:t>Issues of Standardization and Program Quality</w:t>
      </w:r>
    </w:p>
    <w:p w14:paraId="20B1AD2D">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The absence of program and training quality standards makes hybrid learning implementation inconsistent(Xiaochao, L., Ayob, A., &amp; Als Mustofa, H., 2024, Vivek, R., Nanthagopan, Y., Piriyatharshan, S., &amp; Krupskyi, O. P., 2023).</w:t>
      </w:r>
    </w:p>
    <w:p w14:paraId="5B4D4A4C">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3F283EBB">
      <w:pPr>
        <w:pStyle w:val="5"/>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“The lack of standardized benchmarks for content, delivery, and outcomes can make it difficult for educators.” (P2.1ISPQ, P10.1SPQI)</w:t>
      </w:r>
    </w:p>
    <w:p w14:paraId="05FB6A7F">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19314675">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Inconsistent implementation of hybrid learning often stems from the absence of clear program and training quality standards. Without standardized benchmarks for content delivery, learning outcomes, and instructional practices, educators are left to interpret and execute hybrid models based on varying institutional capacities. This results in uneven learning experiences across different contexts. The reviewed studies emphasize the need for national or institutional guidelines that establish clear expectations and quality assurance mechanisms. Developing and enforcing these standards is essential to ensure equitable and effective hybrid education across diverse learning environments.</w:t>
      </w:r>
    </w:p>
    <w:p w14:paraId="58817E38">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021A8977">
      <w:pPr>
        <w:rPr>
          <w:lang w:val="en-US"/>
        </w:rPr>
      </w:pPr>
    </w:p>
    <w:p w14:paraId="747DB280">
      <w:pPr>
        <w:rPr>
          <w:lang w:val="en-US"/>
        </w:rPr>
      </w:pPr>
    </w:p>
    <w:p w14:paraId="5592A53E">
      <w:pPr>
        <w:pStyle w:val="5"/>
        <w:keepNext w:val="0"/>
        <w:spacing w:line="331" w:lineRule="auto"/>
        <w:ind w:firstLine="0"/>
        <w:rPr>
          <w:rFonts w:ascii="Times New Roman" w:hAnsi="Times New Roman" w:cs="Times New Roman"/>
          <w:b/>
          <w:sz w:val="22"/>
          <w:szCs w:val="22"/>
        </w:rPr>
      </w:pPr>
      <w:r>
        <w:rPr>
          <w:rFonts w:ascii="Times New Roman" w:hAnsi="Times New Roman" w:cs="Times New Roman"/>
          <w:b/>
          <w:sz w:val="22"/>
          <w:szCs w:val="22"/>
        </w:rPr>
        <w:t>Strategic Solutions can be Employed to Enhance the Effectiveness of Hybrid Learning</w:t>
      </w:r>
    </w:p>
    <w:p w14:paraId="75DA0F97">
      <w:pPr>
        <w:pStyle w:val="5"/>
        <w:keepNext w:val="0"/>
        <w:spacing w:line="331" w:lineRule="auto"/>
        <w:ind w:firstLine="0"/>
        <w:rPr>
          <w:rFonts w:ascii="Times New Roman" w:hAnsi="Times New Roman" w:cs="Times New Roman"/>
          <w:bCs/>
          <w:sz w:val="22"/>
          <w:szCs w:val="22"/>
        </w:rPr>
      </w:pPr>
      <w:r>
        <w:rPr>
          <w:rFonts w:ascii="Times New Roman" w:hAnsi="Times New Roman" w:cs="Times New Roman"/>
          <w:bCs/>
          <w:sz w:val="22"/>
          <w:szCs w:val="22"/>
        </w:rPr>
        <w:t>Teacher Skill Development</w:t>
      </w:r>
    </w:p>
    <w:p w14:paraId="49950C6A">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Continuous professional development especially web-based and context-specific, plays a crucial role in enhancing teachers’ digital and instructional competencies (Xiaochao, L., Ayob, A., &amp; Als Mustofa, H., 2024, An, Y., Kaplan-Rakowski, R., Yang, J., Conan, J., Kinard, W., &amp; Daughrity, L., 2021, Alkaabi, A., Qablan, A., Alkatheeri, F., Alnaqbi, A., Alawlaki, M., Alameri, L., &amp; Malhem, B., 2023).</w:t>
      </w:r>
    </w:p>
    <w:p w14:paraId="760A2262">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7DD60EAC">
      <w:pPr>
        <w:pStyle w:val="5"/>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“Professional development programs, particularly those delivered through web-based platforms, were highlighted as important in equipping educators with the necessary digital and pedagogical competencies.” (P2.1TSD, P7.2TSD)</w:t>
      </w:r>
    </w:p>
    <w:p w14:paraId="7EB23895">
      <w:pPr>
        <w:pStyle w:val="5"/>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“A study noted the value of trial-and-error learning among teachers with no prior experience in online or hybrid teaching.” (P8.3TSD)</w:t>
      </w:r>
    </w:p>
    <w:p w14:paraId="4C239605">
      <w:pPr>
        <w:rPr>
          <w:lang w:val="en-US"/>
        </w:rPr>
      </w:pPr>
    </w:p>
    <w:p w14:paraId="163199AD">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Continuous professional development is essential for building the digital and instructional capacities teachers need to succeed in hybrid environments. The reviewed studies underline the importance of accessible, web-based training programs that are relevant to educators' real-life teaching contexts. Such programs not only provide practical skills but also foster confidence through hands-on experience, including trial-and-error learning for those new to online instruction. When professional development is structured and context-specific, it empowers teachers to navigate hybrid learning with greater competence and adaptability. Institutions must prioritize ongoing support to ensure educators are fully equipped for modern teaching demands.</w:t>
      </w:r>
    </w:p>
    <w:p w14:paraId="07E14AC2">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68FD9DD6">
      <w:pPr>
        <w:pStyle w:val="5"/>
        <w:keepNext w:val="0"/>
        <w:spacing w:line="331" w:lineRule="auto"/>
        <w:ind w:firstLine="0"/>
        <w:rPr>
          <w:rFonts w:ascii="Times New Roman" w:hAnsi="Times New Roman" w:cs="Times New Roman"/>
          <w:bCs/>
          <w:sz w:val="22"/>
          <w:szCs w:val="22"/>
        </w:rPr>
      </w:pPr>
      <w:r>
        <w:rPr>
          <w:rFonts w:ascii="Times New Roman" w:hAnsi="Times New Roman" w:cs="Times New Roman"/>
          <w:bCs/>
          <w:sz w:val="22"/>
          <w:szCs w:val="22"/>
        </w:rPr>
        <w:t>Online Learning Strategies</w:t>
      </w:r>
    </w:p>
    <w:p w14:paraId="649CFEC5">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The use of adaptive tasks and a blend of synchronous and asynchronous learning fosters student autonomy, flexibility, and engagement in hybrid learning (Farley, I. A., &amp; Burbules, N. C., 2022, Tran, T. T. T., &amp; Ma, Q.,2021, Nguyen, T. V., &amp; Sit, H., 2025, Alkaabi, A., Qablan, A., Alkatheeri, F., Alnaqbi, A., Alawlaki, M., Alameri, L., &amp; Malhem, B., 2023).</w:t>
      </w:r>
    </w:p>
    <w:p w14:paraId="75E6B836">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2F35D7FE">
      <w:pPr>
        <w:pStyle w:val="5"/>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“Active and adaptive learning tasks such as online discussions, problem-solving activities, and formative assessments are often used to encourage student autonomy and participation.” (P3.1OLS, P6.5OLS)</w:t>
      </w:r>
    </w:p>
    <w:p w14:paraId="3FAC0629">
      <w:pPr>
        <w:pStyle w:val="5"/>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“The integration of synchronous and asynchronous modalities has proven beneficial in accommodating students' diverse needs and schedules.” (P3.3OLS, P5.4OLS, P8.6OLS)</w:t>
      </w:r>
    </w:p>
    <w:p w14:paraId="45753965">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3D27C41D">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Blended learning models that integrate both adaptive tasks and a mix of synchronous and asynchronous methods are shown to support student autonomy, flexibility, and engagement. The reviewed studies emphasize that activities like online discussions, problem-solving tasks, and formative assessments enable learners to take more control over their learning processes. Additionally, the balance of real-time interaction with self-paced learning accommodates diverse schedules and learning styles, helping to reduce feelings of isolation. To maximize the impact of hybrid learning, educators should design tasks that are interactive, personalized, and aligned with clear learning goals, while maintaining consistent support through varied delivery modes.</w:t>
      </w:r>
    </w:p>
    <w:p w14:paraId="399B6002">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18BEED8B">
      <w:pPr>
        <w:pStyle w:val="5"/>
        <w:keepNext w:val="0"/>
        <w:spacing w:line="331" w:lineRule="auto"/>
        <w:ind w:firstLine="0"/>
        <w:rPr>
          <w:rFonts w:ascii="Times New Roman" w:hAnsi="Times New Roman" w:cs="Times New Roman"/>
          <w:bCs/>
          <w:sz w:val="22"/>
          <w:szCs w:val="22"/>
        </w:rPr>
      </w:pPr>
      <w:r>
        <w:rPr>
          <w:rFonts w:ascii="Times New Roman" w:hAnsi="Times New Roman" w:cs="Times New Roman"/>
          <w:bCs/>
          <w:sz w:val="22"/>
          <w:szCs w:val="22"/>
        </w:rPr>
        <w:t>Technology Improvements and Access</w:t>
      </w:r>
    </w:p>
    <w:p w14:paraId="6FABA58A">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Making technology easy to use and providing support for less tech-savvy students are key in making hybrid learning more inclusive and accessible (Farley, I. A., &amp; Burbules, N. C., 2022, Nguyen, T. V., &amp; Sit, H., 2025, An, Y., Kaplan-Rakowski, R., Yang, J., Conan, J., Kinard, W., &amp; Daughrity, L., 2021).</w:t>
      </w:r>
    </w:p>
    <w:p w14:paraId="26FA9A3E">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76FC00C8">
      <w:pPr>
        <w:pStyle w:val="5"/>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“User-friendly platforms that minimize digital skill requirements can increase participation and engagement by reducing technical barriers.” (P3.1TIA, P5.2TIA)</w:t>
      </w:r>
    </w:p>
    <w:p w14:paraId="3CB6E4B4">
      <w:pPr>
        <w:pStyle w:val="5"/>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“Institutional support, including internet access, device availability, and technical assistance, is essential in overcoming digital gaps and ensuring equity in learning.” (P7.1ITA)</w:t>
      </w:r>
    </w:p>
    <w:p w14:paraId="4F70A462">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2F5F1905">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Making technology accessible and easy to use is fundamental to creating an inclusive hybrid learning environment. The studies highlight that user-friendly platforms, which lower the digital skills needed, help reduce barriers and boost student participation and engagement. Furthermore, institutional support such as reliable internet access, availability of devices, and ongoing technical assistance is critical to bridging digital divides. By simplifying tech interfaces and strengthening support systems, hybrid learning can provide equitable opportunities, especially for students from resource-limited backgrounds, ensuring no one gets left behind in the digital classroom.</w:t>
      </w:r>
    </w:p>
    <w:p w14:paraId="6E4FB15A">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0253B00D">
      <w:pPr>
        <w:pStyle w:val="5"/>
        <w:keepNext w:val="0"/>
        <w:spacing w:line="331" w:lineRule="auto"/>
        <w:ind w:firstLine="0"/>
        <w:rPr>
          <w:rFonts w:ascii="Times New Roman" w:hAnsi="Times New Roman" w:cs="Times New Roman"/>
          <w:bCs/>
          <w:sz w:val="22"/>
          <w:szCs w:val="22"/>
        </w:rPr>
      </w:pPr>
      <w:r>
        <w:rPr>
          <w:rFonts w:ascii="Times New Roman" w:hAnsi="Times New Roman" w:cs="Times New Roman"/>
          <w:bCs/>
          <w:sz w:val="22"/>
          <w:szCs w:val="22"/>
        </w:rPr>
        <w:t>Learning Management</w:t>
      </w:r>
    </w:p>
    <w:p w14:paraId="5F959AD8">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Effective time and cost management, along with the ability to customize learning plans, are essential for maximizing the success of hybrid learning models(Nguyen, T. V., &amp; Sit, H., 2025, Alkaabi, A., Qablan, A., Alkatheeri, F., Alnaqbi, A., Alawlaki, M., Alameri, L., &amp; Malhem, B., 2023).</w:t>
      </w:r>
    </w:p>
    <w:p w14:paraId="09622C30">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1645DE25">
      <w:pPr>
        <w:pStyle w:val="5"/>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“Time and cost management strategies are crucial for optimizing the learning experience, ensuring that both students and institutions use resources efficiently.” (P5.1LM)</w:t>
      </w:r>
    </w:p>
    <w:p w14:paraId="1167E778">
      <w:pPr>
        <w:pStyle w:val="5"/>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“Customizing learning plans to fit individual needs and schedules helps students stay engaged and motivated, ensuring a more personalized and effective learning journey.” (P8.2LM)</w:t>
      </w:r>
    </w:p>
    <w:p w14:paraId="5A2798A5">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3C17D8AB">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Mastering time and cost management while offering customizable learning plans is key to making hybrid learning truly work. The studies show that smart strategies for managing resources keep both students and institutions efficient, avoiding wasted time and money. At the same time, personalizing learning plans to fit each student’s unique needs and schedules keeps motivation high and engagement steady. This balance of efficiency and flexibility isn’t just smart, it’s straight-up essential for handling the diverse demands of hybrid education and boosting results across the board.</w:t>
      </w:r>
    </w:p>
    <w:p w14:paraId="79DFF315">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1F7D5A1A">
      <w:pPr>
        <w:pStyle w:val="5"/>
        <w:keepNext w:val="0"/>
        <w:spacing w:line="331" w:lineRule="auto"/>
        <w:ind w:firstLine="0"/>
        <w:rPr>
          <w:rFonts w:ascii="Times New Roman" w:hAnsi="Times New Roman" w:cs="Times New Roman"/>
          <w:bCs/>
          <w:sz w:val="22"/>
          <w:szCs w:val="22"/>
        </w:rPr>
      </w:pPr>
      <w:r>
        <w:rPr>
          <w:rFonts w:ascii="Times New Roman" w:hAnsi="Times New Roman" w:cs="Times New Roman"/>
          <w:bCs/>
          <w:sz w:val="22"/>
          <w:szCs w:val="22"/>
        </w:rPr>
        <w:t>Increase Student Engagement</w:t>
      </w:r>
    </w:p>
    <w:p w14:paraId="26F65976">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Teacher support and student self-regulation are vital in boosting student engagement and improving hybrid learning outcomes (Kangwa, D., Msafiri, M. M., Wan, X., &amp; Fute, A., 2024).</w:t>
      </w:r>
    </w:p>
    <w:p w14:paraId="53D2B851">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55F5DAF5">
      <w:pPr>
        <w:pStyle w:val="5"/>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“Teacher-guided interactions, such as online discussions and timely feedback, significantly enhance cognitive and behavioral engagement, leading to increased participation and motivation.” (P4.1ISE)</w:t>
      </w:r>
    </w:p>
    <w:p w14:paraId="53DDD98C">
      <w:pPr>
        <w:pStyle w:val="5"/>
        <w:keepNext w:val="0"/>
        <w:spacing w:line="331" w:lineRule="auto"/>
        <w:ind w:left="520" w:firstLine="0"/>
        <w:rPr>
          <w:rFonts w:ascii="Times New Roman" w:hAnsi="Times New Roman" w:cs="Times New Roman"/>
          <w:sz w:val="22"/>
          <w:szCs w:val="22"/>
        </w:rPr>
      </w:pPr>
      <w:r>
        <w:rPr>
          <w:rFonts w:ascii="Times New Roman" w:hAnsi="Times New Roman" w:cs="Times New Roman"/>
          <w:sz w:val="22"/>
          <w:szCs w:val="22"/>
        </w:rPr>
        <w:t>“Self-regulation skills, like planning, monitoring, and reflecting on learning, empower students to manage their tasks and stay engaged in asynchronous environments.” (P4.1ISE)</w:t>
      </w:r>
    </w:p>
    <w:p w14:paraId="00EFA2F6">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044B5558">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Teacher support and student self-regulation work hand in hand to level up engagement and boost success in hybrid learning. The research shows that teacher-led activities, like active online discussions and prompt, meaningful feedback will encourage students’ motivation and participation by keeping them cognitively and behaviorally engaged. Meanwhile, when students develop skills to plan, monitor, and reflect on their own learning, they gain the power to stay on track even when learning asynchronously. This dynamic duo of solid teacher guidance and strong self-regulation skills creates a focused, motivated learning environment where students can thrive over the long haul.</w:t>
      </w:r>
    </w:p>
    <w:p w14:paraId="5915B742">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31B5EF74">
      <w:pPr>
        <w:pStyle w:val="5"/>
        <w:keepNext w:val="0"/>
        <w:spacing w:line="331" w:lineRule="auto"/>
        <w:ind w:firstLine="0"/>
        <w:rPr>
          <w:rFonts w:ascii="Times New Roman" w:hAnsi="Times New Roman" w:cs="Times New Roman"/>
          <w:b/>
          <w:sz w:val="22"/>
          <w:szCs w:val="22"/>
        </w:rPr>
      </w:pPr>
      <w:bookmarkStart w:id="0" w:name="_heading=h.pro45jl02waq" w:colFirst="0" w:colLast="0"/>
      <w:bookmarkEnd w:id="0"/>
      <w:bookmarkStart w:id="1" w:name="_heading=h.t77mlkj9d535" w:colFirst="0" w:colLast="0"/>
      <w:bookmarkEnd w:id="1"/>
      <w:bookmarkStart w:id="2" w:name="_heading=h.az1gzaxx8khe" w:colFirst="0" w:colLast="0"/>
      <w:bookmarkEnd w:id="2"/>
      <w:bookmarkStart w:id="3" w:name="_heading=h.o224g51ejyk7" w:colFirst="0" w:colLast="0"/>
      <w:bookmarkEnd w:id="3"/>
      <w:bookmarkStart w:id="4" w:name="_heading=h.d6304gmh8s63" w:colFirst="0" w:colLast="0"/>
      <w:bookmarkEnd w:id="4"/>
      <w:bookmarkStart w:id="5" w:name="_heading=h.qdx98j11b3tf" w:colFirst="0" w:colLast="0"/>
      <w:bookmarkEnd w:id="5"/>
      <w:r>
        <w:rPr>
          <w:rFonts w:ascii="Times New Roman" w:hAnsi="Times New Roman" w:cs="Times New Roman"/>
          <w:b/>
          <w:sz w:val="22"/>
          <w:szCs w:val="22"/>
        </w:rPr>
        <w:t xml:space="preserve">Discussion </w:t>
      </w:r>
    </w:p>
    <w:p w14:paraId="5C106310">
      <w:pPr>
        <w:rPr>
          <w:lang w:val="en-US"/>
        </w:rPr>
      </w:pPr>
    </w:p>
    <w:p w14:paraId="1CE7FD19">
      <w:pPr>
        <w:pStyle w:val="5"/>
        <w:keepNext w:val="0"/>
        <w:spacing w:line="331" w:lineRule="auto"/>
        <w:ind w:firstLine="0"/>
        <w:rPr>
          <w:rFonts w:ascii="Times New Roman" w:hAnsi="Times New Roman" w:cs="Times New Roman"/>
          <w:b/>
          <w:sz w:val="22"/>
          <w:szCs w:val="22"/>
        </w:rPr>
      </w:pPr>
      <w:r>
        <w:rPr>
          <w:rFonts w:ascii="Times New Roman" w:hAnsi="Times New Roman" w:cs="Times New Roman"/>
          <w:b/>
          <w:sz w:val="22"/>
          <w:szCs w:val="22"/>
        </w:rPr>
        <w:t>Barriers Faced by Teachers and Students in the Implementation of Hybrid Learning</w:t>
      </w:r>
    </w:p>
    <w:p w14:paraId="0AE57064">
      <w:pPr>
        <w:pStyle w:val="5"/>
        <w:keepNext w:val="0"/>
        <w:spacing w:line="331" w:lineRule="auto"/>
        <w:ind w:firstLine="0"/>
        <w:rPr>
          <w:rFonts w:ascii="Times New Roman" w:hAnsi="Times New Roman" w:cs="Times New Roman"/>
          <w:b/>
          <w:sz w:val="22"/>
          <w:szCs w:val="22"/>
        </w:rPr>
      </w:pPr>
      <w:r>
        <w:rPr>
          <w:rFonts w:ascii="Times New Roman" w:hAnsi="Times New Roman" w:cs="Times New Roman"/>
          <w:b/>
          <w:sz w:val="22"/>
          <w:szCs w:val="22"/>
        </w:rPr>
        <w:t xml:space="preserve">Lack of Teacher Skills and Training </w:t>
      </w:r>
    </w:p>
    <w:p w14:paraId="1F156AAC">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Tutor Readiness and Computer Literacy</w:t>
      </w:r>
    </w:p>
    <w:p w14:paraId="13AA00C2">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One of the main challenges in implementing hybrid learning is the lack of preparedness among teachers to integrate technology meaningfully into their pedagogy and content delivery. While many educators struggle with basic digital literacy such as operating learning management systems or using video conferencing tools, what’s often missing is the deeper knowledge of how to adapt pedagogical strategies and instructional content to suit hybrid platforms. This reflects a gap not only in Technological Knowledge (TK) but also in the Technological Pedagogical Knowledge (TPK) and Technological Pedagogical Content Knowledge (TPACK) needed for effective teaching. For instance, in the context of translation courses, teachers expressed concerns not just about low computer literacy, but also their inability to design lessons that leverage technology to teach complex linguistic concepts. The abrupt shift to hybrid learning environments has therefore highlighted a critical disconnect between the technological demands of modern instruction and the integrated knowledge base that educators require to navigate them effectively, as emphasized by the TPACK framework (Mishra &amp; Koehler, 2006).</w:t>
      </w:r>
    </w:p>
    <w:p w14:paraId="7BEBD5C2">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21747807">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Lack of Professional Training</w:t>
      </w:r>
    </w:p>
    <w:p w14:paraId="0C2D6476">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This lack of preparedness is further exacerbated by the absence of structured professional development in technology integration. Many educators report never having received targeted training that addresses not only how to use digital tools (Technological Knowledge – TK) but also how to integrate these tools into their instructional strategies (Technological Pedagogical Knowledge – TPK) and content delivery (Technological Content Knowledge – TCK). Without this holistic development, teachers are often left to navigate hybrid teaching environments through self-directed learning and trial-and-error approaches. While these independent efforts may yield short-term adaptation, they are typically inefficient, inconsistent, and lack theoretical grounding. The TPACK framework emphasizes that effective technology integration requires deliberate cultivation of interconnected knowledge domains, not isolated technical skills. Therefore, the absence of a comprehensive support system leaves many educators overwhelmed and under-equipped to realign their pedagogy and content with digital platforms in meaningful ways (Mishra &amp; Koehler, 2006).</w:t>
      </w:r>
    </w:p>
    <w:p w14:paraId="4473B405">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25CE03A7">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Challenges in Preparing Online Lessons</w:t>
      </w:r>
    </w:p>
    <w:p w14:paraId="6B6EDD5B">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Moreover, the lack of sustained and systematic professional development severely limits teachers’ ability to evolve alongside the demands of hybrid learning. Even educators who had participated in training reported that these programs were often too generic, disconnected from classroom realities, and lacking in opportunities to build Technological Pedagogical Content Knowledge (TPACK). According to Mishra and Koehler (2006), effective teaching with technology requires more than isolated instruction on tools; it demands continuous learning that interweaves technology (TK) with relevant pedagogical strategies (PK) and specific content knowledge (CK). Without targeted support that addresses this interplay, teachers are left struggling to translate abstract training into practical classroom application. The absence of ongoing reflection, collaboration, and context-specific skill development hampers their ability to adapt and innovate with technology in meaningful ways. These findings underline the critical need for accessible, sustainable, and context-responsive professional development, ones that truly empower educators to thrive, not just survive, in hybrid teaching environments.</w:t>
      </w:r>
    </w:p>
    <w:p w14:paraId="172ED509">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7AAF802D">
      <w:pPr>
        <w:pStyle w:val="5"/>
        <w:keepNext w:val="0"/>
        <w:spacing w:line="331" w:lineRule="auto"/>
        <w:ind w:firstLine="0"/>
        <w:rPr>
          <w:rFonts w:ascii="Times New Roman" w:hAnsi="Times New Roman" w:cs="Times New Roman"/>
          <w:b/>
          <w:sz w:val="22"/>
          <w:szCs w:val="22"/>
        </w:rPr>
      </w:pPr>
      <w:r>
        <w:rPr>
          <w:rFonts w:ascii="Times New Roman" w:hAnsi="Times New Roman" w:cs="Times New Roman"/>
          <w:b/>
          <w:sz w:val="22"/>
          <w:szCs w:val="22"/>
        </w:rPr>
        <w:t>Access and Technology Issues</w:t>
      </w:r>
    </w:p>
    <w:p w14:paraId="39D52A3F">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Unequal Access to Technology &amp; Unstable Internet Connection</w:t>
      </w:r>
    </w:p>
    <w:p w14:paraId="7EC3FCAF">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Access to technology remains a significant barrier in the successful implementation of hybrid learning. Unstable internet connections frequently disrupt students' ability to participate in online sessions or submit assignments on time, while in more extreme cases, some learners lack access to devices entirely. These infrastructural issues directly hinder the development and application of Technological Pedagogical Content Knowledge (TPACK), as teachers are forced to adapt their instructional strategies and content delivery to accommodate inconsistent or limited technological access. According to Mishra and Koehler (2006), the effectiveness of technology integration is not only dependent on a teacher’s knowledge of tools and pedagogy, but also on the contextual realities in which they operate. In environments where basic access is unequal, even the most well-designed digital lessons can become inaccessible, rendering the TPACK framework’s interdependent elements difficult to apply. These findings emphasize the need for educational policies that ensure equitable technological access, so that both educators and students can fully engage with hybrid learning models.</w:t>
      </w:r>
    </w:p>
    <w:p w14:paraId="5D19AA36">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3CA3B568">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Lack of Education Resources</w:t>
      </w:r>
    </w:p>
    <w:p w14:paraId="6F731DD0">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From a teacher’s perspective, hybrid learning is significantly hindered by inadequate access to educational resources and technical support. Many educators are not only unfamiliar with the digital tools required (Technological Knowledge – TK), but also lack the institutional infrastructure necessary to design and deliver high-quality learning materials that effectively integrate content (CK) and pedagogy (PK). The TPACK framework (Mishra &amp; Koehler, 2006) highlights that effective technology integration depends on the seamless interplay of these knowledge domains, something that becomes nearly impossible when schools fail to provide sufficient resources, reliable platforms, or responsive tech support. Teachers in several studies reported that preparing online lessons was often obstructed by the absence of ready-to-use digital content, limited technical expertise, and a lack of hands-on technical assistance. Without adequate scaffolding from the institution, educators are left navigating hybrid instruction in isolation, undermining their ability to create coherent, engaging, and pedagogically sound digital learning experiences.</w:t>
      </w:r>
    </w:p>
    <w:p w14:paraId="24C24A3C">
      <w:pPr>
        <w:pStyle w:val="5"/>
        <w:keepNext w:val="0"/>
        <w:spacing w:line="331" w:lineRule="auto"/>
        <w:ind w:firstLine="0"/>
        <w:rPr>
          <w:rFonts w:ascii="Times New Roman" w:hAnsi="Times New Roman" w:cs="Times New Roman"/>
          <w:sz w:val="22"/>
          <w:szCs w:val="22"/>
        </w:rPr>
      </w:pPr>
      <w:bookmarkStart w:id="6" w:name="_heading=h.t4osmzw9anw3" w:colFirst="0" w:colLast="0"/>
      <w:bookmarkEnd w:id="6"/>
    </w:p>
    <w:p w14:paraId="4CA6A3AE">
      <w:pPr>
        <w:pStyle w:val="5"/>
        <w:keepNext w:val="0"/>
        <w:spacing w:line="331" w:lineRule="auto"/>
        <w:ind w:firstLine="0"/>
        <w:rPr>
          <w:rFonts w:ascii="Times New Roman" w:hAnsi="Times New Roman" w:cs="Times New Roman"/>
          <w:b/>
          <w:sz w:val="22"/>
          <w:szCs w:val="22"/>
        </w:rPr>
      </w:pPr>
      <w:r>
        <w:rPr>
          <w:rFonts w:ascii="Times New Roman" w:hAnsi="Times New Roman" w:cs="Times New Roman"/>
          <w:b/>
          <w:sz w:val="22"/>
          <w:szCs w:val="22"/>
        </w:rPr>
        <w:t>Social and Psychological Isolation</w:t>
      </w:r>
    </w:p>
    <w:p w14:paraId="2FE239C8">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Social Isolation, Student Anxiety, &amp; No Direct Interaction</w:t>
      </w:r>
    </w:p>
    <w:p w14:paraId="14CF72E5">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Social and psychological isolation present critical challenges in the implementation of hybrid learning. The shift from traditional face-to-face instruction to digitally mediated environments disrupts one of the core elements of education: meaningful social interaction. According to the TPACK framework (Mishra &amp; Koehler, 2006), effective integration of technology must also consider its impact on pedagogical approaches and the ways content is delivered and received. However, several studies indicate that teachers in hybrid settings struggle to build authentic connections with students, making it difficult to assess understanding, maintain motivation, and foster engagement which are key components of pedagogical knowledge (PK). One study noted that the absence of physical classroom presence rendered instruction less communicative, less observable, and ultimately less impactful. On the learner side, students often faced heightened emotional distress and anxiety due to limited interaction, reduced academic support, and, for some, low language proficiency. These emotional and relational gaps highlight how inadequate design of technological pedagogical strategies (TPK) can intensify feelings of isolation and undermine learning outcomes. Addressing these challenges requires more than just digital tools. It requires intentional, empathetic integration of technology that supports both the cognitive and affective dimensions of teaching and learning.</w:t>
      </w:r>
    </w:p>
    <w:p w14:paraId="7577685F">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00EBF2A9">
      <w:pPr>
        <w:pStyle w:val="5"/>
        <w:keepNext w:val="0"/>
        <w:spacing w:line="331" w:lineRule="auto"/>
        <w:ind w:firstLine="0"/>
        <w:rPr>
          <w:rFonts w:ascii="Times New Roman" w:hAnsi="Times New Roman" w:cs="Times New Roman"/>
          <w:b/>
          <w:sz w:val="22"/>
          <w:szCs w:val="22"/>
        </w:rPr>
      </w:pPr>
      <w:r>
        <w:rPr>
          <w:rFonts w:ascii="Times New Roman" w:hAnsi="Times New Roman" w:cs="Times New Roman"/>
          <w:b/>
          <w:sz w:val="22"/>
          <w:szCs w:val="22"/>
        </w:rPr>
        <w:t>Workload Management</w:t>
      </w:r>
    </w:p>
    <w:p w14:paraId="76C8F151">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Work Imbalance, Increased Workload, &amp; Management Difficulties</w:t>
      </w:r>
    </w:p>
    <w:p w14:paraId="15DEABE9">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Hybrid learning environments have significantly intensified workloads for both educators and learners. Teachers are expected to redesign lesson plans, master new digital tools, produce multimedia content, and provide personalized feedback through various platforms, all without sufficient institutional support or clear operational guidelines. These demands disrupt the balance between technology, pedagogy, and content, as outlined in the TPACK framework (Mishra &amp; Koehler, 2006), resulting in administrative overload and diminished instructional capacity. The collapse of work-life boundaries further contributes to educator burnout, as they must manage asynchronous tasks, respond to student inquiries across multiple apps, and offer continuous support beyond working hours. Simultaneously, students face the complexity of navigating unfamiliar digital systems, managing diverse academic tasks, and engaging in self-directed learning with limited guidance. Although educators attempt to assist, support often fails to address learners' emotional and psychological needs, revealing a disconnect between technological pedagogical strategies and actual student engagement. These challenges underscore the necessity of a systemic approach that integrates TPACK-informed practices with institutional backing to ensure sustainable hybrid education.</w:t>
      </w:r>
    </w:p>
    <w:p w14:paraId="1A75D5D9">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3599B542">
      <w:pPr>
        <w:pStyle w:val="5"/>
        <w:keepNext w:val="0"/>
        <w:spacing w:line="331" w:lineRule="auto"/>
        <w:ind w:firstLine="0"/>
        <w:rPr>
          <w:rFonts w:ascii="Times New Roman" w:hAnsi="Times New Roman" w:cs="Times New Roman"/>
          <w:b/>
          <w:sz w:val="22"/>
          <w:szCs w:val="22"/>
        </w:rPr>
      </w:pPr>
      <w:r>
        <w:rPr>
          <w:rFonts w:ascii="Times New Roman" w:hAnsi="Times New Roman" w:cs="Times New Roman"/>
          <w:b/>
          <w:sz w:val="22"/>
          <w:szCs w:val="22"/>
        </w:rPr>
        <w:t>Issues of Standardization and Program Quality</w:t>
      </w:r>
    </w:p>
    <w:p w14:paraId="64CB6D21">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No Standards in Training or Resources</w:t>
      </w:r>
    </w:p>
    <w:p w14:paraId="6B26881E">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In the context of hybrid learning, the absence of standardized training programs and accessible instructional resources poses a critical barrier to effective teaching and learning. Educators are often left to navigate complex digital platforms, reconstruct lesson plans, and create multimedia content without consistent guidance or institutional support. The lack of clear frameworks or standardized expectations undermines the development of Technological Pedagogical Content Knowledge (TPACK), which is essential for integrating technology meaningfully into pedagogy and content delivery (Mishra &amp; Koehler, 2006). Without structured training aligned with TPACK principles, teachers face administrative overload and a blurred line between professional and personal boundaries as they attempt to manage asynchronous learning, provide ongoing digital support, and respond to learners across multiple platforms. At the same time, students struggle to adapt to diverse academic tasks and unfamiliar systems with limited direction, which often leaves their emotional and psychological needs unaddressed. This disjointed experience highlights a fundamental gap in the system: without consistent standards and resources, neither educators nor learners can fully engage in or benefit from the hybrid learning model.</w:t>
      </w:r>
    </w:p>
    <w:p w14:paraId="4040CDC6">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08D9431E">
      <w:pPr>
        <w:pStyle w:val="5"/>
        <w:keepNext w:val="0"/>
        <w:spacing w:line="331" w:lineRule="auto"/>
        <w:ind w:firstLine="0"/>
        <w:rPr>
          <w:rFonts w:ascii="Times New Roman" w:hAnsi="Times New Roman" w:cs="Times New Roman"/>
          <w:b/>
          <w:sz w:val="22"/>
          <w:szCs w:val="22"/>
        </w:rPr>
      </w:pPr>
      <w:r>
        <w:rPr>
          <w:rFonts w:ascii="Times New Roman" w:hAnsi="Times New Roman" w:cs="Times New Roman"/>
          <w:b/>
          <w:sz w:val="22"/>
          <w:szCs w:val="22"/>
        </w:rPr>
        <w:t>Strategic Solutions can be Employed to Enhance the Effectiveness of Hybrid Learning</w:t>
      </w:r>
    </w:p>
    <w:p w14:paraId="11F09477">
      <w:pPr>
        <w:pStyle w:val="5"/>
        <w:keepNext w:val="0"/>
        <w:spacing w:line="331" w:lineRule="auto"/>
        <w:ind w:firstLine="0"/>
        <w:rPr>
          <w:rFonts w:ascii="Times New Roman" w:hAnsi="Times New Roman" w:cs="Times New Roman"/>
          <w:b/>
          <w:sz w:val="22"/>
          <w:szCs w:val="22"/>
        </w:rPr>
      </w:pPr>
      <w:r>
        <w:rPr>
          <w:rFonts w:ascii="Times New Roman" w:hAnsi="Times New Roman" w:cs="Times New Roman"/>
          <w:b/>
          <w:sz w:val="22"/>
          <w:szCs w:val="22"/>
        </w:rPr>
        <w:t>Teacher Skill Development</w:t>
      </w:r>
    </w:p>
    <w:p w14:paraId="557C6668">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Web-Based Professional Development &amp; Experiential Training</w:t>
      </w:r>
    </w:p>
    <w:p w14:paraId="20718112">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To address the challenges of hybrid learning, numerous studies underscore the need for continuous, context-responsive professional development as a strategic solution. Web-based training programs have proven especially effective in enhancing teachers’ digital fluency and pedagogical competence, aligning closely with the core components of the TPACK framework (Mishra &amp; Koehler, 2006). These programs not only introduce technical skills such as navigating learning management systems and video conferencing tools, but also emphasize pedagogical strategies for online instruction, assessment, and student engagement. Experiential training methods, including trial-and-error learning, have also contributed to teacher development, particularly among those with no prior experience in digital teaching environments. However, such informal approaches often lack consistency and efficiency, reinforcing the need for more structured and guided training rooted in the integration of technology, pedagogy, and content. When educators receive targeted support that reflects their subject area and teaching context, they report increased confidence, stronger TPACK development, and enhanced instructional quality in hybrid classrooms.</w:t>
      </w:r>
    </w:p>
    <w:p w14:paraId="3D71487C">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3DF698AF">
      <w:pPr>
        <w:pStyle w:val="5"/>
        <w:keepNext w:val="0"/>
        <w:spacing w:line="331" w:lineRule="auto"/>
        <w:ind w:firstLine="0"/>
        <w:rPr>
          <w:rFonts w:ascii="Times New Roman" w:hAnsi="Times New Roman" w:cs="Times New Roman"/>
          <w:b/>
          <w:sz w:val="22"/>
          <w:szCs w:val="22"/>
        </w:rPr>
      </w:pPr>
      <w:r>
        <w:rPr>
          <w:rFonts w:ascii="Times New Roman" w:hAnsi="Times New Roman" w:cs="Times New Roman"/>
          <w:b/>
          <w:sz w:val="22"/>
          <w:szCs w:val="22"/>
        </w:rPr>
        <w:t>Online Learning Strategies</w:t>
      </w:r>
    </w:p>
    <w:p w14:paraId="384C5109">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Adaptive Activities, Synchronous and Asynchronous Learning &amp; Group Discussions</w:t>
      </w:r>
    </w:p>
    <w:p w14:paraId="62CD897A">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Active and adaptive learning activities such as online discussions, problem-solving tasks, and formative assessments play a crucial role in fostering student autonomy, engagement, and meaningful participation in hybrid learning environments. The deliberate integration of both synchronous (real-time) and asynchronous (self-paced) modalities allows educators to address diverse student needs and learning preferences, providing flexibility without sacrificing structure or interaction. These instructional strategies align with the TPACK framework (Mishra &amp; Koehler, 2006), as they require teachers to thoughtfully combine technological tools with pedagogical techniques and content objectives. Promoting social presence through group discussions, peer feedback, and consistent instructor interaction further enhances learner motivation and reduces feelings of isolation. When designed with TPACK-informed insight, such activities not only support academic success but also strengthen the emotional and social dimensions of the learning experience.</w:t>
      </w:r>
    </w:p>
    <w:p w14:paraId="02200AE7">
      <w:pPr>
        <w:pStyle w:val="5"/>
        <w:keepNext w:val="0"/>
        <w:spacing w:line="331" w:lineRule="auto"/>
        <w:ind w:firstLine="0"/>
        <w:rPr>
          <w:rFonts w:ascii="Times New Roman" w:hAnsi="Times New Roman" w:cs="Times New Roman"/>
          <w:sz w:val="22"/>
          <w:szCs w:val="22"/>
        </w:rPr>
      </w:pPr>
    </w:p>
    <w:p w14:paraId="224F03E1">
      <w:pPr>
        <w:pStyle w:val="5"/>
        <w:keepNext w:val="0"/>
        <w:spacing w:line="331" w:lineRule="auto"/>
        <w:ind w:firstLine="0"/>
        <w:rPr>
          <w:rFonts w:ascii="Times New Roman" w:hAnsi="Times New Roman" w:cs="Times New Roman"/>
          <w:b/>
          <w:sz w:val="22"/>
          <w:szCs w:val="22"/>
        </w:rPr>
      </w:pPr>
      <w:r>
        <w:rPr>
          <w:rFonts w:ascii="Times New Roman" w:hAnsi="Times New Roman" w:cs="Times New Roman"/>
          <w:b/>
          <w:sz w:val="22"/>
          <w:szCs w:val="22"/>
        </w:rPr>
        <w:t>Technology Improvements and Access</w:t>
      </w:r>
    </w:p>
    <w:p w14:paraId="4C549EEA">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Simple User Interface &amp; Technology Assistance for Less Skilled Students</w:t>
      </w:r>
    </w:p>
    <w:p w14:paraId="65614F1F">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Improving access to technology and enhancing its usability are essential strategies for addressing barriers in hybrid learning environments. Studies emphasize the importance of simple, user-friendly digital platforms that require minimal ICT literacy, enabling greater inclusivity for both students and educators with limited technical skills. This design approach supports the development of Technological Pedagogical Content Knowledge (TPACK) by allowing teachers to focus more on pedagogy and content delivery rather than navigating complex tools (Mishra &amp; Koehler, 2006). Additionally, institutional support in the form of reliable infrastructure such as stable internet access, adequate device provision, and readily available technical assistance is critical to sustaining equitable hybrid education. These elements not only reduce frustration and technical obstacles but also help close the digital divide, particularly in under-resourced areas. By ensuring that all participants can effectively engage with hybrid platforms, educational institutions foster greater learning equity and reduce the likelihood of disengagement and dropout.</w:t>
      </w:r>
    </w:p>
    <w:p w14:paraId="6125497A">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6E80B8C4">
      <w:pPr>
        <w:pStyle w:val="5"/>
        <w:keepNext w:val="0"/>
        <w:spacing w:line="331" w:lineRule="auto"/>
        <w:ind w:firstLine="0"/>
        <w:rPr>
          <w:rFonts w:ascii="Times New Roman" w:hAnsi="Times New Roman" w:cs="Times New Roman"/>
          <w:b/>
          <w:sz w:val="22"/>
          <w:szCs w:val="22"/>
        </w:rPr>
      </w:pPr>
      <w:r>
        <w:rPr>
          <w:rFonts w:ascii="Times New Roman" w:hAnsi="Times New Roman" w:cs="Times New Roman"/>
          <w:b/>
          <w:sz w:val="22"/>
          <w:szCs w:val="22"/>
        </w:rPr>
        <w:t>Learning Management</w:t>
      </w:r>
    </w:p>
    <w:p w14:paraId="5B3D232C">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Time and Cost Management &amp; Customization of Learning Plans</w:t>
      </w:r>
    </w:p>
    <w:p w14:paraId="537B4572">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Effective time and cost management, along with the ability to customize learning plans, are increasingly recognized as essential components of successful hybrid learning implementation. By leveraging digital technologies, educators can design flexible learning paths tailored to students' individual needs, allowing for differentiated instruction and personalized pacing. These strategies are closely aligned with the TPACK framework (Mishra &amp; Koehler, 2006), which emphasizes the integration of technology with pedagogical practices and content knowledge to create meaningful, context-responsive instruction. Customization not only enhances learning efficiency but also supports better allocation of teaching resources and time. Moreover, digital platforms that enable automated scheduling, performance tracking, and adaptive content delivery can reduce administrative burdens and operational costs. When supported by well-planned infrastructure and policy, such approaches improve educational outcomes while promoting sustainability and accessibility within hybrid learning models.</w:t>
      </w:r>
    </w:p>
    <w:p w14:paraId="3B2406EC">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 xml:space="preserve"> </w:t>
      </w:r>
    </w:p>
    <w:p w14:paraId="278C21FB">
      <w:pPr>
        <w:rPr>
          <w:lang w:val="en-US"/>
        </w:rPr>
      </w:pPr>
    </w:p>
    <w:p w14:paraId="1A3C1E2F">
      <w:pPr>
        <w:rPr>
          <w:lang w:val="en-US"/>
        </w:rPr>
      </w:pPr>
    </w:p>
    <w:p w14:paraId="3C688C11">
      <w:pPr>
        <w:rPr>
          <w:lang w:val="en-US"/>
        </w:rPr>
      </w:pPr>
    </w:p>
    <w:p w14:paraId="4BDF123E">
      <w:pPr>
        <w:rPr>
          <w:lang w:val="en-US"/>
        </w:rPr>
      </w:pPr>
    </w:p>
    <w:p w14:paraId="6DAD6348">
      <w:pPr>
        <w:rPr>
          <w:lang w:val="en-US"/>
        </w:rPr>
      </w:pPr>
    </w:p>
    <w:p w14:paraId="702A63C6">
      <w:pPr>
        <w:pStyle w:val="5"/>
        <w:keepNext w:val="0"/>
        <w:spacing w:line="331" w:lineRule="auto"/>
        <w:ind w:firstLine="0"/>
        <w:rPr>
          <w:rFonts w:ascii="Times New Roman" w:hAnsi="Times New Roman" w:cs="Times New Roman"/>
          <w:b/>
          <w:sz w:val="22"/>
          <w:szCs w:val="22"/>
        </w:rPr>
      </w:pPr>
      <w:r>
        <w:rPr>
          <w:rFonts w:ascii="Times New Roman" w:hAnsi="Times New Roman" w:cs="Times New Roman"/>
          <w:b/>
          <w:sz w:val="22"/>
          <w:szCs w:val="22"/>
        </w:rPr>
        <w:t>Increase Student Engagement</w:t>
      </w:r>
    </w:p>
    <w:p w14:paraId="25428D2E">
      <w:pPr>
        <w:pStyle w:val="5"/>
        <w:keepNext w:val="0"/>
        <w:spacing w:line="331" w:lineRule="auto"/>
        <w:ind w:firstLine="0"/>
        <w:rPr>
          <w:rFonts w:ascii="Times New Roman" w:hAnsi="Times New Roman" w:cs="Times New Roman"/>
          <w:sz w:val="22"/>
          <w:szCs w:val="22"/>
        </w:rPr>
      </w:pPr>
      <w:r>
        <w:rPr>
          <w:rFonts w:ascii="Times New Roman" w:hAnsi="Times New Roman" w:cs="Times New Roman"/>
          <w:sz w:val="22"/>
          <w:szCs w:val="22"/>
        </w:rPr>
        <w:t>Teacher Support and Student Self-Regulation Increase Engagement</w:t>
      </w:r>
    </w:p>
    <w:p w14:paraId="052EE6EB">
      <w:pPr>
        <w:pStyle w:val="5"/>
        <w:keepNext w:val="0"/>
        <w:spacing w:line="331" w:lineRule="auto"/>
        <w:ind w:firstLine="0"/>
        <w:rPr>
          <w:rFonts w:ascii="Times New Roman" w:hAnsi="Times New Roman" w:cs="Times New Roman"/>
          <w:b/>
          <w:szCs w:val="24"/>
        </w:rPr>
      </w:pPr>
      <w:bookmarkStart w:id="7" w:name="_heading=h.ba27n94pdeni" w:colFirst="0" w:colLast="0"/>
      <w:bookmarkEnd w:id="7"/>
      <w:r>
        <w:rPr>
          <w:rFonts w:ascii="Times New Roman" w:hAnsi="Times New Roman" w:cs="Times New Roman"/>
          <w:sz w:val="22"/>
          <w:szCs w:val="22"/>
        </w:rPr>
        <w:t>Increasing student engagement is a key strategy for enhancing learning outcomes in hybrid environments, and it relies heavily on the interplay between teacher support and student self-regulation. Studies highlight that teacher-guided interactions such as moderating discussions, promoting inquiry, and delivering timely feedback significantly boost students’ cognitive and behavioral engagement. These instructional practices reflect the application of Technological Pedagogical Content Knowledge (TPACK), where technology is used deliberately to support effective pedagogy and relevant content delivery (Mishra &amp; Koehler, 2006). At the same time, the development of self-regulation skills enables students to manage asynchronous tasks more independently, planning, monitoring, and reflecting on their learning processes. Instructional designs that offer autonomy and encourage metacognitive reflection while maintaining consistent guidance from educators are particularly effective in sustaining student motivation and participation. This balance between structured support and learner independence is crucial in maximizing the potential of hybrid learning.</w:t>
      </w:r>
    </w:p>
    <w:p w14:paraId="735D8A9A">
      <w:pPr>
        <w:pBdr>
          <w:top w:val="none" w:color="auto" w:sz="0" w:space="0"/>
          <w:left w:val="none" w:color="auto" w:sz="0" w:space="0"/>
          <w:bottom w:val="none" w:color="auto" w:sz="0" w:space="0"/>
          <w:right w:val="none" w:color="auto" w:sz="0" w:space="0"/>
          <w:between w:val="none" w:color="auto" w:sz="0" w:space="0"/>
        </w:pBdr>
        <w:ind w:firstLine="709"/>
        <w:jc w:val="both"/>
        <w:rPr>
          <w:rFonts w:ascii="Times New Roman" w:hAnsi="Times New Roman" w:eastAsia="Times New Roman" w:cs="Times New Roman"/>
          <w:iCs/>
        </w:rPr>
      </w:pPr>
      <w:r>
        <w:rPr>
          <w:rFonts w:ascii="Times New Roman" w:hAnsi="Times New Roman" w:eastAsia="Times New Roman" w:cs="Times New Roman"/>
          <w:b/>
          <w:color w:val="000000"/>
          <w:sz w:val="24"/>
          <w:szCs w:val="24"/>
        </w:rPr>
        <w:t xml:space="preserve">  </w:t>
      </w:r>
      <w:r>
        <w:rPr>
          <w:rFonts w:ascii="Times New Roman" w:hAnsi="Times New Roman" w:eastAsia="Times New Roman" w:cs="Times New Roman"/>
          <w:i/>
        </w:rPr>
        <w:t xml:space="preserve"> </w:t>
      </w:r>
    </w:p>
    <w:p w14:paraId="6A87AC6A">
      <w:pPr>
        <w:spacing w:line="360" w:lineRule="auto"/>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CONCLUSION</w:t>
      </w:r>
    </w:p>
    <w:p w14:paraId="71EE3FC3">
      <w:pPr>
        <w:spacing w:line="276" w:lineRule="auto"/>
        <w:jc w:val="both"/>
        <w:rPr>
          <w:rFonts w:ascii="Times New Roman" w:hAnsi="Times New Roman" w:eastAsia="Times New Roman" w:cs="Times New Roman"/>
        </w:rPr>
      </w:pPr>
      <w:r>
        <w:rPr>
          <w:rFonts w:ascii="Times New Roman" w:hAnsi="Times New Roman" w:eastAsia="Times New Roman" w:cs="Times New Roman"/>
        </w:rPr>
        <w:t>This systematic literature review has examined the complex landscape of hybrid learning implementation, uncovering numerous barriers that challenge both teachers and students. Educators frequently confront issues such as limited digital literacy, lack of professional development, and increased workload demands due to unfamiliar teaching modalities. On the other hand, students face technological constraints, unstable internet connections, and social isolation, all of which hinder their participation and engagement. These challenges not only disrupt the learning process but also threaten to widen existing educational disparities if not addressed effectively.</w:t>
      </w:r>
    </w:p>
    <w:p w14:paraId="5C111333">
      <w:pPr>
        <w:spacing w:line="276" w:lineRule="auto"/>
        <w:jc w:val="both"/>
        <w:rPr>
          <w:rFonts w:ascii="Times New Roman" w:hAnsi="Times New Roman" w:eastAsia="Times New Roman" w:cs="Times New Roman"/>
        </w:rPr>
      </w:pPr>
    </w:p>
    <w:p w14:paraId="161A7302">
      <w:pPr>
        <w:spacing w:line="276" w:lineRule="auto"/>
        <w:jc w:val="both"/>
        <w:rPr>
          <w:rFonts w:ascii="Times New Roman" w:hAnsi="Times New Roman" w:eastAsia="Times New Roman" w:cs="Times New Roman"/>
        </w:rPr>
      </w:pPr>
      <w:r>
        <w:rPr>
          <w:rFonts w:ascii="Times New Roman" w:hAnsi="Times New Roman" w:eastAsia="Times New Roman" w:cs="Times New Roman"/>
        </w:rPr>
        <w:t>Grounded in the Technological Pedagogical Content Knowledge (TPACK) framework, this study emphasizes the need for a holistic and strategic approach to hybrid learning. Effective implementation requires more than just access to technology, it demands the integration of technological skills, pedagogical strategies, and content expertise in ways that are responsive to the learners’ context. Many institutions fall short in providing the necessary support systems, which results in inconsistent teaching practices and unequal learning outcomes. By aligning training and infrastructure with TPACK principles, educators can be better equipped to deliver high-quality hybrid instruction.</w:t>
      </w:r>
    </w:p>
    <w:p w14:paraId="0FBAC149">
      <w:pPr>
        <w:spacing w:line="276" w:lineRule="auto"/>
        <w:jc w:val="both"/>
        <w:rPr>
          <w:rFonts w:ascii="Times New Roman" w:hAnsi="Times New Roman" w:eastAsia="Times New Roman" w:cs="Times New Roman"/>
        </w:rPr>
      </w:pPr>
    </w:p>
    <w:p w14:paraId="0A95D1C8">
      <w:pPr>
        <w:spacing w:line="276" w:lineRule="auto"/>
        <w:jc w:val="both"/>
        <w:rPr>
          <w:rFonts w:ascii="Times New Roman" w:hAnsi="Times New Roman" w:eastAsia="Times New Roman" w:cs="Times New Roman"/>
        </w:rPr>
      </w:pPr>
      <w:r>
        <w:rPr>
          <w:rFonts w:ascii="Times New Roman" w:hAnsi="Times New Roman" w:eastAsia="Times New Roman" w:cs="Times New Roman"/>
        </w:rPr>
        <w:t>The review also highlights a range of practical solutions that can mitigate the identified challenges. Web-based professional development, adaptive learning tasks, and a balance between synchronous and asynchronous activities have shown to be effective in boosting teacher competence and student engagement. Moreover, simplifying user interfaces and ensuring institutional support for internet access and devices can significantly improve inclusivity in hybrid settings. Customized learning plans and efficient time management strategies further enhance the flexibility and sustainability of hybrid models.</w:t>
      </w:r>
    </w:p>
    <w:p w14:paraId="309DAB57">
      <w:pPr>
        <w:spacing w:line="276" w:lineRule="auto"/>
        <w:jc w:val="both"/>
        <w:rPr>
          <w:rFonts w:ascii="Times New Roman" w:hAnsi="Times New Roman" w:eastAsia="Times New Roman" w:cs="Times New Roman"/>
        </w:rPr>
      </w:pPr>
      <w:r>
        <w:rPr>
          <w:rFonts w:ascii="Times New Roman" w:hAnsi="Times New Roman" w:eastAsia="Times New Roman" w:cs="Times New Roman"/>
        </w:rPr>
        <w:t>To ensure the long-term success of hybrid learning, educational policymakers and institutions must commit to systemic change. This includes standardizing training programs, enhancing digital infrastructure, and embedding continuous support mechanisms into educational practice. Teachers should be empowered through ongoing professional development that addresses both technological and pedagogical integration, while students must receive the tools and guidance needed to become autonomous learners. When implemented thoughtfully and equitably, hybrid learning has the potential to transform education into a more resilient, inclusive, and future-ready system.</w:t>
      </w:r>
    </w:p>
    <w:p w14:paraId="2BC2FF99">
      <w:pPr>
        <w:spacing w:line="276" w:lineRule="auto"/>
        <w:jc w:val="both"/>
        <w:rPr>
          <w:del w:id="7" w:author="gothicinspire" w:date="2025-09-13T19:19:11Z"/>
          <w:rFonts w:ascii="Times New Roman" w:hAnsi="Times New Roman" w:eastAsia="Times New Roman" w:cs="Times New Roman"/>
        </w:rPr>
      </w:pPr>
    </w:p>
    <w:p w14:paraId="72D465FF">
      <w:pPr>
        <w:spacing w:line="276" w:lineRule="auto"/>
        <w:jc w:val="both"/>
        <w:rPr>
          <w:del w:id="8" w:author="gothicinspire" w:date="2025-09-13T19:19:10Z"/>
          <w:rFonts w:ascii="Times New Roman" w:hAnsi="Times New Roman" w:eastAsia="Times New Roman" w:cs="Times New Roman"/>
          <w:sz w:val="24"/>
          <w:szCs w:val="24"/>
        </w:rPr>
      </w:pPr>
    </w:p>
    <w:p w14:paraId="5959EA89">
      <w:pPr>
        <w:spacing w:line="276" w:lineRule="auto"/>
        <w:jc w:val="both"/>
        <w:rPr>
          <w:del w:id="9" w:author="gothicinspire" w:date="2025-09-13T19:19:10Z"/>
          <w:rFonts w:ascii="Times New Roman" w:hAnsi="Times New Roman" w:eastAsia="Times New Roman" w:cs="Times New Roman"/>
          <w:sz w:val="24"/>
          <w:szCs w:val="24"/>
        </w:rPr>
      </w:pPr>
    </w:p>
    <w:p w14:paraId="69877032">
      <w:pPr>
        <w:spacing w:line="276" w:lineRule="auto"/>
        <w:jc w:val="both"/>
        <w:rPr>
          <w:del w:id="10" w:author="gothicinspire" w:date="2025-09-13T19:19:10Z"/>
          <w:rFonts w:ascii="Times New Roman" w:hAnsi="Times New Roman" w:eastAsia="Times New Roman" w:cs="Times New Roman"/>
          <w:sz w:val="24"/>
          <w:szCs w:val="24"/>
        </w:rPr>
      </w:pPr>
    </w:p>
    <w:p w14:paraId="0BE8139F">
      <w:pPr>
        <w:spacing w:line="276" w:lineRule="auto"/>
        <w:jc w:val="both"/>
        <w:rPr>
          <w:del w:id="11" w:author="gothicinspire" w:date="2025-09-13T19:19:10Z"/>
          <w:rFonts w:ascii="Times New Roman" w:hAnsi="Times New Roman" w:eastAsia="Times New Roman" w:cs="Times New Roman"/>
          <w:sz w:val="24"/>
          <w:szCs w:val="24"/>
        </w:rPr>
      </w:pPr>
    </w:p>
    <w:p w14:paraId="61456BFD">
      <w:pPr>
        <w:spacing w:line="276" w:lineRule="auto"/>
        <w:jc w:val="both"/>
        <w:rPr>
          <w:del w:id="12" w:author="gothicinspire" w:date="2025-09-13T19:19:10Z"/>
          <w:rFonts w:ascii="Times New Roman" w:hAnsi="Times New Roman" w:eastAsia="Times New Roman" w:cs="Times New Roman"/>
          <w:sz w:val="24"/>
          <w:szCs w:val="24"/>
        </w:rPr>
      </w:pPr>
    </w:p>
    <w:p w14:paraId="3F4CAFB6">
      <w:pPr>
        <w:spacing w:line="276" w:lineRule="auto"/>
        <w:jc w:val="both"/>
        <w:rPr>
          <w:del w:id="13" w:author="gothicinspire" w:date="2025-09-13T19:19:09Z"/>
          <w:rFonts w:ascii="Times New Roman" w:hAnsi="Times New Roman" w:eastAsia="Times New Roman" w:cs="Times New Roman"/>
          <w:sz w:val="24"/>
          <w:szCs w:val="24"/>
        </w:rPr>
      </w:pPr>
    </w:p>
    <w:p w14:paraId="7BFDBB0C">
      <w:pPr>
        <w:spacing w:line="276" w:lineRule="auto"/>
        <w:jc w:val="both"/>
        <w:rPr>
          <w:del w:id="14" w:author="gothicinspire" w:date="2025-09-13T19:19:09Z"/>
          <w:rFonts w:ascii="Times New Roman" w:hAnsi="Times New Roman" w:eastAsia="Times New Roman" w:cs="Times New Roman"/>
          <w:sz w:val="24"/>
          <w:szCs w:val="24"/>
        </w:rPr>
      </w:pPr>
    </w:p>
    <w:p w14:paraId="4FFDA4B5">
      <w:pPr>
        <w:spacing w:line="276" w:lineRule="auto"/>
        <w:jc w:val="both"/>
        <w:rPr>
          <w:del w:id="15" w:author="gothicinspire" w:date="2025-09-13T19:19:09Z"/>
          <w:rFonts w:ascii="Times New Roman" w:hAnsi="Times New Roman" w:eastAsia="Times New Roman" w:cs="Times New Roman"/>
          <w:sz w:val="24"/>
          <w:szCs w:val="24"/>
        </w:rPr>
      </w:pPr>
    </w:p>
    <w:p w14:paraId="50A49C6E">
      <w:pPr>
        <w:spacing w:line="276" w:lineRule="auto"/>
        <w:jc w:val="both"/>
        <w:rPr>
          <w:del w:id="16" w:author="gothicinspire" w:date="2025-09-13T19:19:09Z"/>
          <w:rFonts w:ascii="Times New Roman" w:hAnsi="Times New Roman" w:eastAsia="Times New Roman" w:cs="Times New Roman"/>
          <w:sz w:val="24"/>
          <w:szCs w:val="24"/>
        </w:rPr>
      </w:pPr>
    </w:p>
    <w:p w14:paraId="5611F848">
      <w:pPr>
        <w:spacing w:line="276" w:lineRule="auto"/>
        <w:jc w:val="both"/>
        <w:rPr>
          <w:del w:id="17" w:author="gothicinspire" w:date="2025-09-13T19:19:09Z"/>
          <w:rFonts w:ascii="Times New Roman" w:hAnsi="Times New Roman" w:eastAsia="Times New Roman" w:cs="Times New Roman"/>
          <w:sz w:val="24"/>
          <w:szCs w:val="24"/>
        </w:rPr>
      </w:pPr>
    </w:p>
    <w:p w14:paraId="0A6ED793">
      <w:pPr>
        <w:spacing w:line="276" w:lineRule="auto"/>
        <w:jc w:val="both"/>
        <w:rPr>
          <w:del w:id="18" w:author="gothicinspire" w:date="2025-09-13T19:19:09Z"/>
          <w:rFonts w:ascii="Times New Roman" w:hAnsi="Times New Roman" w:eastAsia="Times New Roman" w:cs="Times New Roman"/>
          <w:sz w:val="24"/>
          <w:szCs w:val="24"/>
        </w:rPr>
      </w:pPr>
    </w:p>
    <w:p w14:paraId="5950C7B7">
      <w:pPr>
        <w:spacing w:line="276" w:lineRule="auto"/>
        <w:jc w:val="both"/>
        <w:rPr>
          <w:del w:id="19" w:author="gothicinspire" w:date="2025-09-13T19:19:08Z"/>
          <w:rFonts w:ascii="Times New Roman" w:hAnsi="Times New Roman" w:eastAsia="Times New Roman" w:cs="Times New Roman"/>
          <w:sz w:val="24"/>
          <w:szCs w:val="24"/>
        </w:rPr>
      </w:pPr>
    </w:p>
    <w:p w14:paraId="0B0AA2DB">
      <w:pPr>
        <w:spacing w:line="276" w:lineRule="auto"/>
        <w:jc w:val="both"/>
        <w:rPr>
          <w:del w:id="20" w:author="gothicinspire" w:date="2025-09-13T19:19:08Z"/>
          <w:rFonts w:ascii="Times New Roman" w:hAnsi="Times New Roman" w:eastAsia="Times New Roman" w:cs="Times New Roman"/>
          <w:sz w:val="24"/>
          <w:szCs w:val="24"/>
        </w:rPr>
      </w:pPr>
    </w:p>
    <w:p w14:paraId="32166A33">
      <w:pPr>
        <w:jc w:val="both"/>
        <w:rPr>
          <w:del w:id="21" w:author="gothicinspire" w:date="2025-09-13T19:19:08Z"/>
          <w:rFonts w:ascii="Times New Roman" w:hAnsi="Times New Roman" w:eastAsia="Times New Roman" w:cs="Times New Roman"/>
          <w:b/>
          <w:sz w:val="24"/>
          <w:szCs w:val="24"/>
        </w:rPr>
      </w:pPr>
    </w:p>
    <w:p w14:paraId="7A80E1DB">
      <w:pPr>
        <w:jc w:val="both"/>
        <w:rPr>
          <w:del w:id="22" w:author="gothicinspire" w:date="2025-09-13T19:19:08Z"/>
          <w:rFonts w:ascii="Times New Roman" w:hAnsi="Times New Roman" w:eastAsia="Times New Roman" w:cs="Times New Roman"/>
          <w:b/>
          <w:sz w:val="24"/>
          <w:szCs w:val="24"/>
        </w:rPr>
      </w:pPr>
    </w:p>
    <w:p w14:paraId="7B0BCD0E">
      <w:pPr>
        <w:jc w:val="both"/>
        <w:rPr>
          <w:del w:id="23" w:author="gothicinspire" w:date="2025-09-13T19:19:08Z"/>
          <w:rFonts w:ascii="Times New Roman" w:hAnsi="Times New Roman" w:eastAsia="Times New Roman" w:cs="Times New Roman"/>
          <w:b/>
          <w:sz w:val="24"/>
          <w:szCs w:val="24"/>
        </w:rPr>
      </w:pPr>
    </w:p>
    <w:p w14:paraId="6F7FF9BD">
      <w:pPr>
        <w:jc w:val="both"/>
        <w:rPr>
          <w:del w:id="24" w:author="gothicinspire" w:date="2025-09-13T19:19:08Z"/>
          <w:rFonts w:ascii="Times New Roman" w:hAnsi="Times New Roman" w:eastAsia="Times New Roman" w:cs="Times New Roman"/>
          <w:b/>
          <w:sz w:val="24"/>
          <w:szCs w:val="24"/>
        </w:rPr>
      </w:pPr>
    </w:p>
    <w:p w14:paraId="6602F99B">
      <w:pPr>
        <w:jc w:val="both"/>
        <w:rPr>
          <w:del w:id="25" w:author="gothicinspire" w:date="2025-09-13T19:19:07Z"/>
          <w:rFonts w:ascii="Times New Roman" w:hAnsi="Times New Roman" w:eastAsia="Times New Roman" w:cs="Times New Roman"/>
          <w:b/>
          <w:sz w:val="24"/>
          <w:szCs w:val="24"/>
        </w:rPr>
      </w:pPr>
    </w:p>
    <w:p w14:paraId="65E28ADC">
      <w:pPr>
        <w:jc w:val="both"/>
        <w:rPr>
          <w:del w:id="26" w:author="gothicinspire" w:date="2025-09-13T19:19:07Z"/>
          <w:rFonts w:ascii="Times New Roman" w:hAnsi="Times New Roman" w:eastAsia="Times New Roman" w:cs="Times New Roman"/>
          <w:b/>
          <w:sz w:val="24"/>
          <w:szCs w:val="24"/>
        </w:rPr>
      </w:pPr>
    </w:p>
    <w:p w14:paraId="7ED157C6">
      <w:pPr>
        <w:jc w:val="both"/>
        <w:rPr>
          <w:del w:id="27" w:author="gothicinspire" w:date="2025-09-13T19:19:07Z"/>
          <w:rFonts w:ascii="Times New Roman" w:hAnsi="Times New Roman" w:eastAsia="Times New Roman" w:cs="Times New Roman"/>
          <w:b/>
          <w:sz w:val="24"/>
          <w:szCs w:val="24"/>
        </w:rPr>
      </w:pPr>
    </w:p>
    <w:p w14:paraId="5576AEC2">
      <w:pPr>
        <w:jc w:val="both"/>
        <w:rPr>
          <w:del w:id="28" w:author="gothicinspire" w:date="2025-09-13T19:19:07Z"/>
          <w:rFonts w:ascii="Times New Roman" w:hAnsi="Times New Roman" w:eastAsia="Times New Roman" w:cs="Times New Roman"/>
          <w:b/>
          <w:sz w:val="24"/>
          <w:szCs w:val="24"/>
        </w:rPr>
      </w:pPr>
    </w:p>
    <w:p w14:paraId="3F19D6EA">
      <w:pPr>
        <w:jc w:val="both"/>
        <w:rPr>
          <w:del w:id="29" w:author="gothicinspire" w:date="2025-09-13T19:19:01Z"/>
          <w:rFonts w:ascii="Times New Roman" w:hAnsi="Times New Roman" w:eastAsia="Times New Roman" w:cs="Times New Roman"/>
          <w:b/>
          <w:sz w:val="24"/>
          <w:szCs w:val="24"/>
        </w:rPr>
      </w:pPr>
    </w:p>
    <w:p w14:paraId="6005C519">
      <w:pPr>
        <w:jc w:val="both"/>
        <w:rPr>
          <w:del w:id="30" w:author="gothicinspire" w:date="2025-09-13T19:19:01Z"/>
          <w:rFonts w:ascii="Times New Roman" w:hAnsi="Times New Roman" w:eastAsia="Times New Roman" w:cs="Times New Roman"/>
          <w:b/>
          <w:sz w:val="24"/>
          <w:szCs w:val="24"/>
        </w:rPr>
      </w:pPr>
    </w:p>
    <w:p w14:paraId="0B6F1580">
      <w:pPr>
        <w:jc w:val="both"/>
        <w:rPr>
          <w:del w:id="31" w:author="gothicinspire" w:date="2025-09-13T19:19:01Z"/>
          <w:rFonts w:ascii="Times New Roman" w:hAnsi="Times New Roman" w:eastAsia="Times New Roman" w:cs="Times New Roman"/>
          <w:b/>
          <w:sz w:val="24"/>
          <w:szCs w:val="24"/>
        </w:rPr>
      </w:pPr>
    </w:p>
    <w:p w14:paraId="5AB44DAB">
      <w:pPr>
        <w:jc w:val="both"/>
        <w:rPr>
          <w:del w:id="32" w:author="gothicinspire" w:date="2025-09-13T19:19:01Z"/>
          <w:rFonts w:ascii="Times New Roman" w:hAnsi="Times New Roman" w:eastAsia="Times New Roman" w:cs="Times New Roman"/>
          <w:b/>
          <w:sz w:val="24"/>
          <w:szCs w:val="24"/>
        </w:rPr>
      </w:pPr>
    </w:p>
    <w:p w14:paraId="79878B20">
      <w:pPr>
        <w:jc w:val="both"/>
        <w:rPr>
          <w:del w:id="33" w:author="gothicinspire" w:date="2025-09-13T19:19:01Z"/>
          <w:rFonts w:ascii="Times New Roman" w:hAnsi="Times New Roman" w:eastAsia="Times New Roman" w:cs="Times New Roman"/>
          <w:b/>
          <w:sz w:val="24"/>
          <w:szCs w:val="24"/>
        </w:rPr>
      </w:pPr>
    </w:p>
    <w:p w14:paraId="45F8E263">
      <w:pPr>
        <w:jc w:val="both"/>
        <w:rPr>
          <w:del w:id="34" w:author="gothicinspire" w:date="2025-09-13T19:19:00Z"/>
          <w:rFonts w:ascii="Times New Roman" w:hAnsi="Times New Roman" w:eastAsia="Times New Roman" w:cs="Times New Roman"/>
          <w:b/>
          <w:sz w:val="24"/>
          <w:szCs w:val="24"/>
        </w:rPr>
      </w:pPr>
    </w:p>
    <w:p w14:paraId="5DB9D288">
      <w:pPr>
        <w:jc w:val="both"/>
        <w:rPr>
          <w:del w:id="35" w:author="gothicinspire" w:date="2025-09-13T19:19:00Z"/>
          <w:rFonts w:ascii="Times New Roman" w:hAnsi="Times New Roman" w:eastAsia="Times New Roman" w:cs="Times New Roman"/>
          <w:b/>
          <w:sz w:val="24"/>
          <w:szCs w:val="24"/>
        </w:rPr>
      </w:pPr>
    </w:p>
    <w:p w14:paraId="5CD73128">
      <w:pPr>
        <w:jc w:val="both"/>
        <w:rPr>
          <w:del w:id="36" w:author="gothicinspire" w:date="2025-09-13T19:19:00Z"/>
          <w:rFonts w:ascii="Times New Roman" w:hAnsi="Times New Roman" w:eastAsia="Times New Roman" w:cs="Times New Roman"/>
          <w:b/>
          <w:sz w:val="24"/>
          <w:szCs w:val="24"/>
        </w:rPr>
      </w:pPr>
    </w:p>
    <w:p w14:paraId="128763C5">
      <w:pPr>
        <w:jc w:val="both"/>
        <w:rPr>
          <w:del w:id="37" w:author="gothicinspire" w:date="2025-09-13T19:19:00Z"/>
          <w:rFonts w:ascii="Times New Roman" w:hAnsi="Times New Roman" w:eastAsia="Times New Roman" w:cs="Times New Roman"/>
          <w:b/>
          <w:sz w:val="24"/>
          <w:szCs w:val="24"/>
        </w:rPr>
      </w:pPr>
    </w:p>
    <w:p w14:paraId="1C7B1972">
      <w:pPr>
        <w:jc w:val="both"/>
        <w:rPr>
          <w:del w:id="38" w:author="gothicinspire" w:date="2025-09-13T19:19:00Z"/>
          <w:rFonts w:ascii="Times New Roman" w:hAnsi="Times New Roman" w:eastAsia="Times New Roman" w:cs="Times New Roman"/>
          <w:b/>
          <w:sz w:val="24"/>
          <w:szCs w:val="24"/>
        </w:rPr>
      </w:pPr>
    </w:p>
    <w:p w14:paraId="21CC64CC">
      <w:pPr>
        <w:jc w:val="both"/>
        <w:rPr>
          <w:del w:id="39" w:author="gothicinspire" w:date="2025-09-13T19:18:59Z"/>
          <w:rFonts w:ascii="Times New Roman" w:hAnsi="Times New Roman" w:eastAsia="Times New Roman" w:cs="Times New Roman"/>
          <w:b/>
          <w:sz w:val="24"/>
          <w:szCs w:val="24"/>
        </w:rPr>
      </w:pPr>
    </w:p>
    <w:p w14:paraId="60199324">
      <w:pPr>
        <w:jc w:val="both"/>
        <w:rPr>
          <w:del w:id="40" w:author="gothicinspire" w:date="2025-09-13T19:18:59Z"/>
          <w:rFonts w:ascii="Times New Roman" w:hAnsi="Times New Roman" w:eastAsia="Times New Roman" w:cs="Times New Roman"/>
          <w:b/>
          <w:sz w:val="24"/>
          <w:szCs w:val="24"/>
        </w:rPr>
      </w:pPr>
    </w:p>
    <w:p w14:paraId="1250B332">
      <w:pPr>
        <w:jc w:val="both"/>
        <w:rPr>
          <w:del w:id="41" w:author="gothicinspire" w:date="2025-09-13T19:18:59Z"/>
          <w:rFonts w:ascii="Times New Roman" w:hAnsi="Times New Roman" w:eastAsia="Times New Roman" w:cs="Times New Roman"/>
          <w:b/>
          <w:sz w:val="24"/>
          <w:szCs w:val="24"/>
        </w:rPr>
      </w:pPr>
    </w:p>
    <w:p w14:paraId="76E2539B">
      <w:pPr>
        <w:jc w:val="both"/>
        <w:rPr>
          <w:del w:id="42" w:author="gothicinspire" w:date="2025-09-13T19:18:58Z"/>
          <w:rFonts w:ascii="Times New Roman" w:hAnsi="Times New Roman" w:eastAsia="Times New Roman" w:cs="Times New Roman"/>
          <w:b/>
          <w:sz w:val="24"/>
          <w:szCs w:val="24"/>
        </w:rPr>
      </w:pPr>
    </w:p>
    <w:p w14:paraId="306A582C">
      <w:pPr>
        <w:jc w:val="both"/>
        <w:rPr>
          <w:del w:id="43" w:author="gothicinspire" w:date="2025-09-13T19:18:58Z"/>
          <w:rFonts w:ascii="Times New Roman" w:hAnsi="Times New Roman" w:eastAsia="Times New Roman" w:cs="Times New Roman"/>
          <w:b/>
          <w:sz w:val="24"/>
          <w:szCs w:val="24"/>
        </w:rPr>
      </w:pPr>
    </w:p>
    <w:p w14:paraId="20F4FAAD">
      <w:pPr>
        <w:jc w:val="both"/>
        <w:rPr>
          <w:rFonts w:ascii="Times New Roman" w:hAnsi="Times New Roman" w:eastAsia="Times New Roman" w:cs="Times New Roman"/>
          <w:b/>
          <w:sz w:val="24"/>
          <w:szCs w:val="24"/>
        </w:rPr>
      </w:pPr>
      <w:commentRangeStart w:id="4"/>
      <w:r>
        <w:rPr>
          <w:rFonts w:ascii="Times New Roman" w:hAnsi="Times New Roman" w:eastAsia="Times New Roman" w:cs="Times New Roman"/>
          <w:b/>
          <w:sz w:val="24"/>
          <w:szCs w:val="24"/>
        </w:rPr>
        <w:t>REFERENCE</w:t>
      </w:r>
      <w:commentRangeEnd w:id="4"/>
      <w:r>
        <w:commentReference w:id="4"/>
      </w:r>
    </w:p>
    <w:p w14:paraId="714171A5">
      <w:pPr>
        <w:pBdr>
          <w:top w:val="none" w:color="auto" w:sz="0" w:space="0"/>
          <w:left w:val="none" w:color="auto" w:sz="0" w:space="0"/>
          <w:bottom w:val="none" w:color="auto" w:sz="0" w:space="0"/>
          <w:right w:val="none" w:color="auto" w:sz="0" w:space="0"/>
          <w:between w:val="none" w:color="auto" w:sz="0" w:space="0"/>
        </w:pBdr>
        <w:jc w:val="both"/>
        <w:rPr>
          <w:rFonts w:ascii="Times New Roman" w:hAnsi="Times New Roman" w:eastAsia="Times New Roman" w:cs="Times New Roman"/>
          <w:color w:val="000000"/>
          <w:sz w:val="24"/>
          <w:szCs w:val="24"/>
        </w:rPr>
      </w:pPr>
    </w:p>
    <w:p w14:paraId="76B1CCFC">
      <w:pPr>
        <w:spacing w:line="360" w:lineRule="auto"/>
        <w:jc w:val="both"/>
        <w:rPr>
          <w:rFonts w:ascii="Times New Roman" w:hAnsi="Times New Roman" w:eastAsia="Times New Roman" w:cs="Times New Roman"/>
        </w:rPr>
      </w:pPr>
      <w:r>
        <w:rPr>
          <w:rFonts w:ascii="Times New Roman" w:hAnsi="Times New Roman" w:eastAsia="Times New Roman" w:cs="Times New Roman"/>
        </w:rPr>
        <w:t xml:space="preserve">Alkaabi, A., Qablan, A., Alkatheeri, F., Alnaqbi, A., Alawlaki, M., Alameri, L., &amp; Malhem, B. (2023). Experiences of university teachers with rotational blended learning during the COVID-19 pandemic: A qualitative case study. </w:t>
      </w:r>
      <w:r>
        <w:rPr>
          <w:rFonts w:ascii="Times New Roman" w:hAnsi="Times New Roman" w:eastAsia="Times New Roman" w:cs="Times New Roman"/>
          <w:i/>
        </w:rPr>
        <w:t>PLoS ONE, 18</w:t>
      </w:r>
      <w:r>
        <w:rPr>
          <w:rFonts w:ascii="Times New Roman" w:hAnsi="Times New Roman" w:eastAsia="Times New Roman" w:cs="Times New Roman"/>
        </w:rPr>
        <w:t>(10), e0292796.</w:t>
      </w:r>
    </w:p>
    <w:p w14:paraId="1E11DE1A">
      <w:pPr>
        <w:spacing w:line="360" w:lineRule="auto"/>
        <w:jc w:val="both"/>
        <w:rPr>
          <w:rFonts w:ascii="Times New Roman" w:hAnsi="Times New Roman" w:eastAsia="Times New Roman" w:cs="Times New Roman"/>
        </w:rPr>
      </w:pPr>
      <w:r>
        <w:rPr>
          <w:rFonts w:ascii="Times New Roman" w:hAnsi="Times New Roman" w:eastAsia="Times New Roman" w:cs="Times New Roman"/>
        </w:rPr>
        <w:t xml:space="preserve"> </w:t>
      </w:r>
    </w:p>
    <w:p w14:paraId="2E825D58">
      <w:pPr>
        <w:spacing w:line="360" w:lineRule="auto"/>
        <w:jc w:val="both"/>
        <w:rPr>
          <w:rFonts w:ascii="Times New Roman" w:hAnsi="Times New Roman" w:eastAsia="Times New Roman" w:cs="Times New Roman"/>
        </w:rPr>
      </w:pPr>
      <w:r>
        <w:rPr>
          <w:rFonts w:ascii="Times New Roman" w:hAnsi="Times New Roman" w:eastAsia="Times New Roman" w:cs="Times New Roman"/>
        </w:rPr>
        <w:t xml:space="preserve">Almahasees, Z., &amp; Qassem, M. (2022). Faculty perception of teaching translation courses online during COVID-19. </w:t>
      </w:r>
      <w:r>
        <w:rPr>
          <w:rFonts w:ascii="Times New Roman" w:hAnsi="Times New Roman" w:eastAsia="Times New Roman" w:cs="Times New Roman"/>
          <w:i/>
        </w:rPr>
        <w:t>PSU Research Review, 6</w:t>
      </w:r>
      <w:r>
        <w:rPr>
          <w:rFonts w:ascii="Times New Roman" w:hAnsi="Times New Roman" w:eastAsia="Times New Roman" w:cs="Times New Roman"/>
        </w:rPr>
        <w:t>(3), 205–219.</w:t>
      </w:r>
    </w:p>
    <w:p w14:paraId="5A43C0E6">
      <w:pPr>
        <w:spacing w:line="360" w:lineRule="auto"/>
        <w:jc w:val="both"/>
        <w:rPr>
          <w:rFonts w:ascii="Times New Roman" w:hAnsi="Times New Roman" w:eastAsia="Times New Roman" w:cs="Times New Roman"/>
        </w:rPr>
      </w:pPr>
      <w:r>
        <w:rPr>
          <w:rFonts w:ascii="Times New Roman" w:hAnsi="Times New Roman" w:eastAsia="Times New Roman" w:cs="Times New Roman"/>
        </w:rPr>
        <w:t xml:space="preserve"> </w:t>
      </w:r>
    </w:p>
    <w:p w14:paraId="744C1FC7">
      <w:pPr>
        <w:spacing w:line="360" w:lineRule="auto"/>
        <w:jc w:val="both"/>
        <w:rPr>
          <w:rFonts w:ascii="Times New Roman" w:hAnsi="Times New Roman" w:eastAsia="Times New Roman" w:cs="Times New Roman"/>
        </w:rPr>
      </w:pPr>
      <w:r>
        <w:rPr>
          <w:rFonts w:ascii="Times New Roman" w:hAnsi="Times New Roman" w:eastAsia="Times New Roman" w:cs="Times New Roman"/>
        </w:rPr>
        <w:t xml:space="preserve">An, Y., Kaplan-Rakowski, R., Yang, J., Conan, J., Kinard, W., &amp; Daughrity, L. (2021). Examining K-12 teachers’ feelings, experiences, and perspectives regarding online teaching during the early stage of the COVID-19 pandemic. </w:t>
      </w:r>
      <w:r>
        <w:rPr>
          <w:rFonts w:ascii="Times New Roman" w:hAnsi="Times New Roman" w:eastAsia="Times New Roman" w:cs="Times New Roman"/>
          <w:i/>
        </w:rPr>
        <w:t>Educational Technology Research and Development, 69</w:t>
      </w:r>
      <w:r>
        <w:rPr>
          <w:rFonts w:ascii="Times New Roman" w:hAnsi="Times New Roman" w:eastAsia="Times New Roman" w:cs="Times New Roman"/>
        </w:rPr>
        <w:t>, 2589–2613.</w:t>
      </w:r>
    </w:p>
    <w:p w14:paraId="276C0889">
      <w:pPr>
        <w:spacing w:line="360" w:lineRule="auto"/>
        <w:jc w:val="both"/>
        <w:rPr>
          <w:rFonts w:ascii="Times New Roman" w:hAnsi="Times New Roman" w:eastAsia="Times New Roman" w:cs="Times New Roman"/>
        </w:rPr>
      </w:pPr>
      <w:r>
        <w:rPr>
          <w:rFonts w:ascii="Times New Roman" w:hAnsi="Times New Roman" w:eastAsia="Times New Roman" w:cs="Times New Roman"/>
        </w:rPr>
        <w:t xml:space="preserve"> </w:t>
      </w:r>
    </w:p>
    <w:p w14:paraId="7690312E">
      <w:pPr>
        <w:spacing w:line="360" w:lineRule="auto"/>
        <w:jc w:val="both"/>
        <w:rPr>
          <w:rFonts w:ascii="Times New Roman" w:hAnsi="Times New Roman" w:eastAsia="Times New Roman" w:cs="Times New Roman"/>
        </w:rPr>
      </w:pPr>
      <w:r>
        <w:rPr>
          <w:rFonts w:ascii="Times New Roman" w:hAnsi="Times New Roman" w:eastAsia="Times New Roman" w:cs="Times New Roman"/>
        </w:rPr>
        <w:t xml:space="preserve">Batac, K. I. T., Baquiran, J. A., &amp; Agaton, C. B. (2021). Qualitative content analysis of teachers’ perceptions and experiences in using blended learning during the COVID-19 pandemic. </w:t>
      </w:r>
      <w:r>
        <w:rPr>
          <w:rFonts w:ascii="Times New Roman" w:hAnsi="Times New Roman" w:eastAsia="Times New Roman" w:cs="Times New Roman"/>
          <w:i/>
        </w:rPr>
        <w:t>International Journal of Learning, Teaching and Educational Research, 20</w:t>
      </w:r>
      <w:r>
        <w:rPr>
          <w:rFonts w:ascii="Times New Roman" w:hAnsi="Times New Roman" w:eastAsia="Times New Roman" w:cs="Times New Roman"/>
        </w:rPr>
        <w:t>(6), 225–243.</w:t>
      </w:r>
    </w:p>
    <w:p w14:paraId="14BBA182">
      <w:pPr>
        <w:spacing w:line="360" w:lineRule="auto"/>
        <w:jc w:val="both"/>
        <w:rPr>
          <w:rFonts w:ascii="Times New Roman" w:hAnsi="Times New Roman" w:eastAsia="Times New Roman" w:cs="Times New Roman"/>
        </w:rPr>
      </w:pPr>
      <w:r>
        <w:rPr>
          <w:rFonts w:ascii="Times New Roman" w:hAnsi="Times New Roman" w:eastAsia="Times New Roman" w:cs="Times New Roman"/>
        </w:rPr>
        <w:t xml:space="preserve"> </w:t>
      </w:r>
    </w:p>
    <w:p w14:paraId="7D2FAC00">
      <w:pPr>
        <w:spacing w:line="360" w:lineRule="auto"/>
        <w:jc w:val="both"/>
        <w:rPr>
          <w:rFonts w:ascii="Times New Roman" w:hAnsi="Times New Roman" w:eastAsia="Times New Roman" w:cs="Times New Roman"/>
          <w:i/>
        </w:rPr>
      </w:pPr>
      <w:r>
        <w:rPr>
          <w:rFonts w:ascii="Times New Roman" w:hAnsi="Times New Roman" w:eastAsia="Times New Roman" w:cs="Times New Roman"/>
        </w:rPr>
        <w:t xml:space="preserve">Drobotenko, Y. (2022). Strategies of teacher’s professional competence development for implementation of hybrid learning. </w:t>
      </w:r>
      <w:r>
        <w:rPr>
          <w:rFonts w:ascii="Times New Roman" w:hAnsi="Times New Roman" w:eastAsia="Times New Roman" w:cs="Times New Roman"/>
          <w:i/>
        </w:rPr>
        <w:t xml:space="preserve">INSIGHT. </w:t>
      </w:r>
    </w:p>
    <w:p w14:paraId="28E6698C">
      <w:pPr>
        <w:spacing w:line="360" w:lineRule="auto"/>
        <w:jc w:val="both"/>
        <w:rPr>
          <w:rFonts w:ascii="Times New Roman" w:hAnsi="Times New Roman" w:eastAsia="Times New Roman" w:cs="Times New Roman"/>
        </w:rPr>
      </w:pPr>
      <w:r>
        <w:rPr>
          <w:rFonts w:ascii="Times New Roman" w:hAnsi="Times New Roman" w:eastAsia="Times New Roman" w:cs="Times New Roman"/>
        </w:rPr>
        <w:t xml:space="preserve"> </w:t>
      </w:r>
    </w:p>
    <w:p w14:paraId="2A6BE8C4">
      <w:pPr>
        <w:spacing w:line="360" w:lineRule="auto"/>
        <w:jc w:val="both"/>
        <w:rPr>
          <w:rFonts w:ascii="Times New Roman" w:hAnsi="Times New Roman" w:eastAsia="Times New Roman" w:cs="Times New Roman"/>
        </w:rPr>
      </w:pPr>
      <w:r>
        <w:rPr>
          <w:rFonts w:ascii="Times New Roman" w:hAnsi="Times New Roman" w:eastAsia="Times New Roman" w:cs="Times New Roman"/>
        </w:rPr>
        <w:t xml:space="preserve">Farley, I. A., &amp; Burbules, N. C. (2022). Online education viewed through an equity lens: Promoting engagement and success for all learners. </w:t>
      </w:r>
      <w:r>
        <w:rPr>
          <w:rFonts w:ascii="Times New Roman" w:hAnsi="Times New Roman" w:eastAsia="Times New Roman" w:cs="Times New Roman"/>
          <w:i/>
        </w:rPr>
        <w:t>Review of Education, 10</w:t>
      </w:r>
      <w:r>
        <w:rPr>
          <w:rFonts w:ascii="Times New Roman" w:hAnsi="Times New Roman" w:eastAsia="Times New Roman" w:cs="Times New Roman"/>
        </w:rPr>
        <w:t>(3), e3367.</w:t>
      </w:r>
    </w:p>
    <w:p w14:paraId="08CD76EE">
      <w:pPr>
        <w:spacing w:line="360" w:lineRule="auto"/>
        <w:jc w:val="both"/>
        <w:rPr>
          <w:rFonts w:ascii="Times New Roman" w:hAnsi="Times New Roman" w:eastAsia="Times New Roman" w:cs="Times New Roman"/>
        </w:rPr>
      </w:pPr>
      <w:r>
        <w:rPr>
          <w:rFonts w:ascii="Times New Roman" w:hAnsi="Times New Roman" w:eastAsia="Times New Roman" w:cs="Times New Roman"/>
        </w:rPr>
        <w:t xml:space="preserve"> </w:t>
      </w:r>
    </w:p>
    <w:p w14:paraId="4D584620">
      <w:pPr>
        <w:spacing w:line="360" w:lineRule="auto"/>
        <w:jc w:val="both"/>
        <w:rPr>
          <w:rFonts w:ascii="Times New Roman" w:hAnsi="Times New Roman" w:eastAsia="Times New Roman" w:cs="Times New Roman"/>
          <w:i/>
        </w:rPr>
      </w:pPr>
      <w:r>
        <w:rPr>
          <w:rFonts w:ascii="Times New Roman" w:hAnsi="Times New Roman" w:eastAsia="Times New Roman" w:cs="Times New Roman"/>
        </w:rPr>
        <w:t>Fayaza, M. F., &amp; Ahangama, S. (2024). Systematic Review of Self-Regulated Learning with Blended Learning in Digital Space.</w:t>
      </w:r>
      <w:r>
        <w:rPr>
          <w:rFonts w:ascii="Times New Roman" w:hAnsi="Times New Roman" w:eastAsia="Times New Roman" w:cs="Times New Roman"/>
          <w:i/>
        </w:rPr>
        <w:t xml:space="preserve"> IEEE Access.</w:t>
      </w:r>
    </w:p>
    <w:p w14:paraId="4E872645">
      <w:pPr>
        <w:spacing w:line="360" w:lineRule="auto"/>
        <w:jc w:val="both"/>
        <w:rPr>
          <w:rFonts w:ascii="Times New Roman" w:hAnsi="Times New Roman" w:eastAsia="Times New Roman" w:cs="Times New Roman"/>
        </w:rPr>
      </w:pPr>
      <w:r>
        <w:rPr>
          <w:rFonts w:ascii="Times New Roman" w:hAnsi="Times New Roman" w:eastAsia="Times New Roman" w:cs="Times New Roman"/>
        </w:rPr>
        <w:t xml:space="preserve"> </w:t>
      </w:r>
    </w:p>
    <w:p w14:paraId="31D40D71">
      <w:pPr>
        <w:spacing w:line="360" w:lineRule="auto"/>
        <w:jc w:val="both"/>
        <w:rPr>
          <w:rFonts w:ascii="Times New Roman" w:hAnsi="Times New Roman" w:eastAsia="Times New Roman" w:cs="Times New Roman"/>
        </w:rPr>
      </w:pPr>
      <w:r>
        <w:rPr>
          <w:rFonts w:ascii="Times New Roman" w:hAnsi="Times New Roman" w:eastAsia="Times New Roman" w:cs="Times New Roman"/>
        </w:rPr>
        <w:t xml:space="preserve">Gayatri, P., &amp; Sit, H. (2024). The adaption of sustainable blended global discussion (SBGD) in English as a foreign language teaching and learning. </w:t>
      </w:r>
      <w:r>
        <w:rPr>
          <w:rFonts w:ascii="Times New Roman" w:hAnsi="Times New Roman" w:eastAsia="Times New Roman" w:cs="Times New Roman"/>
          <w:i/>
        </w:rPr>
        <w:t>Education Sciences, 14</w:t>
      </w:r>
      <w:r>
        <w:rPr>
          <w:rFonts w:ascii="Times New Roman" w:hAnsi="Times New Roman" w:eastAsia="Times New Roman" w:cs="Times New Roman"/>
        </w:rPr>
        <w:t>(12), 1279.</w:t>
      </w:r>
    </w:p>
    <w:p w14:paraId="2F1482DD">
      <w:pPr>
        <w:spacing w:line="360" w:lineRule="auto"/>
        <w:jc w:val="both"/>
        <w:rPr>
          <w:rFonts w:ascii="Times New Roman" w:hAnsi="Times New Roman" w:eastAsia="Times New Roman" w:cs="Times New Roman"/>
        </w:rPr>
      </w:pPr>
      <w:r>
        <w:rPr>
          <w:rFonts w:ascii="Times New Roman" w:hAnsi="Times New Roman" w:eastAsia="Times New Roman" w:cs="Times New Roman"/>
        </w:rPr>
        <w:t xml:space="preserve"> </w:t>
      </w:r>
    </w:p>
    <w:p w14:paraId="40ED37D2">
      <w:pPr>
        <w:spacing w:line="360" w:lineRule="auto"/>
        <w:jc w:val="both"/>
        <w:rPr>
          <w:rFonts w:ascii="Times New Roman" w:hAnsi="Times New Roman" w:eastAsia="Times New Roman" w:cs="Times New Roman"/>
        </w:rPr>
      </w:pPr>
      <w:r>
        <w:rPr>
          <w:rFonts w:ascii="Times New Roman" w:hAnsi="Times New Roman" w:eastAsia="Times New Roman" w:cs="Times New Roman"/>
        </w:rPr>
        <w:t xml:space="preserve">Kangwa, D., Msambwa, M. M., Wan, X., &amp; Fute, A. (2024). Enhancing student engagement in online education: The role of self-regulation and teacher support in Zambia. </w:t>
      </w:r>
      <w:r>
        <w:rPr>
          <w:rFonts w:ascii="Times New Roman" w:hAnsi="Times New Roman" w:eastAsia="Times New Roman" w:cs="Times New Roman"/>
          <w:i/>
        </w:rPr>
        <w:t>Journal of Online Learning Research and Practice, 3</w:t>
      </w:r>
      <w:r>
        <w:rPr>
          <w:rFonts w:ascii="Times New Roman" w:hAnsi="Times New Roman" w:eastAsia="Times New Roman" w:cs="Times New Roman"/>
        </w:rPr>
        <w:t>(1), 1–15.</w:t>
      </w:r>
    </w:p>
    <w:p w14:paraId="67833D77">
      <w:pPr>
        <w:spacing w:line="360" w:lineRule="auto"/>
        <w:jc w:val="both"/>
        <w:rPr>
          <w:rFonts w:ascii="Times New Roman" w:hAnsi="Times New Roman" w:eastAsia="Times New Roman" w:cs="Times New Roman"/>
        </w:rPr>
      </w:pPr>
      <w:r>
        <w:rPr>
          <w:rFonts w:ascii="Times New Roman" w:hAnsi="Times New Roman" w:eastAsia="Times New Roman" w:cs="Times New Roman"/>
        </w:rPr>
        <w:t xml:space="preserve"> </w:t>
      </w:r>
    </w:p>
    <w:p w14:paraId="30D9F7B1">
      <w:pPr>
        <w:spacing w:line="360" w:lineRule="auto"/>
        <w:jc w:val="both"/>
        <w:rPr>
          <w:rFonts w:ascii="Times New Roman" w:hAnsi="Times New Roman" w:eastAsia="Times New Roman" w:cs="Times New Roman"/>
        </w:rPr>
      </w:pPr>
      <w:r>
        <w:rPr>
          <w:rFonts w:ascii="Times New Roman" w:hAnsi="Times New Roman" w:eastAsia="Times New Roman" w:cs="Times New Roman"/>
        </w:rPr>
        <w:t xml:space="preserve">Nguyen, T. V., &amp; Sit, H. (2024). In-service teacher professional development: Challenges and opportunities for innovating the trichronous modality of delivery in Vietnam’s EFL education. </w:t>
      </w:r>
      <w:r>
        <w:rPr>
          <w:rFonts w:ascii="Times New Roman" w:hAnsi="Times New Roman" w:eastAsia="Times New Roman" w:cs="Times New Roman"/>
          <w:i/>
        </w:rPr>
        <w:t>Education Sciences, 15</w:t>
      </w:r>
      <w:r>
        <w:rPr>
          <w:rFonts w:ascii="Times New Roman" w:hAnsi="Times New Roman" w:eastAsia="Times New Roman" w:cs="Times New Roman"/>
        </w:rPr>
        <w:t>(1), 19.</w:t>
      </w:r>
    </w:p>
    <w:p w14:paraId="350005A3">
      <w:pPr>
        <w:spacing w:line="360" w:lineRule="auto"/>
        <w:jc w:val="both"/>
        <w:rPr>
          <w:rFonts w:ascii="Times New Roman" w:hAnsi="Times New Roman" w:eastAsia="Times New Roman" w:cs="Times New Roman"/>
        </w:rPr>
      </w:pPr>
      <w:r>
        <w:rPr>
          <w:rFonts w:ascii="Times New Roman" w:hAnsi="Times New Roman" w:eastAsia="Times New Roman" w:cs="Times New Roman"/>
        </w:rPr>
        <w:t xml:space="preserve"> </w:t>
      </w:r>
    </w:p>
    <w:p w14:paraId="5CE50ADD">
      <w:pPr>
        <w:spacing w:line="360" w:lineRule="auto"/>
        <w:jc w:val="both"/>
        <w:rPr>
          <w:rFonts w:ascii="Times New Roman" w:hAnsi="Times New Roman" w:eastAsia="Times New Roman" w:cs="Times New Roman"/>
          <w:i/>
        </w:rPr>
      </w:pPr>
      <w:r>
        <w:rPr>
          <w:rFonts w:ascii="Times New Roman" w:hAnsi="Times New Roman" w:eastAsia="Times New Roman" w:cs="Times New Roman"/>
        </w:rPr>
        <w:t xml:space="preserve">Nneka, O., Onyekachi, A. G., Obi, S. C., &amp; Best-Njoku, M. M. (2024). Assessment of teacher educators’ perception on hybrid learning in a digitalized classroom for sustainable development in curriculum delivery in Nigeria. </w:t>
      </w:r>
      <w:r>
        <w:rPr>
          <w:rFonts w:ascii="Times New Roman" w:hAnsi="Times New Roman" w:eastAsia="Times New Roman" w:cs="Times New Roman"/>
          <w:i/>
        </w:rPr>
        <w:t>International Journal of Research and Scientific Innovation.</w:t>
      </w:r>
    </w:p>
    <w:p w14:paraId="59DEB985">
      <w:pPr>
        <w:spacing w:line="360" w:lineRule="auto"/>
        <w:jc w:val="both"/>
        <w:rPr>
          <w:rFonts w:ascii="Times New Roman" w:hAnsi="Times New Roman" w:eastAsia="Times New Roman" w:cs="Times New Roman"/>
        </w:rPr>
      </w:pPr>
      <w:r>
        <w:rPr>
          <w:rFonts w:ascii="Times New Roman" w:hAnsi="Times New Roman" w:eastAsia="Times New Roman" w:cs="Times New Roman"/>
        </w:rPr>
        <w:t xml:space="preserve"> </w:t>
      </w:r>
    </w:p>
    <w:p w14:paraId="507FF91C">
      <w:pPr>
        <w:spacing w:line="360" w:lineRule="auto"/>
        <w:jc w:val="both"/>
        <w:rPr>
          <w:rFonts w:ascii="Times New Roman" w:hAnsi="Times New Roman" w:eastAsia="Times New Roman" w:cs="Times New Roman"/>
          <w:i/>
        </w:rPr>
      </w:pPr>
      <w:r>
        <w:rPr>
          <w:rFonts w:ascii="Times New Roman" w:hAnsi="Times New Roman" w:eastAsia="Times New Roman" w:cs="Times New Roman"/>
        </w:rPr>
        <w:t>Rahim, R., Lundeto, A., Elihami, E., &amp; Riyanto, A. (2022). The effectiveness of Google Classroom on hybrid learning in junior high school.</w:t>
      </w:r>
      <w:r>
        <w:rPr>
          <w:rFonts w:ascii="Times New Roman" w:hAnsi="Times New Roman" w:eastAsia="Times New Roman" w:cs="Times New Roman"/>
          <w:i/>
        </w:rPr>
        <w:t xml:space="preserve"> AL-ISHLAH: JurnalPendidikan.</w:t>
      </w:r>
    </w:p>
    <w:p w14:paraId="5884802F">
      <w:pPr>
        <w:spacing w:line="360" w:lineRule="auto"/>
        <w:jc w:val="both"/>
        <w:rPr>
          <w:rFonts w:ascii="Times New Roman" w:hAnsi="Times New Roman" w:eastAsia="Times New Roman" w:cs="Times New Roman"/>
        </w:rPr>
      </w:pPr>
      <w:r>
        <w:rPr>
          <w:rFonts w:ascii="Times New Roman" w:hAnsi="Times New Roman" w:eastAsia="Times New Roman" w:cs="Times New Roman"/>
        </w:rPr>
        <w:t xml:space="preserve"> </w:t>
      </w:r>
    </w:p>
    <w:p w14:paraId="6E36832F">
      <w:pPr>
        <w:spacing w:line="360" w:lineRule="auto"/>
        <w:jc w:val="both"/>
        <w:rPr>
          <w:rFonts w:ascii="Times New Roman" w:hAnsi="Times New Roman" w:eastAsia="Times New Roman" w:cs="Times New Roman"/>
          <w:i/>
        </w:rPr>
      </w:pPr>
      <w:r>
        <w:rPr>
          <w:rFonts w:ascii="Times New Roman" w:hAnsi="Times New Roman" w:eastAsia="Times New Roman" w:cs="Times New Roman"/>
        </w:rPr>
        <w:t>Syafi’atulkhoir, N. (2022). Narrative inquiry; perspective of lecturers and students in implementing hybrid learning process in the new normal era.</w:t>
      </w:r>
      <w:r>
        <w:rPr>
          <w:rFonts w:ascii="Times New Roman" w:hAnsi="Times New Roman" w:eastAsia="Times New Roman" w:cs="Times New Roman"/>
          <w:i/>
        </w:rPr>
        <w:t xml:space="preserve"> Journal of English Teaching and Linguistics Studies (JET Li).</w:t>
      </w:r>
    </w:p>
    <w:p w14:paraId="3C53826F">
      <w:pPr>
        <w:spacing w:line="360" w:lineRule="auto"/>
        <w:jc w:val="both"/>
        <w:rPr>
          <w:rFonts w:ascii="Times New Roman" w:hAnsi="Times New Roman" w:eastAsia="Times New Roman" w:cs="Times New Roman"/>
        </w:rPr>
      </w:pPr>
      <w:r>
        <w:rPr>
          <w:rFonts w:ascii="Times New Roman" w:hAnsi="Times New Roman" w:eastAsia="Times New Roman" w:cs="Times New Roman"/>
        </w:rPr>
        <w:t xml:space="preserve"> </w:t>
      </w:r>
    </w:p>
    <w:p w14:paraId="6ABFA66D">
      <w:pPr>
        <w:spacing w:line="360" w:lineRule="auto"/>
        <w:jc w:val="both"/>
        <w:rPr>
          <w:rFonts w:ascii="Times New Roman" w:hAnsi="Times New Roman" w:eastAsia="Times New Roman" w:cs="Times New Roman"/>
        </w:rPr>
      </w:pPr>
      <w:r>
        <w:rPr>
          <w:rFonts w:ascii="Times New Roman" w:hAnsi="Times New Roman" w:eastAsia="Times New Roman" w:cs="Times New Roman"/>
        </w:rPr>
        <w:t xml:space="preserve">Tran, T. T. T., &amp; Ma, Q. (2021). Using formative assessment in a blended EFL listening course: Student perceptions of effectiveness and challenges. </w:t>
      </w:r>
      <w:r>
        <w:rPr>
          <w:rFonts w:ascii="Times New Roman" w:hAnsi="Times New Roman" w:eastAsia="Times New Roman" w:cs="Times New Roman"/>
          <w:i/>
        </w:rPr>
        <w:t>International Journal of Computer-Assisted Language Learning and Teaching (IJCALLT), 11</w:t>
      </w:r>
      <w:r>
        <w:rPr>
          <w:rFonts w:ascii="Times New Roman" w:hAnsi="Times New Roman" w:eastAsia="Times New Roman" w:cs="Times New Roman"/>
        </w:rPr>
        <w:t>(3), 17-38.</w:t>
      </w:r>
    </w:p>
    <w:p w14:paraId="55609616">
      <w:pPr>
        <w:spacing w:line="360" w:lineRule="auto"/>
        <w:jc w:val="both"/>
        <w:rPr>
          <w:rFonts w:ascii="Times New Roman" w:hAnsi="Times New Roman" w:eastAsia="Times New Roman" w:cs="Times New Roman"/>
        </w:rPr>
      </w:pPr>
      <w:r>
        <w:rPr>
          <w:rFonts w:ascii="Times New Roman" w:hAnsi="Times New Roman" w:eastAsia="Times New Roman" w:cs="Times New Roman"/>
        </w:rPr>
        <w:t xml:space="preserve"> </w:t>
      </w:r>
    </w:p>
    <w:p w14:paraId="756AB8CF">
      <w:pPr>
        <w:spacing w:line="360" w:lineRule="auto"/>
        <w:jc w:val="both"/>
        <w:rPr>
          <w:rFonts w:ascii="Times New Roman" w:hAnsi="Times New Roman" w:eastAsia="Times New Roman" w:cs="Times New Roman"/>
        </w:rPr>
      </w:pPr>
      <w:r>
        <w:rPr>
          <w:rFonts w:ascii="Times New Roman" w:hAnsi="Times New Roman" w:eastAsia="Times New Roman" w:cs="Times New Roman"/>
        </w:rPr>
        <w:t xml:space="preserve">Vivek, R., Nanthagopan, Y., Piriyatharshan, S., &amp; Krupskyi, O. P. (2023). Teaching practices in the new normal: qualitative inquiry (Sri Lanka case). </w:t>
      </w:r>
      <w:r>
        <w:rPr>
          <w:rFonts w:ascii="Times New Roman" w:hAnsi="Times New Roman" w:eastAsia="Times New Roman" w:cs="Times New Roman"/>
          <w:i/>
        </w:rPr>
        <w:t>Advanced education</w:t>
      </w:r>
      <w:r>
        <w:rPr>
          <w:rFonts w:ascii="Times New Roman" w:hAnsi="Times New Roman" w:eastAsia="Times New Roman" w:cs="Times New Roman"/>
        </w:rPr>
        <w:t>, 170-189.</w:t>
      </w:r>
    </w:p>
    <w:p w14:paraId="1A40CFD8">
      <w:pPr>
        <w:spacing w:line="360" w:lineRule="auto"/>
        <w:jc w:val="both"/>
        <w:rPr>
          <w:rFonts w:ascii="Times New Roman" w:hAnsi="Times New Roman" w:eastAsia="Times New Roman" w:cs="Times New Roman"/>
        </w:rPr>
      </w:pPr>
      <w:r>
        <w:rPr>
          <w:rFonts w:ascii="Times New Roman" w:hAnsi="Times New Roman" w:eastAsia="Times New Roman" w:cs="Times New Roman"/>
        </w:rPr>
        <w:t xml:space="preserve"> </w:t>
      </w:r>
    </w:p>
    <w:p w14:paraId="4372417F">
      <w:pPr>
        <w:spacing w:line="360" w:lineRule="auto"/>
        <w:jc w:val="both"/>
        <w:rPr>
          <w:rFonts w:ascii="Times New Roman" w:hAnsi="Times New Roman" w:eastAsia="Times New Roman" w:cs="Times New Roman"/>
        </w:rPr>
      </w:pPr>
      <w:r>
        <w:rPr>
          <w:rFonts w:ascii="Times New Roman" w:hAnsi="Times New Roman" w:eastAsia="Times New Roman" w:cs="Times New Roman"/>
        </w:rPr>
        <w:t xml:space="preserve">Xiaochao, L., Ayob, A., &amp; Mustofa, H. (2024). A systematic review of the impact of web-based professionals in enhancing student’s learning outcomes. </w:t>
      </w:r>
      <w:r>
        <w:rPr>
          <w:rFonts w:ascii="Times New Roman" w:hAnsi="Times New Roman" w:eastAsia="Times New Roman" w:cs="Times New Roman"/>
          <w:i/>
        </w:rPr>
        <w:t>Journal of Curriculum and Teaching, 13</w:t>
      </w:r>
      <w:r>
        <w:rPr>
          <w:rFonts w:ascii="Times New Roman" w:hAnsi="Times New Roman" w:eastAsia="Times New Roman" w:cs="Times New Roman"/>
        </w:rPr>
        <w:t>(4), 124–135.</w:t>
      </w:r>
    </w:p>
    <w:p w14:paraId="11478F8A">
      <w:pPr>
        <w:jc w:val="both"/>
        <w:rPr>
          <w:rFonts w:ascii="Times New Roman" w:hAnsi="Times New Roman" w:eastAsia="Times New Roman" w:cs="Times New Roman"/>
        </w:rPr>
      </w:pPr>
      <w:bookmarkStart w:id="8" w:name="_heading=h.oektljo0uzc1" w:colFirst="0" w:colLast="0"/>
      <w:bookmarkEnd w:id="8"/>
    </w:p>
    <w:p w14:paraId="015A51EA">
      <w:pPr>
        <w:ind w:left="709" w:hanging="709"/>
        <w:jc w:val="both"/>
        <w:rPr>
          <w:rFonts w:ascii="Times New Roman" w:hAnsi="Times New Roman" w:eastAsia="Times New Roman" w:cs="Times New Roman"/>
        </w:rPr>
      </w:pPr>
    </w:p>
    <w:p w14:paraId="01053B01">
      <w:pPr>
        <w:jc w:val="both"/>
        <w:rPr>
          <w:rFonts w:ascii="Times New Roman" w:hAnsi="Times New Roman" w:eastAsia="Times New Roman" w:cs="Times New Roman"/>
        </w:rPr>
      </w:pPr>
    </w:p>
    <w:p w14:paraId="40B5434C">
      <w:pPr>
        <w:pBdr>
          <w:top w:val="none" w:color="auto" w:sz="0" w:space="0"/>
          <w:left w:val="none" w:color="auto" w:sz="0" w:space="0"/>
          <w:bottom w:val="none" w:color="auto" w:sz="0" w:space="0"/>
          <w:right w:val="none" w:color="auto" w:sz="0" w:space="0"/>
          <w:between w:val="none" w:color="auto" w:sz="0" w:space="0"/>
        </w:pBdr>
        <w:jc w:val="both"/>
        <w:rPr>
          <w:rFonts w:ascii="Times New Roman" w:hAnsi="Times New Roman" w:eastAsia="Times New Roman" w:cs="Times New Roman"/>
          <w:b/>
          <w:color w:val="000000"/>
        </w:rPr>
      </w:pPr>
    </w:p>
    <w:sectPr>
      <w:headerReference r:id="rId7" w:type="default"/>
      <w:headerReference r:id="rId8" w:type="even"/>
      <w:pgSz w:w="11907" w:h="16840"/>
      <w:pgMar w:top="1701" w:right="1701" w:bottom="1701" w:left="1701" w:header="1134" w:footer="709"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gothicinspire" w:date="2025-09-13T19:10:05Z" w:initials="">
    <w:p w14:paraId="341E55D8">
      <w:pPr>
        <w:pStyle w:val="21"/>
        <w:rPr>
          <w:rFonts w:hint="default"/>
          <w:lang w:val="en-US"/>
        </w:rPr>
      </w:pPr>
      <w:r>
        <w:rPr>
          <w:rFonts w:hint="default"/>
          <w:lang w:val="en-US"/>
        </w:rPr>
        <w:t>You have explored the TPACK framework throughout the analysis section. It is highly recommended to elaborate a brief explanation of TPACK in the introduction, it would benefit readers unfamiliar with the framework.</w:t>
      </w:r>
    </w:p>
  </w:comment>
  <w:comment w:id="1" w:author="gothicinspire" w:date="2025-09-13T07:53:59Z" w:initials="">
    <w:p w14:paraId="7A71F611">
      <w:pPr>
        <w:pStyle w:val="21"/>
        <w:rPr>
          <w:rFonts w:hint="default"/>
          <w:lang w:val="en-US"/>
        </w:rPr>
      </w:pPr>
      <w:r>
        <w:rPr>
          <w:rFonts w:hint="default"/>
        </w:rPr>
        <w:t>Suggestions</w:t>
      </w:r>
      <w:r>
        <w:rPr>
          <w:rFonts w:hint="default"/>
          <w:lang w:val="en-US"/>
        </w:rPr>
        <w:t xml:space="preserve"> for improvement:</w:t>
      </w:r>
    </w:p>
    <w:p w14:paraId="40AAA273">
      <w:pPr>
        <w:pStyle w:val="21"/>
        <w:rPr>
          <w:rFonts w:hint="default"/>
        </w:rPr>
      </w:pPr>
      <w:r>
        <w:rPr>
          <w:rFonts w:hint="default"/>
        </w:rPr>
        <w:t xml:space="preserve">• </w:t>
      </w:r>
      <w:r>
        <w:rPr>
          <w:rFonts w:hint="default"/>
        </w:rPr>
        <w:tab/>
      </w:r>
      <w:r>
        <w:rPr>
          <w:rFonts w:hint="default"/>
        </w:rPr>
        <w:t>Clarify how ESL/EFL relevance was determined during screening.</w:t>
      </w:r>
    </w:p>
    <w:p w14:paraId="319CD5B9">
      <w:pPr>
        <w:pStyle w:val="21"/>
        <w:rPr>
          <w:rFonts w:hint="default"/>
        </w:rPr>
      </w:pPr>
      <w:r>
        <w:rPr>
          <w:rFonts w:hint="default"/>
        </w:rPr>
        <w:t xml:space="preserve">• </w:t>
      </w:r>
      <w:r>
        <w:rPr>
          <w:rFonts w:hint="default"/>
        </w:rPr>
        <w:tab/>
      </w:r>
      <w:r>
        <w:rPr>
          <w:rFonts w:hint="default"/>
        </w:rPr>
        <w:t>Include a PRISMA flow diagram for visual clarity (mentioned but not shown).</w:t>
      </w:r>
    </w:p>
    <w:p w14:paraId="50C1015F">
      <w:pPr>
        <w:pStyle w:val="21"/>
      </w:pPr>
    </w:p>
  </w:comment>
  <w:comment w:id="2" w:author="gothicinspire" w:date="2025-09-13T07:54:46Z" w:initials="">
    <w:p w14:paraId="538EA900">
      <w:pPr>
        <w:pStyle w:val="21"/>
        <w:rPr>
          <w:rFonts w:hint="default"/>
          <w:lang w:val="en-US"/>
        </w:rPr>
      </w:pPr>
      <w:r>
        <w:rPr>
          <w:rFonts w:hint="default"/>
          <w:lang w:val="en-US"/>
        </w:rPr>
        <w:t xml:space="preserve">Please reformat the table. Follow the journal’s template </w:t>
      </w:r>
    </w:p>
  </w:comment>
  <w:comment w:id="3" w:author="gothicinspire" w:date="2025-09-13T19:14:29Z" w:initials="">
    <w:p w14:paraId="52BC2E26">
      <w:pPr>
        <w:pStyle w:val="21"/>
        <w:rPr>
          <w:rFonts w:hint="default"/>
          <w:lang w:val="en-US"/>
        </w:rPr>
      </w:pPr>
      <w:r>
        <w:rPr>
          <w:rFonts w:hint="default"/>
        </w:rPr>
        <w:t>Suggestions</w:t>
      </w:r>
      <w:r>
        <w:rPr>
          <w:rFonts w:hint="default"/>
          <w:lang w:val="en-US"/>
        </w:rPr>
        <w:t xml:space="preserve"> for improvement:</w:t>
      </w:r>
    </w:p>
    <w:p w14:paraId="6E112464">
      <w:pPr>
        <w:pStyle w:val="21"/>
        <w:numPr>
          <w:ilvl w:val="0"/>
          <w:numId w:val="1"/>
        </w:numPr>
        <w:ind w:left="420" w:leftChars="0" w:hanging="420" w:firstLineChars="0"/>
        <w:rPr>
          <w:rFonts w:hint="default"/>
        </w:rPr>
      </w:pPr>
      <w:r>
        <w:rPr>
          <w:rFonts w:hint="default"/>
        </w:rPr>
        <w:t>Consider condensing repetitive findings for</w:t>
      </w:r>
      <w:r>
        <w:rPr>
          <w:rFonts w:hint="default"/>
          <w:lang w:val="en-US"/>
        </w:rPr>
        <w:t xml:space="preserve"> </w:t>
      </w:r>
      <w:r>
        <w:rPr>
          <w:rFonts w:hint="default"/>
        </w:rPr>
        <w:t>conciseness.</w:t>
      </w:r>
    </w:p>
    <w:p w14:paraId="705459F0">
      <w:pPr>
        <w:pStyle w:val="21"/>
        <w:numPr>
          <w:ilvl w:val="0"/>
          <w:numId w:val="1"/>
        </w:numPr>
        <w:ind w:left="420" w:leftChars="0" w:hanging="420" w:firstLineChars="0"/>
      </w:pPr>
      <w:r>
        <w:rPr>
          <w:rFonts w:hint="default"/>
        </w:rPr>
        <w:t>Strengthen the discussion by linking findings to</w:t>
      </w:r>
      <w:r>
        <w:rPr>
          <w:rFonts w:hint="default"/>
          <w:lang w:val="en-US"/>
        </w:rPr>
        <w:t xml:space="preserve"> </w:t>
      </w:r>
      <w:r>
        <w:rPr>
          <w:rFonts w:hint="default"/>
        </w:rPr>
        <w:t>broader educational policy implications.</w:t>
      </w:r>
    </w:p>
  </w:comment>
  <w:comment w:id="4" w:author="gothicinspire" w:date="2025-09-13T19:19:32Z" w:initials="">
    <w:p w14:paraId="5C491F6B">
      <w:pPr>
        <w:pStyle w:val="21"/>
        <w:rPr>
          <w:rFonts w:hint="default"/>
        </w:rPr>
      </w:pPr>
      <w:r>
        <w:rPr>
          <w:rFonts w:hint="default"/>
        </w:rPr>
        <w:t>Suggestions:</w:t>
      </w:r>
    </w:p>
    <w:p w14:paraId="1F3D7684">
      <w:pPr>
        <w:pStyle w:val="21"/>
        <w:numPr>
          <w:ilvl w:val="0"/>
          <w:numId w:val="1"/>
        </w:numPr>
        <w:ind w:left="420" w:leftChars="0" w:hanging="420" w:firstLineChars="0"/>
        <w:rPr>
          <w:rFonts w:hint="default"/>
        </w:rPr>
      </w:pPr>
      <w:r>
        <w:rPr>
          <w:rFonts w:hint="default"/>
        </w:rPr>
        <w:t>Double-check citation accuracy and completeness.</w:t>
      </w:r>
    </w:p>
    <w:p w14:paraId="0555AFA9">
      <w:pPr>
        <w:pStyle w:val="21"/>
        <w:numPr>
          <w:ilvl w:val="0"/>
          <w:numId w:val="1"/>
        </w:numPr>
        <w:ind w:left="420" w:leftChars="0" w:hanging="420" w:firstLineChars="0"/>
        <w:rPr>
          <w:rFonts w:hint="default"/>
        </w:rPr>
      </w:pPr>
      <w:r>
        <w:rPr>
          <w:rFonts w:hint="default"/>
        </w:rPr>
        <w:t>Ensure all references are properly indexed and retrievable.</w:t>
      </w:r>
    </w:p>
    <w:p w14:paraId="0771FC03">
      <w:pPr>
        <w:pStyle w:val="21"/>
        <w:numPr>
          <w:ilvl w:val="0"/>
          <w:numId w:val="1"/>
        </w:numPr>
        <w:ind w:left="420" w:leftChars="0" w:hanging="420" w:firstLineChars="0"/>
        <w:rPr>
          <w:rFonts w:hint="default"/>
        </w:rPr>
      </w:pPr>
      <w:r>
        <w:rPr>
          <w:rFonts w:hint="default"/>
        </w:rPr>
        <w:t>Ensure consistent citation formatting (APA style needs tightening).</w:t>
      </w:r>
      <w:bookmarkStart w:id="9" w:name="_GoBack"/>
      <w:bookmarkEnd w:id="9"/>
    </w:p>
    <w:p w14:paraId="60340E60">
      <w:pPr>
        <w:pStyle w:val="21"/>
        <w:numPr>
          <w:ilvl w:val="0"/>
          <w:numId w:val="1"/>
        </w:numPr>
        <w:ind w:left="420" w:leftChars="0" w:hanging="420" w:firstLineChars="0"/>
        <w:rPr>
          <w:rFonts w:hint="default"/>
        </w:rPr>
      </w:pPr>
      <w:r>
        <w:rPr>
          <w:rFonts w:hint="default"/>
          <w:lang w:val="en-US"/>
        </w:rPr>
        <w:t>Add two or more sources of articles from the Didascein journal</w:t>
      </w:r>
    </w:p>
    <w:p w14:paraId="11B10FB9">
      <w:pPr>
        <w:pStyle w:val="21"/>
        <w:rPr>
          <w:rFonts w:hint="default"/>
        </w:rPr>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41E55D8" w15:done="0"/>
  <w15:commentEx w15:paraId="50C1015F" w15:done="0"/>
  <w15:commentEx w15:paraId="538EA900" w15:done="0"/>
  <w15:commentEx w15:paraId="705459F0" w15:done="0"/>
  <w15:commentEx w15:paraId="11B10FB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swiss"/>
    <w:pitch w:val="default"/>
    <w:sig w:usb0="E0002EFF" w:usb1="C000785B" w:usb2="00000009" w:usb3="00000000" w:csb0="400001FF" w:csb1="FFFF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Garamond">
    <w:panose1 w:val="02020404030301010803"/>
    <w:charset w:val="00"/>
    <w:family w:val="roman"/>
    <w:pitch w:val="default"/>
    <w:sig w:usb0="00000287" w:usb1="00000000" w:usb2="00000000" w:usb3="00000000" w:csb0="0000009F" w:csb1="DFD7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E8BC62">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right"/>
      <w:rPr>
        <w:color w:val="000000"/>
      </w:rPr>
    </w:pPr>
    <w:r>
      <w:rPr>
        <w:color w:val="000000"/>
      </w:rPr>
      <w:fldChar w:fldCharType="begin"/>
    </w:r>
    <w:r>
      <w:rPr>
        <w:color w:val="000000"/>
      </w:rPr>
      <w:instrText xml:space="preserve">PAGE</w:instrText>
    </w:r>
    <w:r>
      <w:rPr>
        <w:color w:val="000000"/>
      </w:rPr>
      <w:fldChar w:fldCharType="separate"/>
    </w:r>
    <w:r>
      <w:rPr>
        <w:color w:val="000000"/>
      </w:rPr>
      <w:t>1</w:t>
    </w:r>
    <w:r>
      <w:rPr>
        <w:color w:val="000000"/>
      </w:rPr>
      <w:fldChar w:fldCharType="end"/>
    </w:r>
  </w:p>
  <w:p w14:paraId="6B8FCB79">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right"/>
      <w:rPr>
        <w:rFonts w:ascii="Calibri" w:hAnsi="Calibri" w:eastAsia="Calibri" w:cs="Calibri"/>
        <w:color w:val="00000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4CC356">
    <w:pPr>
      <w:pBdr>
        <w:top w:val="none" w:color="auto" w:sz="0" w:space="0"/>
        <w:left w:val="none" w:color="auto" w:sz="0" w:space="0"/>
        <w:bottom w:val="none" w:color="auto" w:sz="0" w:space="0"/>
        <w:right w:val="none" w:color="auto" w:sz="0" w:space="0"/>
        <w:between w:val="none" w:color="auto" w:sz="0" w:space="0"/>
      </w:pBdr>
      <w:tabs>
        <w:tab w:val="center" w:pos="4320"/>
        <w:tab w:val="right" w:pos="8505"/>
        <w:tab w:val="right" w:pos="8640"/>
      </w:tabs>
      <w:jc w:val="both"/>
      <w:rPr>
        <w:rFonts w:ascii="Calibri" w:hAnsi="Calibri" w:eastAsia="Calibri" w:cs="Calibri"/>
        <w:color w:val="000000"/>
      </w:rPr>
    </w:pPr>
    <w:r>
      <w:rPr>
        <w:rFonts w:ascii="Garamond" w:hAnsi="Garamond" w:eastAsia="Garamond" w:cs="Garamond"/>
        <w:b/>
        <w:color w:val="000000"/>
        <w:sz w:val="24"/>
        <w:szCs w:val="24"/>
      </w:rPr>
      <w:t>DIDASCEIN: Journal of English Education</w:t>
    </w:r>
    <w:r>
      <w:rPr>
        <w:rFonts w:ascii="Garamond" w:hAnsi="Garamond" w:eastAsia="Garamond" w:cs="Garamond"/>
        <w:color w:val="000000"/>
        <w:sz w:val="24"/>
        <w:szCs w:val="24"/>
      </w:rPr>
      <w:tab/>
    </w:r>
    <w:r>
      <w:rPr>
        <w:rFonts w:ascii="Garamond" w:hAnsi="Garamond" w:eastAsia="Garamond" w:cs="Garamond"/>
        <w:color w:val="000000"/>
        <w:sz w:val="24"/>
        <w:szCs w:val="24"/>
      </w:rPr>
      <w:t>January 2020, Vol.1 No.1</w:t>
    </w:r>
  </w:p>
  <w:p w14:paraId="7EEE83AB">
    <w:pPr>
      <w:pBdr>
        <w:top w:val="none" w:color="auto" w:sz="0" w:space="0"/>
        <w:left w:val="none" w:color="auto" w:sz="0" w:space="0"/>
        <w:bottom w:val="none" w:color="auto" w:sz="0" w:space="0"/>
        <w:right w:val="none" w:color="auto" w:sz="0" w:space="0"/>
        <w:between w:val="none" w:color="auto" w:sz="0" w:space="0"/>
      </w:pBdr>
      <w:tabs>
        <w:tab w:val="center" w:pos="4320"/>
        <w:tab w:val="right" w:pos="8505"/>
        <w:tab w:val="right" w:pos="8640"/>
      </w:tabs>
      <w:jc w:val="both"/>
      <w:rPr>
        <w:rFonts w:ascii="Calibri" w:hAnsi="Calibri" w:eastAsia="Calibri" w:cs="Calibri"/>
        <w:color w:val="000000"/>
      </w:rPr>
    </w:pPr>
    <w:r>
      <w:rPr>
        <w:color w:val="000000"/>
      </w:rPr>
      <w:tab/>
    </w:r>
    <w:r>
      <mc:AlternateContent>
        <mc:Choice Requires="wps">
          <w:drawing>
            <wp:anchor distT="0" distB="0" distL="114300" distR="114300" simplePos="0" relativeHeight="251659264" behindDoc="0" locked="0" layoutInCell="1" allowOverlap="1">
              <wp:simplePos x="0" y="0"/>
              <wp:positionH relativeFrom="column">
                <wp:posOffset>38100</wp:posOffset>
              </wp:positionH>
              <wp:positionV relativeFrom="paragraph">
                <wp:posOffset>30480</wp:posOffset>
              </wp:positionV>
              <wp:extent cx="0" cy="19050"/>
              <wp:effectExtent l="0" t="0" r="0" b="0"/>
              <wp:wrapNone/>
              <wp:docPr id="30" name="Straight Arrow Connector 30"/>
              <wp:cNvGraphicFramePr/>
              <a:graphic xmlns:a="http://schemas.openxmlformats.org/drawingml/2006/main">
                <a:graphicData uri="http://schemas.microsoft.com/office/word/2010/wordprocessingShape">
                  <wps:wsp>
                    <wps:cNvCnPr/>
                    <wps:spPr>
                      <a:xfrm>
                        <a:off x="2655505" y="3780000"/>
                        <a:ext cx="5380990" cy="0"/>
                      </a:xfrm>
                      <a:prstGeom prst="straightConnector1">
                        <a:avLst/>
                      </a:prstGeom>
                      <a:noFill/>
                      <a:ln w="19050" cap="flat" cmpd="sng">
                        <a:solidFill>
                          <a:srgbClr val="000000"/>
                        </a:solidFill>
                        <a:prstDash val="solid"/>
                        <a:round/>
                        <a:headEnd type="none" w="med" len="med"/>
                        <a:tailEnd type="none" w="med" len="med"/>
                      </a:ln>
                    </wps:spPr>
                    <wps:bodyPr/>
                  </wps:wsp>
                </a:graphicData>
              </a:graphic>
            </wp:anchor>
          </w:drawing>
        </mc:Choice>
        <mc:Fallback>
          <w:pict>
            <v:shape id="_x0000_s1026" o:spid="_x0000_s1026" o:spt="32" type="#_x0000_t32" style="position:absolute;left:0pt;margin-left:3pt;margin-top:2.4pt;height:1.5pt;width:0pt;z-index:251659264;mso-width-relative:page;mso-height-relative:page;" filled="f" stroked="t" coordsize="21600,21600" o:gfxdata="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5ONwwM8AAAADAQAADwAAAAAAAAABACAAAAAiAAAAZHJzL2Rvd25yZXYueG1sUEsBAhQA&#10;FAAAAAgAh07iQFpsvW77AQAAEwQAAA4AAAAAAAAAAQAgAAAAHgEAAGRycy9lMm9Eb2MueG1sUEsF&#10;BgAAAAAGAAYAWQEAAIsFAAAAAA==&#10;">
              <v:fill on="f" focussize="0,0"/>
              <v:stroke weight="1.5pt" color="#000000" joinstyle="round"/>
              <v:imagedata o:title=""/>
              <o:lock v:ext="edit" aspectratio="f"/>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F88CC4">
    <w:pPr>
      <w:pBdr>
        <w:top w:val="none" w:color="auto" w:sz="0" w:space="0"/>
        <w:left w:val="none" w:color="auto" w:sz="0" w:space="0"/>
        <w:bottom w:val="none" w:color="auto" w:sz="0" w:space="0"/>
        <w:right w:val="none" w:color="auto" w:sz="0" w:space="0"/>
        <w:between w:val="none" w:color="auto" w:sz="0" w:space="0"/>
      </w:pBdr>
      <w:tabs>
        <w:tab w:val="center" w:pos="4320"/>
        <w:tab w:val="right" w:pos="8505"/>
        <w:tab w:val="right" w:pos="8640"/>
      </w:tabs>
      <w:jc w:val="both"/>
      <w:rPr>
        <w:rFonts w:ascii="Times New Roman" w:hAnsi="Times New Roman" w:eastAsia="Times New Roman" w:cs="Times New Roman"/>
        <w:color w:val="000000"/>
      </w:rPr>
    </w:pPr>
    <w:r>
      <w:rPr>
        <w:rFonts w:ascii="Garamond" w:hAnsi="Garamond" w:eastAsia="Garamond" w:cs="Garamond"/>
        <w:b/>
        <w:color w:val="000000"/>
        <w:sz w:val="24"/>
        <w:szCs w:val="24"/>
      </w:rPr>
      <w:t>DIDASCEIN: Journal of English Education</w:t>
    </w:r>
    <w:r>
      <w:rPr>
        <w:rFonts w:ascii="Garamond" w:hAnsi="Garamond" w:eastAsia="Garamond" w:cs="Garamond"/>
        <w:color w:val="000000"/>
        <w:sz w:val="24"/>
        <w:szCs w:val="24"/>
      </w:rPr>
      <w:tab/>
    </w:r>
    <w:r>
      <w:rPr>
        <w:rFonts w:ascii="Garamond" w:hAnsi="Garamond" w:eastAsia="Garamond" w:cs="Garamond"/>
        <w:color w:val="000000"/>
        <w:sz w:val="24"/>
        <w:szCs w:val="24"/>
      </w:rPr>
      <w:t>January 2020, Vol.1 No.1</w:t>
    </w:r>
    <w:r>
      <w:rPr>
        <w:rFonts w:ascii="Times New Roman" w:hAnsi="Times New Roman" w:eastAsia="Times New Roman" w:cs="Times New Roman"/>
        <w:color w:val="000000"/>
      </w:rPr>
      <w:tab/>
    </w:r>
  </w:p>
  <w:p w14:paraId="3C3D1844">
    <w:pPr>
      <w:pBdr>
        <w:top w:val="none" w:color="auto" w:sz="0" w:space="0"/>
        <w:left w:val="none" w:color="auto" w:sz="0" w:space="0"/>
        <w:bottom w:val="none" w:color="auto" w:sz="0" w:space="0"/>
        <w:right w:val="none" w:color="auto" w:sz="0" w:space="0"/>
        <w:between w:val="none" w:color="auto" w:sz="0" w:space="0"/>
      </w:pBdr>
      <w:tabs>
        <w:tab w:val="center" w:pos="4320"/>
        <w:tab w:val="right" w:pos="8505"/>
        <w:tab w:val="right" w:pos="8640"/>
      </w:tabs>
      <w:jc w:val="both"/>
      <w:rPr>
        <w:rFonts w:ascii="Calibri" w:hAnsi="Calibri" w:eastAsia="Calibri" w:cs="Calibri"/>
        <w:color w:val="000000"/>
      </w:rPr>
    </w:pPr>
    <w:r>
      <w:rPr>
        <w:color w:val="000000"/>
      </w:rPr>
      <w:tab/>
    </w:r>
    <w:r>
      <mc:AlternateContent>
        <mc:Choice Requires="wps">
          <w:drawing>
            <wp:anchor distT="0" distB="0" distL="114300" distR="114300" simplePos="0" relativeHeight="251660288" behindDoc="0" locked="0" layoutInCell="1" allowOverlap="1">
              <wp:simplePos x="0" y="0"/>
              <wp:positionH relativeFrom="column">
                <wp:posOffset>38100</wp:posOffset>
              </wp:positionH>
              <wp:positionV relativeFrom="paragraph">
                <wp:posOffset>30480</wp:posOffset>
              </wp:positionV>
              <wp:extent cx="0" cy="19050"/>
              <wp:effectExtent l="0" t="0" r="0" b="0"/>
              <wp:wrapNone/>
              <wp:docPr id="24" name="Straight Arrow Connector 24"/>
              <wp:cNvGraphicFramePr/>
              <a:graphic xmlns:a="http://schemas.openxmlformats.org/drawingml/2006/main">
                <a:graphicData uri="http://schemas.microsoft.com/office/word/2010/wordprocessingShape">
                  <wps:wsp>
                    <wps:cNvCnPr/>
                    <wps:spPr>
                      <a:xfrm>
                        <a:off x="2655505" y="3780000"/>
                        <a:ext cx="5380990" cy="0"/>
                      </a:xfrm>
                      <a:prstGeom prst="straightConnector1">
                        <a:avLst/>
                      </a:prstGeom>
                      <a:noFill/>
                      <a:ln w="19050" cap="flat" cmpd="sng">
                        <a:solidFill>
                          <a:srgbClr val="000000"/>
                        </a:solidFill>
                        <a:prstDash val="solid"/>
                        <a:round/>
                        <a:headEnd type="none" w="med" len="med"/>
                        <a:tailEnd type="none" w="med" len="med"/>
                      </a:ln>
                    </wps:spPr>
                    <wps:bodyPr/>
                  </wps:wsp>
                </a:graphicData>
              </a:graphic>
            </wp:anchor>
          </w:drawing>
        </mc:Choice>
        <mc:Fallback>
          <w:pict>
            <v:shape id="_x0000_s1026" o:spid="_x0000_s1026" o:spt="32" type="#_x0000_t32" style="position:absolute;left:0pt;margin-left:3pt;margin-top:2.4pt;height:1.5pt;width:0pt;z-index:251660288;mso-width-relative:page;mso-height-relative:page;" filled="f" stroked="t" coordsize="21600,21600" o:gfxdata="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OTjcMDPAAAAAwEAAA8AAAAAAAAAAQAgAAAAIgAAAGRycy9kb3ducmV2LnhtbFBLAQIU&#10;ABQAAAAIAIdO4kCIhQo0/AEAABMEAAAOAAAAAAAAAAEAIAAAAB4BAABkcnMvZTJvRG9jLnhtbFBL&#10;BQYAAAAABgAGAFkBAACMBQAAAAA=&#10;">
              <v:fill on="f" focussize="0,0"/>
              <v:stroke weight="1.5pt" color="#000000" joinstyle="round"/>
              <v:imagedata o:title=""/>
              <o:lock v:ext="edit" aspectratio="f"/>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118C37">
    <w:pPr>
      <w:pBdr>
        <w:top w:val="none" w:color="auto" w:sz="0" w:space="0"/>
        <w:left w:val="none" w:color="auto" w:sz="0" w:space="0"/>
        <w:bottom w:val="none" w:color="auto" w:sz="0" w:space="0"/>
        <w:right w:val="none" w:color="auto" w:sz="0" w:space="0"/>
        <w:between w:val="none" w:color="auto" w:sz="0" w:space="0"/>
      </w:pBdr>
      <w:tabs>
        <w:tab w:val="center" w:pos="4320"/>
        <w:tab w:val="right" w:pos="8640"/>
      </w:tabs>
      <w:jc w:val="both"/>
      <w:rPr>
        <w:rFonts w:ascii="Times New Roman" w:hAnsi="Times New Roman" w:eastAsia="Times New Roman" w:cs="Times New Roman"/>
        <w:i/>
        <w:color w:val="FF0000"/>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496A4F"/>
    <w:multiLevelType w:val="singleLevel"/>
    <w:tmpl w:val="BD496A4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gothicinspire">
    <w15:presenceInfo w15:providerId="WPS Office" w15:userId="34353381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trackRevisions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799A"/>
    <w:rsid w:val="0009547F"/>
    <w:rsid w:val="00140097"/>
    <w:rsid w:val="001B0083"/>
    <w:rsid w:val="00405F73"/>
    <w:rsid w:val="00474B24"/>
    <w:rsid w:val="004D3A34"/>
    <w:rsid w:val="0057799A"/>
    <w:rsid w:val="006303FE"/>
    <w:rsid w:val="006D3BF8"/>
    <w:rsid w:val="006E1E7A"/>
    <w:rsid w:val="008A5E03"/>
    <w:rsid w:val="00901B15"/>
    <w:rsid w:val="009A7CB1"/>
    <w:rsid w:val="00AD3FF2"/>
    <w:rsid w:val="00B51792"/>
    <w:rsid w:val="00B80683"/>
    <w:rsid w:val="00BD32EC"/>
    <w:rsid w:val="00D35F98"/>
    <w:rsid w:val="00D85698"/>
    <w:rsid w:val="00D94184"/>
    <w:rsid w:val="00E64628"/>
    <w:rsid w:val="00EC1D7D"/>
    <w:rsid w:val="00EC43CB"/>
    <w:rsid w:val="00F7605C"/>
    <w:rsid w:val="00F76150"/>
    <w:rsid w:val="00FA2935"/>
    <w:rsid w:val="37A07A50"/>
    <w:rsid w:val="3C9A30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0"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99" w:semiHidden="0" w:name="annotation text"/>
    <w:lsdException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99" w:semiHidden="0" w:name="annotation reference"/>
    <w:lsdException w:uiPriority="99" w:name="line number"/>
    <w:lsdException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iPriority="99" w:name="Block Text"/>
    <w:lsdException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0" w:semiHidden="0"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lang w:val="id-ID" w:eastAsia="en-US" w:bidi="ar-SA"/>
    </w:rPr>
  </w:style>
  <w:style w:type="paragraph" w:styleId="2">
    <w:name w:val="heading 1"/>
    <w:basedOn w:val="1"/>
    <w:next w:val="1"/>
    <w:link w:val="38"/>
    <w:qFormat/>
    <w:uiPriority w:val="9"/>
    <w:pPr>
      <w:keepNext/>
      <w:ind w:left="1800" w:hanging="1800"/>
      <w:jc w:val="both"/>
      <w:outlineLvl w:val="0"/>
    </w:pPr>
    <w:rPr>
      <w:rFonts w:ascii="Tahoma" w:hAnsi="Tahoma" w:eastAsia="Times New Roman"/>
      <w:b/>
      <w:sz w:val="24"/>
      <w:szCs w:val="24"/>
      <w:lang w:val="sv-SE"/>
    </w:rPr>
  </w:style>
  <w:style w:type="paragraph" w:styleId="3">
    <w:name w:val="heading 2"/>
    <w:basedOn w:val="1"/>
    <w:next w:val="1"/>
    <w:link w:val="39"/>
    <w:unhideWhenUsed/>
    <w:qFormat/>
    <w:uiPriority w:val="9"/>
    <w:pPr>
      <w:keepNext/>
      <w:spacing w:line="360" w:lineRule="auto"/>
      <w:ind w:left="810"/>
      <w:jc w:val="both"/>
      <w:outlineLvl w:val="1"/>
    </w:pPr>
    <w:rPr>
      <w:rFonts w:eastAsia="Times New Roman"/>
      <w:sz w:val="24"/>
      <w:szCs w:val="20"/>
      <w:lang w:val="en-US"/>
    </w:rPr>
  </w:style>
  <w:style w:type="paragraph" w:styleId="4">
    <w:name w:val="heading 3"/>
    <w:basedOn w:val="1"/>
    <w:next w:val="1"/>
    <w:link w:val="40"/>
    <w:unhideWhenUsed/>
    <w:qFormat/>
    <w:uiPriority w:val="9"/>
    <w:pPr>
      <w:keepNext/>
      <w:jc w:val="center"/>
      <w:outlineLvl w:val="2"/>
    </w:pPr>
    <w:rPr>
      <w:rFonts w:eastAsia="Times New Roman"/>
      <w:b/>
      <w:sz w:val="24"/>
      <w:szCs w:val="20"/>
      <w:lang w:val="en-US"/>
    </w:rPr>
  </w:style>
  <w:style w:type="paragraph" w:styleId="5">
    <w:name w:val="heading 4"/>
    <w:basedOn w:val="1"/>
    <w:next w:val="1"/>
    <w:link w:val="41"/>
    <w:unhideWhenUsed/>
    <w:qFormat/>
    <w:uiPriority w:val="9"/>
    <w:pPr>
      <w:keepNext/>
      <w:spacing w:line="360" w:lineRule="auto"/>
      <w:ind w:firstLine="540"/>
      <w:jc w:val="both"/>
      <w:outlineLvl w:val="3"/>
    </w:pPr>
    <w:rPr>
      <w:rFonts w:eastAsia="Times New Roman"/>
      <w:sz w:val="24"/>
      <w:szCs w:val="20"/>
      <w:lang w:val="en-US"/>
    </w:rPr>
  </w:style>
  <w:style w:type="paragraph" w:styleId="6">
    <w:name w:val="heading 5"/>
    <w:basedOn w:val="1"/>
    <w:next w:val="1"/>
    <w:link w:val="42"/>
    <w:semiHidden/>
    <w:unhideWhenUsed/>
    <w:qFormat/>
    <w:uiPriority w:val="9"/>
    <w:pPr>
      <w:keepNext/>
      <w:jc w:val="both"/>
      <w:outlineLvl w:val="4"/>
    </w:pPr>
    <w:rPr>
      <w:rFonts w:ascii="Tahoma" w:hAnsi="Tahoma" w:eastAsia="Times New Roman"/>
      <w:b/>
      <w:sz w:val="28"/>
      <w:szCs w:val="20"/>
      <w:lang w:val="en-US"/>
    </w:rPr>
  </w:style>
  <w:style w:type="paragraph" w:styleId="7">
    <w:name w:val="heading 6"/>
    <w:basedOn w:val="1"/>
    <w:next w:val="1"/>
    <w:link w:val="43"/>
    <w:semiHidden/>
    <w:unhideWhenUsed/>
    <w:qFormat/>
    <w:uiPriority w:val="9"/>
    <w:pPr>
      <w:keepNext/>
      <w:spacing w:line="360" w:lineRule="auto"/>
      <w:jc w:val="center"/>
      <w:outlineLvl w:val="5"/>
    </w:pPr>
    <w:rPr>
      <w:rFonts w:eastAsia="Times New Roman"/>
      <w:sz w:val="24"/>
      <w:szCs w:val="20"/>
      <w:lang w:val="en-US"/>
    </w:rPr>
  </w:style>
  <w:style w:type="paragraph" w:styleId="8">
    <w:name w:val="heading 7"/>
    <w:basedOn w:val="1"/>
    <w:next w:val="1"/>
    <w:link w:val="44"/>
    <w:qFormat/>
    <w:uiPriority w:val="0"/>
    <w:pPr>
      <w:keepNext/>
      <w:ind w:right="39" w:hanging="18"/>
      <w:jc w:val="center"/>
      <w:outlineLvl w:val="6"/>
    </w:pPr>
    <w:rPr>
      <w:rFonts w:eastAsia="Times New Roman"/>
      <w:sz w:val="24"/>
      <w:szCs w:val="20"/>
      <w:lang w:val="en-US"/>
    </w:rPr>
  </w:style>
  <w:style w:type="paragraph" w:styleId="9">
    <w:name w:val="heading 8"/>
    <w:basedOn w:val="1"/>
    <w:next w:val="1"/>
    <w:link w:val="45"/>
    <w:qFormat/>
    <w:uiPriority w:val="0"/>
    <w:pPr>
      <w:keepNext/>
      <w:spacing w:line="360" w:lineRule="auto"/>
      <w:jc w:val="center"/>
      <w:outlineLvl w:val="7"/>
    </w:pPr>
    <w:rPr>
      <w:rFonts w:eastAsia="Times New Roman"/>
      <w:b/>
      <w:sz w:val="24"/>
      <w:szCs w:val="20"/>
      <w:u w:val="single"/>
      <w:lang w:val="en-US"/>
    </w:rPr>
  </w:style>
  <w:style w:type="paragraph" w:styleId="10">
    <w:name w:val="heading 9"/>
    <w:basedOn w:val="1"/>
    <w:next w:val="1"/>
    <w:link w:val="46"/>
    <w:qFormat/>
    <w:uiPriority w:val="0"/>
    <w:pPr>
      <w:keepNext/>
      <w:spacing w:line="360" w:lineRule="auto"/>
      <w:ind w:left="360" w:hanging="360"/>
      <w:jc w:val="both"/>
      <w:outlineLvl w:val="8"/>
    </w:pPr>
    <w:rPr>
      <w:rFonts w:eastAsia="Times New Roman"/>
      <w:b/>
      <w:bCs/>
      <w:sz w:val="24"/>
      <w:szCs w:val="20"/>
      <w:lang w:val="en-US"/>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57"/>
    <w:unhideWhenUsed/>
    <w:uiPriority w:val="0"/>
    <w:rPr>
      <w:rFonts w:ascii="Tahoma" w:hAnsi="Tahoma" w:cs="Tahoma"/>
      <w:sz w:val="16"/>
      <w:szCs w:val="16"/>
    </w:rPr>
  </w:style>
  <w:style w:type="paragraph" w:styleId="14">
    <w:name w:val="Body Text"/>
    <w:basedOn w:val="1"/>
    <w:link w:val="50"/>
    <w:uiPriority w:val="0"/>
    <w:pPr>
      <w:spacing w:line="360" w:lineRule="auto"/>
      <w:jc w:val="both"/>
    </w:pPr>
    <w:rPr>
      <w:rFonts w:eastAsia="Times New Roman"/>
      <w:sz w:val="24"/>
      <w:szCs w:val="20"/>
      <w:lang w:val="en-US"/>
    </w:rPr>
  </w:style>
  <w:style w:type="paragraph" w:styleId="15">
    <w:name w:val="Body Text 2"/>
    <w:basedOn w:val="1"/>
    <w:link w:val="53"/>
    <w:qFormat/>
    <w:uiPriority w:val="0"/>
    <w:pPr>
      <w:spacing w:line="360" w:lineRule="auto"/>
      <w:ind w:left="540" w:hanging="540"/>
      <w:jc w:val="both"/>
    </w:pPr>
    <w:rPr>
      <w:rFonts w:eastAsia="Times New Roman"/>
      <w:sz w:val="24"/>
      <w:szCs w:val="20"/>
      <w:lang w:val="en-US"/>
    </w:rPr>
  </w:style>
  <w:style w:type="paragraph" w:styleId="16">
    <w:name w:val="Body Text 3"/>
    <w:basedOn w:val="1"/>
    <w:link w:val="54"/>
    <w:uiPriority w:val="0"/>
    <w:pPr>
      <w:spacing w:line="360" w:lineRule="auto"/>
      <w:jc w:val="both"/>
    </w:pPr>
    <w:rPr>
      <w:rFonts w:eastAsia="Times New Roman"/>
      <w:sz w:val="24"/>
      <w:szCs w:val="20"/>
      <w:lang w:val="en-US"/>
    </w:rPr>
  </w:style>
  <w:style w:type="paragraph" w:styleId="17">
    <w:name w:val="Body Text Indent"/>
    <w:basedOn w:val="1"/>
    <w:link w:val="51"/>
    <w:qFormat/>
    <w:uiPriority w:val="0"/>
    <w:pPr>
      <w:spacing w:line="360" w:lineRule="auto"/>
      <w:ind w:left="810"/>
      <w:jc w:val="both"/>
    </w:pPr>
    <w:rPr>
      <w:rFonts w:eastAsia="Times New Roman"/>
      <w:sz w:val="24"/>
      <w:szCs w:val="20"/>
      <w:lang w:val="en-US"/>
    </w:rPr>
  </w:style>
  <w:style w:type="paragraph" w:styleId="18">
    <w:name w:val="Body Text Indent 2"/>
    <w:basedOn w:val="1"/>
    <w:link w:val="55"/>
    <w:qFormat/>
    <w:uiPriority w:val="0"/>
    <w:pPr>
      <w:spacing w:line="360" w:lineRule="auto"/>
      <w:ind w:left="720"/>
      <w:jc w:val="both"/>
    </w:pPr>
    <w:rPr>
      <w:rFonts w:eastAsia="Times New Roman"/>
      <w:sz w:val="24"/>
      <w:szCs w:val="20"/>
      <w:lang w:val="en-US"/>
    </w:rPr>
  </w:style>
  <w:style w:type="paragraph" w:styleId="19">
    <w:name w:val="Body Text Indent 3"/>
    <w:basedOn w:val="1"/>
    <w:link w:val="56"/>
    <w:uiPriority w:val="0"/>
    <w:pPr>
      <w:spacing w:line="360" w:lineRule="auto"/>
      <w:ind w:left="450" w:hanging="450"/>
      <w:jc w:val="both"/>
    </w:pPr>
    <w:rPr>
      <w:rFonts w:eastAsia="Times New Roman"/>
      <w:sz w:val="24"/>
      <w:szCs w:val="20"/>
      <w:lang w:val="en-US"/>
    </w:rPr>
  </w:style>
  <w:style w:type="character" w:styleId="20">
    <w:name w:val="annotation reference"/>
    <w:basedOn w:val="11"/>
    <w:qFormat/>
    <w:uiPriority w:val="99"/>
    <w:rPr>
      <w:rFonts w:cs="Times New Roman"/>
      <w:sz w:val="16"/>
      <w:szCs w:val="16"/>
    </w:rPr>
  </w:style>
  <w:style w:type="paragraph" w:styleId="21">
    <w:name w:val="annotation text"/>
    <w:basedOn w:val="1"/>
    <w:link w:val="78"/>
    <w:qFormat/>
    <w:uiPriority w:val="99"/>
    <w:rPr>
      <w:rFonts w:ascii="Times New Roman" w:hAnsi="Times New Roman" w:eastAsia="Times New Roman"/>
      <w:sz w:val="20"/>
      <w:szCs w:val="20"/>
      <w:lang w:val="en-US"/>
    </w:rPr>
  </w:style>
  <w:style w:type="paragraph" w:styleId="22">
    <w:name w:val="annotation subject"/>
    <w:basedOn w:val="21"/>
    <w:next w:val="21"/>
    <w:link w:val="80"/>
    <w:semiHidden/>
    <w:unhideWhenUsed/>
    <w:qFormat/>
    <w:uiPriority w:val="99"/>
    <w:rPr>
      <w:rFonts w:ascii="Arial" w:hAnsi="Arial" w:eastAsiaTheme="minorHAnsi"/>
      <w:b/>
      <w:bCs/>
      <w:lang w:val="id-ID"/>
    </w:rPr>
  </w:style>
  <w:style w:type="character" w:styleId="23">
    <w:name w:val="FollowedHyperlink"/>
    <w:basedOn w:val="11"/>
    <w:semiHidden/>
    <w:unhideWhenUsed/>
    <w:qFormat/>
    <w:uiPriority w:val="99"/>
    <w:rPr>
      <w:color w:val="954F72" w:themeColor="followedHyperlink"/>
      <w:u w:val="single"/>
      <w14:textFill>
        <w14:solidFill>
          <w14:schemeClr w14:val="folHlink"/>
        </w14:solidFill>
      </w14:textFill>
    </w:rPr>
  </w:style>
  <w:style w:type="paragraph" w:styleId="24">
    <w:name w:val="footer"/>
    <w:basedOn w:val="1"/>
    <w:link w:val="48"/>
    <w:qFormat/>
    <w:uiPriority w:val="99"/>
    <w:pPr>
      <w:tabs>
        <w:tab w:val="center" w:pos="4320"/>
        <w:tab w:val="right" w:pos="8640"/>
      </w:tabs>
      <w:jc w:val="both"/>
    </w:pPr>
    <w:rPr>
      <w:rFonts w:eastAsia="Times New Roman"/>
      <w:szCs w:val="20"/>
      <w:lang w:val="en-US"/>
    </w:rPr>
  </w:style>
  <w:style w:type="paragraph" w:styleId="25">
    <w:name w:val="header"/>
    <w:basedOn w:val="1"/>
    <w:link w:val="47"/>
    <w:uiPriority w:val="99"/>
    <w:pPr>
      <w:tabs>
        <w:tab w:val="center" w:pos="4320"/>
        <w:tab w:val="right" w:pos="8640"/>
      </w:tabs>
      <w:jc w:val="both"/>
    </w:pPr>
    <w:rPr>
      <w:rFonts w:eastAsia="Times New Roman"/>
      <w:szCs w:val="20"/>
      <w:lang w:val="en-US"/>
    </w:rPr>
  </w:style>
  <w:style w:type="character" w:styleId="26">
    <w:name w:val="Hyperlink"/>
    <w:uiPriority w:val="99"/>
    <w:rPr>
      <w:color w:val="0000FF"/>
      <w:u w:val="single"/>
    </w:rPr>
  </w:style>
  <w:style w:type="paragraph" w:styleId="27">
    <w:name w:val="Normal (Web)"/>
    <w:basedOn w:val="1"/>
    <w:semiHidden/>
    <w:unhideWhenUsed/>
    <w:qFormat/>
    <w:uiPriority w:val="99"/>
    <w:pPr>
      <w:spacing w:before="100" w:beforeAutospacing="1" w:after="100" w:afterAutospacing="1"/>
    </w:pPr>
    <w:rPr>
      <w:rFonts w:ascii="Times New Roman" w:hAnsi="Times New Roman" w:eastAsiaTheme="minorEastAsia"/>
      <w:sz w:val="24"/>
      <w:szCs w:val="24"/>
      <w:lang w:eastAsia="id-ID"/>
    </w:rPr>
  </w:style>
  <w:style w:type="character" w:styleId="28">
    <w:name w:val="page number"/>
    <w:basedOn w:val="11"/>
    <w:uiPriority w:val="99"/>
  </w:style>
  <w:style w:type="paragraph" w:styleId="29">
    <w:name w:val="Subtitle"/>
    <w:basedOn w:val="1"/>
    <w:next w:val="1"/>
    <w:link w:val="52"/>
    <w:qFormat/>
    <w:uiPriority w:val="11"/>
    <w:pPr>
      <w:spacing w:after="200" w:line="276" w:lineRule="auto"/>
    </w:pPr>
    <w:rPr>
      <w:rFonts w:ascii="Cambria" w:hAnsi="Cambria" w:eastAsia="Cambria" w:cs="Cambria"/>
      <w:i/>
      <w:color w:val="4F81BD"/>
      <w:sz w:val="24"/>
      <w:szCs w:val="24"/>
    </w:rPr>
  </w:style>
  <w:style w:type="table" w:styleId="30">
    <w:name w:val="Table Grid"/>
    <w:basedOn w:val="12"/>
    <w:qFormat/>
    <w:uiPriority w:val="59"/>
    <w:rPr>
      <w:rFonts w:ascii="Calibri" w:hAnsi="Calibri" w:eastAsia="Calibri"/>
      <w:sz w:val="20"/>
      <w:szCs w:val="20"/>
      <w:lang w:eastAsia="id-ID"/>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31">
    <w:name w:val="Title"/>
    <w:basedOn w:val="1"/>
    <w:link w:val="49"/>
    <w:qFormat/>
    <w:uiPriority w:val="10"/>
    <w:pPr>
      <w:jc w:val="center"/>
    </w:pPr>
    <w:rPr>
      <w:rFonts w:eastAsia="Times New Roman"/>
      <w:b/>
      <w:sz w:val="26"/>
      <w:szCs w:val="20"/>
      <w:lang w:val="en-US"/>
    </w:rPr>
  </w:style>
  <w:style w:type="paragraph" w:styleId="32">
    <w:name w:val="toc 1"/>
    <w:basedOn w:val="1"/>
    <w:next w:val="1"/>
    <w:qFormat/>
    <w:uiPriority w:val="39"/>
    <w:pPr>
      <w:tabs>
        <w:tab w:val="right" w:leader="underscore" w:pos="13944"/>
      </w:tabs>
      <w:spacing w:before="120"/>
    </w:pPr>
    <w:rPr>
      <w:rFonts w:eastAsia="Times New Roman"/>
      <w:bCs/>
      <w:iCs/>
      <w:sz w:val="24"/>
      <w:szCs w:val="28"/>
      <w:lang w:val="en-US"/>
    </w:rPr>
  </w:style>
  <w:style w:type="paragraph" w:styleId="33">
    <w:name w:val="toc 2"/>
    <w:basedOn w:val="1"/>
    <w:next w:val="1"/>
    <w:autoRedefine/>
    <w:qFormat/>
    <w:uiPriority w:val="0"/>
    <w:pPr>
      <w:tabs>
        <w:tab w:val="right" w:leader="underscore" w:pos="13944"/>
      </w:tabs>
      <w:spacing w:before="120"/>
      <w:ind w:left="200"/>
    </w:pPr>
    <w:rPr>
      <w:rFonts w:eastAsia="Times New Roman"/>
      <w:b/>
      <w:sz w:val="20"/>
      <w:szCs w:val="26"/>
      <w:lang w:val="en-US"/>
    </w:rPr>
  </w:style>
  <w:style w:type="table" w:styleId="34">
    <w:name w:val="Light Shading"/>
    <w:basedOn w:val="1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paragraph" w:customStyle="1" w:styleId="35">
    <w:name w:val="Default"/>
    <w:qFormat/>
    <w:uiPriority w:val="0"/>
    <w:pPr>
      <w:autoSpaceDE w:val="0"/>
      <w:autoSpaceDN w:val="0"/>
      <w:adjustRightInd w:val="0"/>
    </w:pPr>
    <w:rPr>
      <w:rFonts w:ascii="Arial" w:hAnsi="Arial" w:eastAsia="Calibri" w:cs="Arial"/>
      <w:color w:val="000000"/>
      <w:sz w:val="24"/>
      <w:szCs w:val="24"/>
      <w:lang w:val="id-ID" w:eastAsia="en-US" w:bidi="ar-SA"/>
    </w:rPr>
  </w:style>
  <w:style w:type="paragraph" w:customStyle="1" w:styleId="36">
    <w:name w:val="yiv1632080103msonormal"/>
    <w:basedOn w:val="1"/>
    <w:uiPriority w:val="0"/>
    <w:pPr>
      <w:spacing w:before="100" w:beforeAutospacing="1" w:after="100" w:afterAutospacing="1"/>
    </w:pPr>
    <w:rPr>
      <w:rFonts w:ascii="Times New Roman" w:hAnsi="Times New Roman" w:eastAsia="Times New Roman"/>
      <w:sz w:val="24"/>
      <w:szCs w:val="24"/>
      <w:lang w:val="en-US"/>
    </w:rPr>
  </w:style>
  <w:style w:type="character" w:customStyle="1" w:styleId="37">
    <w:name w:val="st"/>
    <w:basedOn w:val="11"/>
    <w:qFormat/>
    <w:uiPriority w:val="0"/>
  </w:style>
  <w:style w:type="character" w:customStyle="1" w:styleId="38">
    <w:name w:val="Heading 1 Char"/>
    <w:link w:val="2"/>
    <w:qFormat/>
    <w:uiPriority w:val="0"/>
    <w:rPr>
      <w:rFonts w:ascii="Tahoma" w:hAnsi="Tahoma" w:eastAsia="Times New Roman" w:cs="Times New Roman"/>
      <w:b/>
      <w:sz w:val="24"/>
      <w:szCs w:val="24"/>
      <w:lang w:val="sv-SE"/>
    </w:rPr>
  </w:style>
  <w:style w:type="character" w:customStyle="1" w:styleId="39">
    <w:name w:val="Heading 2 Char"/>
    <w:link w:val="3"/>
    <w:qFormat/>
    <w:uiPriority w:val="0"/>
    <w:rPr>
      <w:rFonts w:ascii="Arial" w:hAnsi="Arial" w:eastAsia="Times New Roman" w:cs="Times New Roman"/>
      <w:sz w:val="24"/>
      <w:szCs w:val="20"/>
      <w:lang w:val="en-US"/>
    </w:rPr>
  </w:style>
  <w:style w:type="character" w:customStyle="1" w:styleId="40">
    <w:name w:val="Heading 3 Char"/>
    <w:link w:val="4"/>
    <w:qFormat/>
    <w:uiPriority w:val="0"/>
    <w:rPr>
      <w:rFonts w:ascii="Arial" w:hAnsi="Arial" w:eastAsia="Times New Roman" w:cs="Times New Roman"/>
      <w:b/>
      <w:sz w:val="24"/>
      <w:szCs w:val="20"/>
      <w:lang w:val="en-US"/>
    </w:rPr>
  </w:style>
  <w:style w:type="character" w:customStyle="1" w:styleId="41">
    <w:name w:val="Heading 4 Char"/>
    <w:link w:val="5"/>
    <w:qFormat/>
    <w:uiPriority w:val="0"/>
    <w:rPr>
      <w:rFonts w:ascii="Arial" w:hAnsi="Arial" w:eastAsia="Times New Roman" w:cs="Times New Roman"/>
      <w:sz w:val="24"/>
      <w:szCs w:val="20"/>
      <w:lang w:val="en-US"/>
    </w:rPr>
  </w:style>
  <w:style w:type="character" w:customStyle="1" w:styleId="42">
    <w:name w:val="Heading 5 Char"/>
    <w:link w:val="6"/>
    <w:qFormat/>
    <w:uiPriority w:val="0"/>
    <w:rPr>
      <w:rFonts w:ascii="Tahoma" w:hAnsi="Tahoma" w:eastAsia="Times New Roman" w:cs="Times New Roman"/>
      <w:b/>
      <w:sz w:val="28"/>
      <w:szCs w:val="20"/>
      <w:lang w:val="en-US"/>
    </w:rPr>
  </w:style>
  <w:style w:type="character" w:customStyle="1" w:styleId="43">
    <w:name w:val="Heading 6 Char"/>
    <w:link w:val="7"/>
    <w:qFormat/>
    <w:uiPriority w:val="0"/>
    <w:rPr>
      <w:rFonts w:ascii="Arial" w:hAnsi="Arial" w:eastAsia="Times New Roman" w:cs="Times New Roman"/>
      <w:sz w:val="24"/>
      <w:szCs w:val="20"/>
      <w:lang w:val="en-US"/>
    </w:rPr>
  </w:style>
  <w:style w:type="character" w:customStyle="1" w:styleId="44">
    <w:name w:val="Heading 7 Char"/>
    <w:link w:val="8"/>
    <w:uiPriority w:val="0"/>
    <w:rPr>
      <w:rFonts w:ascii="Arial" w:hAnsi="Arial" w:eastAsia="Times New Roman" w:cs="Times New Roman"/>
      <w:sz w:val="24"/>
      <w:szCs w:val="20"/>
      <w:lang w:val="en-US"/>
    </w:rPr>
  </w:style>
  <w:style w:type="character" w:customStyle="1" w:styleId="45">
    <w:name w:val="Heading 8 Char"/>
    <w:link w:val="9"/>
    <w:qFormat/>
    <w:uiPriority w:val="0"/>
    <w:rPr>
      <w:rFonts w:ascii="Arial" w:hAnsi="Arial" w:eastAsia="Times New Roman" w:cs="Times New Roman"/>
      <w:b/>
      <w:sz w:val="24"/>
      <w:szCs w:val="20"/>
      <w:u w:val="single"/>
      <w:lang w:val="en-US"/>
    </w:rPr>
  </w:style>
  <w:style w:type="character" w:customStyle="1" w:styleId="46">
    <w:name w:val="Heading 9 Char"/>
    <w:link w:val="10"/>
    <w:uiPriority w:val="0"/>
    <w:rPr>
      <w:rFonts w:ascii="Arial" w:hAnsi="Arial" w:eastAsia="Times New Roman" w:cs="Times New Roman"/>
      <w:b/>
      <w:bCs/>
      <w:sz w:val="24"/>
      <w:szCs w:val="20"/>
      <w:lang w:val="en-US"/>
    </w:rPr>
  </w:style>
  <w:style w:type="character" w:customStyle="1" w:styleId="47">
    <w:name w:val="Header Char"/>
    <w:link w:val="25"/>
    <w:qFormat/>
    <w:uiPriority w:val="99"/>
    <w:rPr>
      <w:rFonts w:ascii="Arial" w:hAnsi="Arial" w:eastAsia="Times New Roman" w:cs="Times New Roman"/>
      <w:szCs w:val="20"/>
      <w:lang w:val="en-US"/>
    </w:rPr>
  </w:style>
  <w:style w:type="character" w:customStyle="1" w:styleId="48">
    <w:name w:val="Footer Char"/>
    <w:link w:val="24"/>
    <w:uiPriority w:val="99"/>
    <w:rPr>
      <w:rFonts w:ascii="Arial" w:hAnsi="Arial" w:eastAsia="Times New Roman" w:cs="Times New Roman"/>
      <w:szCs w:val="20"/>
      <w:lang w:val="en-US"/>
    </w:rPr>
  </w:style>
  <w:style w:type="character" w:customStyle="1" w:styleId="49">
    <w:name w:val="Title Char"/>
    <w:link w:val="31"/>
    <w:uiPriority w:val="10"/>
    <w:rPr>
      <w:rFonts w:ascii="Arial" w:hAnsi="Arial" w:eastAsia="Times New Roman" w:cs="Times New Roman"/>
      <w:b/>
      <w:sz w:val="26"/>
      <w:szCs w:val="20"/>
      <w:lang w:val="en-US"/>
    </w:rPr>
  </w:style>
  <w:style w:type="character" w:customStyle="1" w:styleId="50">
    <w:name w:val="Body Text Char"/>
    <w:link w:val="14"/>
    <w:uiPriority w:val="0"/>
    <w:rPr>
      <w:rFonts w:ascii="Arial" w:hAnsi="Arial" w:eastAsia="Times New Roman" w:cs="Times New Roman"/>
      <w:sz w:val="24"/>
      <w:szCs w:val="20"/>
      <w:lang w:val="en-US"/>
    </w:rPr>
  </w:style>
  <w:style w:type="character" w:customStyle="1" w:styleId="51">
    <w:name w:val="Body Text Indent Char"/>
    <w:link w:val="17"/>
    <w:uiPriority w:val="0"/>
    <w:rPr>
      <w:rFonts w:ascii="Arial" w:hAnsi="Arial" w:eastAsia="Times New Roman" w:cs="Times New Roman"/>
      <w:sz w:val="24"/>
      <w:szCs w:val="20"/>
      <w:lang w:val="en-US"/>
    </w:rPr>
  </w:style>
  <w:style w:type="character" w:customStyle="1" w:styleId="52">
    <w:name w:val="Subtitle Char"/>
    <w:link w:val="29"/>
    <w:uiPriority w:val="11"/>
    <w:rPr>
      <w:rFonts w:ascii="Cambria" w:hAnsi="Cambria" w:eastAsia="Times New Roman" w:cs="Times New Roman"/>
      <w:i/>
      <w:iCs/>
      <w:color w:val="4F81BD"/>
      <w:spacing w:val="15"/>
      <w:sz w:val="24"/>
      <w:szCs w:val="24"/>
      <w:lang w:val="en-US" w:eastAsia="ja-JP"/>
    </w:rPr>
  </w:style>
  <w:style w:type="character" w:customStyle="1" w:styleId="53">
    <w:name w:val="Body Text 2 Char"/>
    <w:link w:val="15"/>
    <w:uiPriority w:val="0"/>
    <w:rPr>
      <w:rFonts w:ascii="Arial" w:hAnsi="Arial" w:eastAsia="Times New Roman" w:cs="Times New Roman"/>
      <w:sz w:val="24"/>
      <w:szCs w:val="20"/>
      <w:lang w:val="en-US"/>
    </w:rPr>
  </w:style>
  <w:style w:type="character" w:customStyle="1" w:styleId="54">
    <w:name w:val="Body Text 3 Char"/>
    <w:link w:val="16"/>
    <w:uiPriority w:val="0"/>
    <w:rPr>
      <w:rFonts w:ascii="Arial" w:hAnsi="Arial" w:eastAsia="Times New Roman" w:cs="Times New Roman"/>
      <w:sz w:val="24"/>
      <w:szCs w:val="20"/>
      <w:lang w:val="en-US"/>
    </w:rPr>
  </w:style>
  <w:style w:type="character" w:customStyle="1" w:styleId="55">
    <w:name w:val="Body Text Indent 2 Char"/>
    <w:link w:val="18"/>
    <w:uiPriority w:val="0"/>
    <w:rPr>
      <w:rFonts w:ascii="Arial" w:hAnsi="Arial" w:eastAsia="Times New Roman" w:cs="Times New Roman"/>
      <w:sz w:val="24"/>
      <w:szCs w:val="20"/>
      <w:lang w:val="en-US"/>
    </w:rPr>
  </w:style>
  <w:style w:type="character" w:customStyle="1" w:styleId="56">
    <w:name w:val="Body Text Indent 3 Char"/>
    <w:link w:val="19"/>
    <w:uiPriority w:val="0"/>
    <w:rPr>
      <w:rFonts w:ascii="Arial" w:hAnsi="Arial" w:eastAsia="Times New Roman" w:cs="Times New Roman"/>
      <w:sz w:val="24"/>
      <w:szCs w:val="20"/>
      <w:lang w:val="en-US"/>
    </w:rPr>
  </w:style>
  <w:style w:type="character" w:customStyle="1" w:styleId="57">
    <w:name w:val="Balloon Text Char"/>
    <w:link w:val="13"/>
    <w:uiPriority w:val="0"/>
    <w:rPr>
      <w:rFonts w:ascii="Tahoma" w:hAnsi="Tahoma" w:eastAsia="Calibri" w:cs="Tahoma"/>
      <w:sz w:val="16"/>
      <w:szCs w:val="16"/>
    </w:rPr>
  </w:style>
  <w:style w:type="paragraph" w:styleId="58">
    <w:name w:val="No Spacing"/>
    <w:link w:val="59"/>
    <w:qFormat/>
    <w:uiPriority w:val="1"/>
    <w:rPr>
      <w:rFonts w:ascii="Calibri" w:hAnsi="Calibri" w:eastAsia="Times New Roman" w:cs="Arial"/>
      <w:sz w:val="22"/>
      <w:szCs w:val="22"/>
      <w:lang w:val="en-US" w:eastAsia="en-US" w:bidi="ar-SA"/>
    </w:rPr>
  </w:style>
  <w:style w:type="character" w:customStyle="1" w:styleId="59">
    <w:name w:val="No Spacing Char"/>
    <w:link w:val="58"/>
    <w:uiPriority w:val="1"/>
    <w:rPr>
      <w:rFonts w:ascii="Calibri" w:hAnsi="Calibri" w:eastAsia="Times New Roman" w:cs="Times New Roman"/>
      <w:lang w:val="en-US"/>
    </w:rPr>
  </w:style>
  <w:style w:type="paragraph" w:styleId="60">
    <w:name w:val="List Paragraph"/>
    <w:basedOn w:val="1"/>
    <w:link w:val="81"/>
    <w:qFormat/>
    <w:uiPriority w:val="34"/>
    <w:pPr>
      <w:ind w:left="720"/>
      <w:contextualSpacing/>
    </w:pPr>
    <w:rPr>
      <w:rFonts w:ascii="Times New Roman" w:hAnsi="Times New Roman" w:eastAsia="Times New Roman"/>
      <w:sz w:val="24"/>
      <w:szCs w:val="24"/>
      <w:lang w:val="en-US"/>
    </w:rPr>
  </w:style>
  <w:style w:type="paragraph" w:customStyle="1" w:styleId="61">
    <w:name w:val="TOC Heading"/>
    <w:basedOn w:val="2"/>
    <w:next w:val="1"/>
    <w:unhideWhenUsed/>
    <w:qFormat/>
    <w:uiPriority w:val="39"/>
    <w:pPr>
      <w:keepLines/>
      <w:spacing w:before="240" w:line="259" w:lineRule="auto"/>
      <w:ind w:left="0" w:firstLine="0"/>
      <w:jc w:val="left"/>
      <w:outlineLvl w:val="9"/>
    </w:pPr>
    <w:rPr>
      <w:rFonts w:asciiTheme="majorHAnsi" w:hAnsiTheme="majorHAnsi" w:eastAsiaTheme="majorEastAsia" w:cstheme="majorBidi"/>
      <w:b w:val="0"/>
      <w:color w:val="2E75B6" w:themeColor="accent1" w:themeShade="BF"/>
      <w:sz w:val="32"/>
      <w:szCs w:val="32"/>
      <w:lang w:val="en-US"/>
    </w:rPr>
  </w:style>
  <w:style w:type="paragraph" w:customStyle="1" w:styleId="62">
    <w:name w:val="E-JOURNAL_Title English"/>
    <w:basedOn w:val="1"/>
    <w:qFormat/>
    <w:uiPriority w:val="0"/>
    <w:pPr>
      <w:jc w:val="center"/>
    </w:pPr>
    <w:rPr>
      <w:rFonts w:ascii="Times New Roman" w:hAnsi="Times New Roman" w:eastAsia="Times New Roman"/>
      <w:b/>
      <w:i/>
      <w:szCs w:val="24"/>
    </w:rPr>
  </w:style>
  <w:style w:type="paragraph" w:customStyle="1" w:styleId="63">
    <w:name w:val="E-JOURNAL_Author"/>
    <w:basedOn w:val="1"/>
    <w:qFormat/>
    <w:uiPriority w:val="0"/>
    <w:pPr>
      <w:jc w:val="center"/>
    </w:pPr>
    <w:rPr>
      <w:rFonts w:ascii="Times New Roman" w:hAnsi="Times New Roman" w:eastAsia="Times New Roman"/>
    </w:rPr>
  </w:style>
  <w:style w:type="paragraph" w:customStyle="1" w:styleId="64">
    <w:name w:val="E-JOURNAL_AbstrakTitle"/>
    <w:basedOn w:val="1"/>
    <w:qFormat/>
    <w:uiPriority w:val="0"/>
    <w:pPr>
      <w:spacing w:before="120" w:after="120"/>
      <w:jc w:val="center"/>
    </w:pPr>
    <w:rPr>
      <w:rFonts w:ascii="Times New Roman" w:hAnsi="Times New Roman" w:eastAsia="Times New Roman"/>
      <w:b/>
      <w:szCs w:val="24"/>
    </w:rPr>
  </w:style>
  <w:style w:type="paragraph" w:customStyle="1" w:styleId="65">
    <w:name w:val="E-JOURNAL_Title"/>
    <w:basedOn w:val="1"/>
    <w:qFormat/>
    <w:uiPriority w:val="0"/>
    <w:pPr>
      <w:ind w:firstLine="567"/>
      <w:jc w:val="center"/>
    </w:pPr>
    <w:rPr>
      <w:rFonts w:ascii="Times New Roman" w:hAnsi="Times New Roman" w:eastAsia="Times New Roman"/>
      <w:b/>
    </w:rPr>
  </w:style>
  <w:style w:type="paragraph" w:customStyle="1" w:styleId="66">
    <w:name w:val="E-JOURNAL_AbstractBody"/>
    <w:basedOn w:val="65"/>
    <w:qFormat/>
    <w:uiPriority w:val="0"/>
    <w:pPr>
      <w:jc w:val="both"/>
    </w:pPr>
    <w:rPr>
      <w:b w:val="0"/>
    </w:rPr>
  </w:style>
  <w:style w:type="paragraph" w:customStyle="1" w:styleId="67">
    <w:name w:val="E-JOURNAL_AbstractBodyEnglish"/>
    <w:basedOn w:val="1"/>
    <w:qFormat/>
    <w:uiPriority w:val="0"/>
    <w:pPr>
      <w:ind w:firstLine="567"/>
      <w:jc w:val="both"/>
    </w:pPr>
    <w:rPr>
      <w:rFonts w:ascii="Times New Roman" w:hAnsi="Times New Roman" w:eastAsia="Times New Roman"/>
      <w:i/>
    </w:rPr>
  </w:style>
  <w:style w:type="paragraph" w:customStyle="1" w:styleId="68">
    <w:name w:val="E-JOURNAL_Heading 1"/>
    <w:basedOn w:val="1"/>
    <w:qFormat/>
    <w:uiPriority w:val="0"/>
    <w:pPr>
      <w:spacing w:before="120" w:after="120"/>
    </w:pPr>
    <w:rPr>
      <w:rFonts w:ascii="Times New Roman" w:hAnsi="Times New Roman" w:eastAsia="Times New Roman"/>
      <w:b/>
      <w:lang w:val="en-US"/>
    </w:rPr>
  </w:style>
  <w:style w:type="paragraph" w:customStyle="1" w:styleId="69">
    <w:name w:val="E-JOURNAL_Body"/>
    <w:basedOn w:val="1"/>
    <w:qFormat/>
    <w:uiPriority w:val="0"/>
    <w:pPr>
      <w:ind w:firstLine="567"/>
      <w:jc w:val="both"/>
    </w:pPr>
    <w:rPr>
      <w:rFonts w:ascii="Times New Roman" w:hAnsi="Times New Roman" w:eastAsia="Times New Roman"/>
      <w:szCs w:val="24"/>
    </w:rPr>
  </w:style>
  <w:style w:type="paragraph" w:customStyle="1" w:styleId="70">
    <w:name w:val="E-JOURNAL_TableCaption"/>
    <w:basedOn w:val="1"/>
    <w:autoRedefine/>
    <w:qFormat/>
    <w:uiPriority w:val="0"/>
    <w:pPr>
      <w:ind w:left="851" w:hanging="851"/>
      <w:contextualSpacing/>
    </w:pPr>
    <w:rPr>
      <w:rFonts w:ascii="Times New Roman" w:hAnsi="Times New Roman" w:eastAsia="Times New Roman"/>
      <w:szCs w:val="24"/>
    </w:rPr>
  </w:style>
  <w:style w:type="paragraph" w:customStyle="1" w:styleId="71">
    <w:name w:val="E-JOURNAL_Table"/>
    <w:basedOn w:val="1"/>
    <w:qFormat/>
    <w:uiPriority w:val="0"/>
    <w:pPr>
      <w:spacing w:line="240" w:lineRule="atLeast"/>
      <w:jc w:val="center"/>
    </w:pPr>
    <w:rPr>
      <w:rFonts w:ascii="Times New Roman" w:hAnsi="Times New Roman" w:eastAsia="Times New Roman"/>
      <w:szCs w:val="24"/>
    </w:rPr>
  </w:style>
  <w:style w:type="paragraph" w:customStyle="1" w:styleId="72">
    <w:name w:val="E-JOURNAL_Picture Capture"/>
    <w:basedOn w:val="1"/>
    <w:autoRedefine/>
    <w:qFormat/>
    <w:uiPriority w:val="0"/>
    <w:pPr>
      <w:ind w:left="993" w:hanging="993"/>
    </w:pPr>
    <w:rPr>
      <w:rFonts w:ascii="Times New Roman" w:hAnsi="Times New Roman" w:eastAsia="Times New Roman"/>
      <w:b/>
      <w:color w:val="000000"/>
      <w:sz w:val="20"/>
      <w:szCs w:val="24"/>
    </w:rPr>
  </w:style>
  <w:style w:type="paragraph" w:customStyle="1" w:styleId="73">
    <w:name w:val="E-JOURNAL_Daftar Pustaka"/>
    <w:basedOn w:val="1"/>
    <w:qFormat/>
    <w:uiPriority w:val="0"/>
    <w:pPr>
      <w:spacing w:before="240" w:line="240" w:lineRule="atLeast"/>
      <w:ind w:left="720" w:hanging="720"/>
      <w:jc w:val="both"/>
    </w:pPr>
    <w:rPr>
      <w:rFonts w:ascii="Times New Roman" w:hAnsi="Times New Roman" w:eastAsia="Times New Roman"/>
      <w:color w:val="000000"/>
    </w:rPr>
  </w:style>
  <w:style w:type="paragraph" w:customStyle="1" w:styleId="74">
    <w:name w:val="E-JOURNAL_AbstrakKeywords"/>
    <w:basedOn w:val="67"/>
    <w:qFormat/>
    <w:uiPriority w:val="0"/>
    <w:pPr>
      <w:spacing w:before="240" w:after="240"/>
      <w:ind w:firstLine="0"/>
    </w:pPr>
  </w:style>
  <w:style w:type="paragraph" w:customStyle="1" w:styleId="75">
    <w:name w:val="Style E-Journal_Keywords + Not Italic"/>
    <w:basedOn w:val="74"/>
    <w:qFormat/>
    <w:uiPriority w:val="0"/>
    <w:pPr>
      <w:spacing w:before="120" w:after="120"/>
    </w:pPr>
    <w:rPr>
      <w:i w:val="0"/>
    </w:rPr>
  </w:style>
  <w:style w:type="paragraph" w:customStyle="1" w:styleId="76">
    <w:name w:val="E-JOURNAL_TitleAbstractEnglish"/>
    <w:basedOn w:val="1"/>
    <w:autoRedefine/>
    <w:qFormat/>
    <w:uiPriority w:val="0"/>
    <w:pPr>
      <w:spacing w:before="120" w:after="120"/>
      <w:jc w:val="center"/>
    </w:pPr>
    <w:rPr>
      <w:rFonts w:ascii="Times New Roman" w:hAnsi="Times New Roman" w:eastAsia="Times New Roman"/>
      <w:b/>
      <w:bCs/>
      <w:i/>
      <w:iCs/>
      <w:szCs w:val="20"/>
    </w:rPr>
  </w:style>
  <w:style w:type="paragraph" w:customStyle="1" w:styleId="77">
    <w:name w:val="E-JOURNAL_Picture"/>
    <w:basedOn w:val="71"/>
    <w:qFormat/>
    <w:uiPriority w:val="0"/>
    <w:rPr>
      <w:szCs w:val="22"/>
    </w:rPr>
  </w:style>
  <w:style w:type="character" w:customStyle="1" w:styleId="78">
    <w:name w:val="Comment Text Char"/>
    <w:basedOn w:val="11"/>
    <w:link w:val="21"/>
    <w:qFormat/>
    <w:uiPriority w:val="99"/>
    <w:rPr>
      <w:rFonts w:ascii="Times New Roman" w:hAnsi="Times New Roman" w:eastAsia="Times New Roman"/>
      <w:sz w:val="20"/>
      <w:szCs w:val="20"/>
      <w:lang w:val="en-US"/>
    </w:rPr>
  </w:style>
  <w:style w:type="character" w:customStyle="1" w:styleId="79">
    <w:name w:val="hps"/>
    <w:basedOn w:val="11"/>
    <w:qFormat/>
    <w:uiPriority w:val="0"/>
  </w:style>
  <w:style w:type="character" w:customStyle="1" w:styleId="80">
    <w:name w:val="Comment Subject Char"/>
    <w:basedOn w:val="78"/>
    <w:link w:val="22"/>
    <w:semiHidden/>
    <w:qFormat/>
    <w:uiPriority w:val="99"/>
    <w:rPr>
      <w:rFonts w:ascii="Times New Roman" w:hAnsi="Times New Roman" w:eastAsia="Times New Roman"/>
      <w:b/>
      <w:bCs/>
      <w:sz w:val="20"/>
      <w:szCs w:val="20"/>
      <w:lang w:val="en-US"/>
    </w:rPr>
  </w:style>
  <w:style w:type="character" w:customStyle="1" w:styleId="81">
    <w:name w:val="List Paragraph Char"/>
    <w:link w:val="60"/>
    <w:qFormat/>
    <w:locked/>
    <w:uiPriority w:val="34"/>
    <w:rPr>
      <w:rFonts w:ascii="Times New Roman" w:hAnsi="Times New Roman" w:eastAsia="Times New Roman"/>
      <w:sz w:val="24"/>
      <w:szCs w:val="24"/>
      <w:lang w:val="en-US"/>
    </w:rPr>
  </w:style>
  <w:style w:type="table" w:customStyle="1" w:styleId="82">
    <w:name w:val="_Style 81"/>
    <w:basedOn w:val="12"/>
    <w:qFormat/>
    <w:uiPriority w:val="0"/>
    <w:tblPr>
      <w:tblCellMar>
        <w:top w:w="100" w:type="dxa"/>
        <w:left w:w="100" w:type="dxa"/>
        <w:bottom w:w="100" w:type="dxa"/>
        <w:right w:w="100" w:type="dxa"/>
      </w:tblCellMar>
    </w:tblPr>
  </w:style>
  <w:style w:type="character" w:customStyle="1" w:styleId="83">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n79ZunUHal422uYoqAzen15bmg==">CgMxLjA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nFkeDk4ajExYjN0ZjIOaC5hejFnemF4eDhraGUyDmguZDYzMDRnbWg4czYzMg5oLnQ3N21sa2o5ZDUzNTIOaC5vMjI0ZzUxZWp5azcyDmgucHJvNDVqbDAyd2Fx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50NG9zbXp3OWFudzM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</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22</Pages>
  <Words>6791</Words>
  <Characters>44352</Characters>
  <Lines>869</Lines>
  <Paragraphs>215</Paragraphs>
  <TotalTime>71</TotalTime>
  <ScaleCrop>false</ScaleCrop>
  <LinksUpToDate>false</LinksUpToDate>
  <CharactersWithSpaces>50928</CharactersWithSpaces>
  <Application>WPS Office_12.2.0.22556_F1E327BC-269C-435d-A152-05C5408002CA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2025-06-07T10:47:00Z</dcterms:created>
  <dc:creator>Editor Didaktika Biologi</dc:creator>
  <cp:lastModifiedBy>gothicinspire</cp:lastModifiedBy>
  <dcterms:modified xsi:type="dcterms:W3CDTF">2025-09-13T12:40:08Z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7f25faa0-df73-41dc-aad0-4be14c4c7a13</vt:lpwstr>
  </property>
  <property fmtid="{D5CDD505-2E9C-101B-9397-08002B2CF9AE}" pid="3" name="KSOProductBuildVer">
    <vt:lpwstr>1033-12.2.0.22556</vt:lpwstr>
  </property>
  <property fmtid="{D5CDD505-2E9C-101B-9397-08002B2CF9AE}" pid="4" name="ICV">
    <vt:lpwstr>A35AFED83B8E4318A3A1A5C00F97954F_12</vt:lpwstr>
  </property>
</Properties>
</file>