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70B" w:rsidRDefault="009C33A4">
      <w:pPr>
        <w:jc w:val="center"/>
        <w:rPr>
          <w:b/>
          <w:color w:val="0F243E"/>
          <w:sz w:val="28"/>
          <w:szCs w:val="28"/>
        </w:rPr>
      </w:pPr>
      <w:r>
        <w:rPr>
          <w:b/>
          <w:color w:val="0F243E"/>
          <w:sz w:val="28"/>
          <w:szCs w:val="28"/>
        </w:rPr>
        <w:t>LEMBAR PENILAIAN REVIEWER</w:t>
      </w:r>
    </w:p>
    <w:p w:rsidR="00FA270B" w:rsidRDefault="00FA270B">
      <w:pPr>
        <w:pBdr>
          <w:bottom w:val="single" w:sz="6" w:space="1" w:color="000000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dt>
      <w:sdtPr>
        <w:tag w:val="goog_rdk_1"/>
        <w:id w:val="-1875000105"/>
      </w:sdtPr>
      <w:sdtEndPr/>
      <w:sdtContent>
        <w:p w:rsidR="00FA270B" w:rsidRDefault="009C33A4" w:rsidP="001117C7">
          <w:pPr>
            <w:tabs>
              <w:tab w:val="left" w:pos="2977"/>
            </w:tabs>
            <w:spacing w:after="0" w:line="240" w:lineRule="auto"/>
            <w:rPr>
              <w:ins w:id="0" w:author="ibnu sleman" w:date="2021-04-16T03:00:00Z"/>
              <w:i/>
            </w:rPr>
          </w:pPr>
          <w:r>
            <w:rPr>
              <w:color w:val="0F243E"/>
            </w:rPr>
            <w:t>Judul Artikel Ilmiah</w:t>
          </w:r>
          <w:r>
            <w:rPr>
              <w:color w:val="0F243E"/>
            </w:rPr>
            <w:tab/>
            <w:t>:</w:t>
          </w:r>
          <w:r>
            <w:rPr>
              <w:i/>
            </w:rPr>
            <w:t xml:space="preserve"> </w:t>
          </w:r>
          <w:sdt>
            <w:sdtPr>
              <w:tag w:val="goog_rdk_0"/>
              <w:id w:val="1239906849"/>
            </w:sdtPr>
            <w:sdtEndPr/>
            <w:sdtContent>
              <w:r w:rsidR="00387B34" w:rsidRPr="00387B34">
                <w:rPr>
                  <w:b/>
                </w:rPr>
                <w:t xml:space="preserve">KAJI ULANG ALAT PENGUJIAN </w:t>
              </w:r>
              <w:r w:rsidR="00387B34" w:rsidRPr="00387B34">
                <w:rPr>
                  <w:b/>
                  <w:i/>
                </w:rPr>
                <w:t>HEAT EXCHANGER UNIT</w:t>
              </w:r>
              <w:r w:rsidR="00387B34" w:rsidRPr="00387B34">
                <w:rPr>
                  <w:b/>
                </w:rPr>
                <w:t xml:space="preserve"> PADA LABORATORIUM KONVERSI ENERGI TEKNIK MESIN</w:t>
              </w:r>
              <w:r w:rsidR="001117C7" w:rsidRPr="001117C7">
                <w:rPr>
                  <w:b/>
                  <w:bCs/>
                  <w:i/>
                  <w:iCs/>
                </w:rPr>
                <w:t xml:space="preserve"> </w:t>
              </w:r>
              <w:r w:rsidR="001117C7">
                <w:rPr>
                  <w:b/>
                  <w:bCs/>
                  <w:i/>
                  <w:iCs/>
                </w:rPr>
                <w:t xml:space="preserve"> </w:t>
              </w:r>
            </w:sdtContent>
          </w:sdt>
        </w:p>
      </w:sdtContent>
    </w:sdt>
    <w:sdt>
      <w:sdtPr>
        <w:tag w:val="goog_rdk_3"/>
        <w:id w:val="1730423397"/>
      </w:sdtPr>
      <w:sdtEndPr/>
      <w:sdtContent>
        <w:p w:rsidR="00FA270B" w:rsidRPr="00FA270B" w:rsidRDefault="00846257">
          <w:pPr>
            <w:tabs>
              <w:tab w:val="left" w:pos="2977"/>
            </w:tabs>
            <w:spacing w:after="0" w:line="240" w:lineRule="auto"/>
            <w:jc w:val="both"/>
            <w:rPr>
              <w:i/>
              <w:rPrChange w:id="1" w:author="ibnu sleman" w:date="2021-04-16T03:00:00Z">
                <w:rPr>
                  <w:rFonts w:ascii="Times New Roman" w:eastAsia="Times New Roman" w:hAnsi="Times New Roman" w:cs="Times New Roman"/>
                  <w:sz w:val="24"/>
                  <w:szCs w:val="24"/>
                </w:rPr>
              </w:rPrChange>
            </w:rPr>
          </w:pPr>
          <w:sdt>
            <w:sdtPr>
              <w:tag w:val="goog_rdk_2"/>
              <w:id w:val="-1003121202"/>
            </w:sdtPr>
            <w:sdtEndPr/>
            <w:sdtContent/>
          </w:sdt>
        </w:p>
      </w:sdtContent>
    </w:sdt>
    <w:p w:rsidR="00FA270B" w:rsidRDefault="00FA270B">
      <w:pPr>
        <w:tabs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FA270B" w:rsidRDefault="009C33A4" w:rsidP="001117C7">
      <w:pPr>
        <w:tabs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color w:val="0F243E"/>
        </w:rPr>
        <w:t xml:space="preserve">Nama Penulis </w:t>
      </w:r>
      <w:r>
        <w:rPr>
          <w:color w:val="0F243E"/>
        </w:rPr>
        <w:tab/>
        <w:t xml:space="preserve">:  </w:t>
      </w:r>
      <w:sdt>
        <w:sdtPr>
          <w:tag w:val="goog_rdk_4"/>
          <w:id w:val="-1563178973"/>
        </w:sdtPr>
        <w:sdtEndPr/>
        <w:sdtContent>
          <w:r w:rsidR="001117C7">
            <w:t xml:space="preserve"> </w:t>
          </w:r>
          <w:r w:rsidR="001117C7" w:rsidRPr="001117C7">
            <w:rPr>
              <w:rFonts w:eastAsia="Times New Roman"/>
              <w:color w:val="000000"/>
              <w:sz w:val="20"/>
              <w:szCs w:val="20"/>
            </w:rPr>
            <w:t xml:space="preserve"> </w:t>
          </w:r>
          <w:r w:rsidR="00387B34" w:rsidRPr="00387B34">
            <w:rPr>
              <w:rFonts w:eastAsia="Times New Roman"/>
              <w:color w:val="000000"/>
              <w:sz w:val="20"/>
              <w:szCs w:val="20"/>
              <w:lang w:val="id-ID"/>
            </w:rPr>
            <w:t>Erich Gilang Pranata</w:t>
          </w:r>
          <w:r w:rsidR="00387B34" w:rsidRPr="00387B34">
            <w:rPr>
              <w:rFonts w:eastAsia="Times New Roman"/>
              <w:color w:val="000000"/>
              <w:sz w:val="20"/>
              <w:szCs w:val="20"/>
              <w:vertAlign w:val="superscript"/>
            </w:rPr>
            <w:t>1),</w:t>
          </w:r>
          <w:r w:rsidR="00387B34" w:rsidRPr="00387B34">
            <w:rPr>
              <w:rFonts w:eastAsia="Times New Roman"/>
              <w:color w:val="000000"/>
              <w:sz w:val="20"/>
              <w:szCs w:val="20"/>
            </w:rPr>
            <w:t xml:space="preserve"> Martin Luther King</w:t>
          </w:r>
          <w:r w:rsidR="00387B34" w:rsidRPr="00387B34">
            <w:rPr>
              <w:rFonts w:eastAsia="Times New Roman"/>
              <w:color w:val="000000"/>
              <w:sz w:val="20"/>
              <w:szCs w:val="20"/>
              <w:vertAlign w:val="superscript"/>
              <w:lang w:val="id-ID"/>
            </w:rPr>
            <w:t>2</w:t>
          </w:r>
          <w:r w:rsidR="00387B34" w:rsidRPr="00387B34">
            <w:rPr>
              <w:rFonts w:eastAsia="Times New Roman"/>
              <w:color w:val="000000"/>
              <w:sz w:val="20"/>
              <w:szCs w:val="20"/>
            </w:rPr>
            <w:t>, Zulkarnain Fatoni</w:t>
          </w:r>
          <w:r w:rsidR="00387B34" w:rsidRPr="00387B34">
            <w:rPr>
              <w:rFonts w:eastAsia="Times New Roman"/>
              <w:color w:val="000000"/>
              <w:sz w:val="20"/>
              <w:szCs w:val="20"/>
              <w:vertAlign w:val="superscript"/>
              <w:lang w:val="id-ID"/>
            </w:rPr>
            <w:t>3</w:t>
          </w:r>
          <w:r w:rsidR="001117C7" w:rsidRPr="001117C7">
            <w:rPr>
              <w:rFonts w:eastAsia="Times New Roman"/>
              <w:color w:val="000000"/>
              <w:sz w:val="20"/>
              <w:szCs w:val="20"/>
            </w:rPr>
            <w:t xml:space="preserve"> </w:t>
          </w:r>
          <w:ins w:id="2" w:author="ibnu sleman" w:date="2021-04-16T03:01:00Z">
            <w:r>
              <w:rPr>
                <w:color w:val="0F243E"/>
              </w:rPr>
              <w:t>-</w:t>
            </w:r>
          </w:ins>
        </w:sdtContent>
      </w:sdt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Bagian Keilmuan/Bidang Kajian</w:t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>: Teknik Mesin /</w:t>
      </w:r>
      <w:r>
        <w:rPr>
          <w:color w:val="0F243E"/>
        </w:rPr>
        <w:tab/>
      </w:r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Tanggal Submitted</w:t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 xml:space="preserve">:  </w:t>
      </w:r>
      <w:sdt>
        <w:sdtPr>
          <w:tag w:val="goog_rdk_5"/>
          <w:id w:val="1247607501"/>
        </w:sdtPr>
        <w:sdtEndPr/>
        <w:sdtContent>
          <w:ins w:id="3" w:author="ibnu sleman" w:date="2021-04-16T03:01:00Z">
            <w:r>
              <w:rPr>
                <w:color w:val="0F243E"/>
              </w:rPr>
              <w:t>-</w:t>
            </w:r>
          </w:ins>
        </w:sdtContent>
      </w:sdt>
    </w:p>
    <w:p w:rsidR="00FA270B" w:rsidRDefault="009C33A4">
      <w:pPr>
        <w:tabs>
          <w:tab w:val="left" w:pos="2835"/>
          <w:tab w:val="left" w:pos="2880"/>
          <w:tab w:val="left" w:pos="2977"/>
        </w:tabs>
        <w:spacing w:after="0" w:line="240" w:lineRule="auto"/>
        <w:ind w:left="2977" w:hanging="2977"/>
        <w:rPr>
          <w:color w:val="0F243E"/>
        </w:rPr>
      </w:pPr>
      <w:r>
        <w:rPr>
          <w:color w:val="0F243E"/>
        </w:rPr>
        <w:t>Volume (….) Nomor (….)</w:t>
      </w:r>
    </w:p>
    <w:p w:rsidR="00FA270B" w:rsidRDefault="00FA270B">
      <w:pPr>
        <w:pBdr>
          <w:bottom w:val="single" w:sz="6" w:space="0" w:color="000000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FA270B" w:rsidRDefault="00FA270B">
      <w:pPr>
        <w:spacing w:after="0" w:line="240" w:lineRule="auto"/>
        <w:rPr>
          <w:rFonts w:ascii="Times New Roman" w:eastAsia="Times New Roman" w:hAnsi="Times New Roman" w:cs="Times New Roman"/>
          <w:vertAlign w:val="superscript"/>
        </w:rPr>
      </w:pPr>
    </w:p>
    <w:p w:rsidR="00FA270B" w:rsidRDefault="009C33A4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  <w:r>
        <w:rPr>
          <w:color w:val="0F243E"/>
        </w:rPr>
        <w:t xml:space="preserve">Nama Lengkap Reviewer </w:t>
      </w:r>
      <w:r>
        <w:rPr>
          <w:color w:val="0F243E"/>
        </w:rPr>
        <w:tab/>
        <w:t xml:space="preserve">: </w:t>
      </w:r>
      <w:sdt>
        <w:sdtPr>
          <w:tag w:val="goog_rdk_6"/>
          <w:id w:val="196663400"/>
        </w:sdtPr>
        <w:sdtEndPr/>
        <w:sdtContent>
          <w:r w:rsidR="001B377C" w:rsidRPr="001B377C">
            <w:rPr>
              <w:b/>
              <w:color w:val="0F243E"/>
            </w:rPr>
            <w:t>Hasan Basri</w:t>
          </w:r>
        </w:sdtContent>
      </w:sdt>
    </w:p>
    <w:p w:rsidR="00FA270B" w:rsidRDefault="00FA270B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</w:p>
    <w:p w:rsidR="00FA270B" w:rsidRDefault="009C33A4">
      <w:pPr>
        <w:tabs>
          <w:tab w:val="left" w:pos="2835"/>
          <w:tab w:val="left" w:pos="2880"/>
          <w:tab w:val="left" w:pos="3240"/>
        </w:tabs>
        <w:spacing w:after="0" w:line="240" w:lineRule="auto"/>
        <w:ind w:left="3260" w:hanging="3260"/>
        <w:rPr>
          <w:color w:val="0F243E"/>
        </w:rPr>
      </w:pPr>
      <w:r>
        <w:rPr>
          <w:color w:val="0F243E"/>
        </w:rPr>
        <w:t>Catatan/Komentar</w:t>
      </w:r>
      <w:r>
        <w:rPr>
          <w:color w:val="0F243E"/>
        </w:rPr>
        <w:tab/>
      </w: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1117C7" w:rsidP="001B377C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>
        <w:rPr>
          <w:color w:val="0F243E"/>
        </w:rPr>
        <w:t>Metode yang ditulis di Abstrak tidak jelas</w:t>
      </w:r>
    </w:p>
    <w:p w:rsidR="002409E9" w:rsidRPr="000B3DE0" w:rsidRDefault="000B3DE0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0B3DE0">
        <w:rPr>
          <w:color w:val="FF0000"/>
        </w:rPr>
        <w:t>Perbaikan Pendahuluan: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Jelaskan hasil sebelumnya dan temukan masalahnya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Apakah ada solusi yang ada? di dukung dengan kutipan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Inovasi apa yang diusulkan?</w:t>
      </w:r>
    </w:p>
    <w:p w:rsidR="000B3DE0" w:rsidRPr="000B3DE0" w:rsidRDefault="000B3DE0" w:rsidP="000B3DE0">
      <w:pPr>
        <w:pStyle w:val="ListParagraph"/>
        <w:numPr>
          <w:ilvl w:val="0"/>
          <w:numId w:val="5"/>
        </w:numPr>
        <w:spacing w:after="0" w:line="240" w:lineRule="auto"/>
        <w:rPr>
          <w:color w:val="0F243E"/>
        </w:rPr>
      </w:pPr>
      <w:r w:rsidRPr="000B3DE0">
        <w:rPr>
          <w:bCs/>
          <w:color w:val="0F243E"/>
          <w:lang w:val="id-ID"/>
        </w:rPr>
        <w:t>Apa yang ingin Anda capai? mengisi kesenjangan dalam pengetahuan atau untuk</w:t>
      </w:r>
      <w:r w:rsidRPr="000B3DE0">
        <w:rPr>
          <w:bCs/>
          <w:color w:val="0F243E"/>
        </w:rPr>
        <w:t xml:space="preserve"> </w:t>
      </w:r>
      <w:r w:rsidRPr="000B3DE0">
        <w:rPr>
          <w:bCs/>
          <w:color w:val="0F243E"/>
          <w:lang w:val="id-ID"/>
        </w:rPr>
        <w:t>menjawab pertanyaan yang belum terjawab sebelumnya</w:t>
      </w:r>
    </w:p>
    <w:p w:rsidR="00FA098F" w:rsidRDefault="00FA098F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FF0000"/>
        </w:rPr>
        <w:t>Perlu ditambahkan pembahasan dan imlikasi dari hasil penelitian</w:t>
      </w:r>
    </w:p>
    <w:p w:rsidR="000B3DE0" w:rsidRDefault="000B3DE0" w:rsidP="000B3DE0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FF0000"/>
        </w:rPr>
        <w:t>Perbaikan Kesimpulan:</w:t>
      </w:r>
    </w:p>
    <w:p w:rsidR="00FA098F" w:rsidRDefault="00FA098F" w:rsidP="00FA098F">
      <w:pPr>
        <w:tabs>
          <w:tab w:val="left" w:pos="360"/>
        </w:tabs>
        <w:spacing w:after="0" w:line="240" w:lineRule="auto"/>
        <w:ind w:left="360"/>
        <w:rPr>
          <w:color w:val="0F243E"/>
        </w:rPr>
      </w:pPr>
      <w:r w:rsidRPr="00FA098F">
        <w:rPr>
          <w:color w:val="0F243E"/>
        </w:rPr>
        <w:t xml:space="preserve">Kesimpulan bukanlah ringkasan topik utama yang dibahas atau pernyataan ulang masalah penelitian, </w:t>
      </w:r>
      <w:r w:rsidRPr="00FA098F">
        <w:rPr>
          <w:b/>
          <w:bCs/>
          <w:color w:val="0F243E"/>
        </w:rPr>
        <w:t xml:space="preserve">tetapi </w:t>
      </w:r>
      <w:r w:rsidRPr="00FA098F">
        <w:rPr>
          <w:color w:val="0F243E"/>
        </w:rPr>
        <w:t xml:space="preserve">sintesis poin-poin penting </w:t>
      </w:r>
    </w:p>
    <w:p w:rsidR="00FA270B" w:rsidRDefault="00FA270B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0B3DE0" w:rsidRDefault="000B3DE0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</w:p>
    <w:p w:rsidR="00FA270B" w:rsidRDefault="009C33A4">
      <w:pPr>
        <w:tabs>
          <w:tab w:val="left" w:pos="2835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>Kesimpulan Review*)</w:t>
      </w:r>
      <w:r>
        <w:rPr>
          <w:color w:val="0F243E"/>
        </w:rPr>
        <w:tab/>
        <w:t>:🖵Layak untuk diterbitkan (Skor rata-rata ≥ 40)</w:t>
      </w:r>
    </w:p>
    <w:sdt>
      <w:sdtPr>
        <w:tag w:val="goog_rdk_15"/>
        <w:id w:val="-420421196"/>
      </w:sdtPr>
      <w:sdtEndPr/>
      <w:sdtContent>
        <w:p w:rsidR="00FA270B" w:rsidRPr="00FA270B" w:rsidRDefault="009C33A4">
          <w:pPr>
            <w:tabs>
              <w:tab w:val="left" w:pos="2880"/>
              <w:tab w:val="left" w:pos="3240"/>
            </w:tabs>
            <w:spacing w:after="0" w:line="240" w:lineRule="auto"/>
            <w:rPr>
              <w:color w:val="0F243E"/>
              <w:highlight w:val="green"/>
              <w:rPrChange w:id="4" w:author="ibnu sleman" w:date="2021-04-16T03:03:00Z">
                <w:rPr>
                  <w:color w:val="0F243E"/>
                </w:rPr>
              </w:rPrChange>
            </w:rPr>
          </w:pPr>
          <w:r>
            <w:rPr>
              <w:color w:val="0F243E"/>
            </w:rPr>
            <w:tab/>
          </w:r>
          <w:sdt>
            <w:sdtPr>
              <w:tag w:val="goog_rdk_9"/>
              <w:id w:val="-327290137"/>
            </w:sdtPr>
            <w:sdtEndPr/>
            <w:sdtContent>
              <w:r w:rsidRPr="000B3DE0">
                <w:rPr>
                  <w:color w:val="0F243E"/>
                </w:rPr>
                <w:t>🖵Layak untuk diterbitkan dengan perbaikan m</w:t>
              </w:r>
            </w:sdtContent>
          </w:sdt>
          <w:sdt>
            <w:sdtPr>
              <w:tag w:val="goog_rdk_10"/>
              <w:id w:val="2130038878"/>
            </w:sdtPr>
            <w:sdtEndPr/>
            <w:sdtContent>
              <w:sdt>
                <w:sdtPr>
                  <w:tag w:val="goog_rdk_11"/>
                  <w:id w:val="-73051212"/>
                </w:sdtPr>
                <w:sdtEndPr/>
                <w:sdtContent>
                  <w:ins w:id="5" w:author="ibnu sleman" w:date="2021-04-16T03:02:00Z">
                    <w:r w:rsidRPr="000B3DE0">
                      <w:rPr>
                        <w:color w:val="0F243E"/>
                      </w:rPr>
                      <w:t xml:space="preserve">inor </w:t>
                    </w:r>
                  </w:ins>
                </w:sdtContent>
              </w:sdt>
            </w:sdtContent>
          </w:sdt>
          <w:sdt>
            <w:sdtPr>
              <w:tag w:val="goog_rdk_12"/>
              <w:id w:val="272823391"/>
            </w:sdtPr>
            <w:sdtEndPr/>
            <w:sdtContent>
              <w:sdt>
                <w:sdtPr>
                  <w:tag w:val="goog_rdk_13"/>
                  <w:id w:val="-69669208"/>
                </w:sdtPr>
                <w:sdtEndPr/>
                <w:sdtContent>
                  <w:del w:id="6" w:author="ibnu sleman" w:date="2021-04-16T03:02:00Z">
                    <w:r w:rsidRPr="000B3DE0">
                      <w:rPr>
                        <w:color w:val="0F243E"/>
                      </w:rPr>
                      <w:delText>ajor</w:delText>
                    </w:r>
                  </w:del>
                </w:sdtContent>
              </w:sdt>
            </w:sdtContent>
          </w:sdt>
          <w:sdt>
            <w:sdtPr>
              <w:tag w:val="goog_rdk_14"/>
              <w:id w:val="1355843852"/>
            </w:sdtPr>
            <w:sdtEndPr/>
            <w:sdtContent>
              <w:r w:rsidRPr="000B3DE0">
                <w:rPr>
                  <w:color w:val="0F243E"/>
                </w:rPr>
                <w:t xml:space="preserve"> (Skor rata-rata &gt; 30 ~ 40)</w:t>
              </w:r>
            </w:sdtContent>
          </w:sdt>
        </w:p>
      </w:sdtContent>
    </w:sdt>
    <w:sdt>
      <w:sdtPr>
        <w:tag w:val="goog_rdk_22"/>
        <w:id w:val="589434557"/>
      </w:sdtPr>
      <w:sdtEndPr/>
      <w:sdtContent>
        <w:p w:rsidR="00FA270B" w:rsidRPr="00FA270B" w:rsidRDefault="009C33A4">
          <w:pPr>
            <w:tabs>
              <w:tab w:val="left" w:pos="2880"/>
              <w:tab w:val="left" w:pos="3240"/>
            </w:tabs>
            <w:spacing w:after="0" w:line="240" w:lineRule="auto"/>
            <w:rPr>
              <w:color w:val="0F243E"/>
              <w:highlight w:val="white"/>
              <w:rPrChange w:id="7" w:author="ibnu sleman" w:date="2021-04-16T03:02:00Z">
                <w:rPr>
                  <w:color w:val="0F243E"/>
                </w:rPr>
              </w:rPrChange>
            </w:rPr>
          </w:pPr>
          <w:r>
            <w:rPr>
              <w:color w:val="0F243E"/>
            </w:rPr>
            <w:tab/>
          </w:r>
          <w:sdt>
            <w:sdtPr>
              <w:tag w:val="goog_rdk_16"/>
              <w:id w:val="752082909"/>
            </w:sdtPr>
            <w:sdtEndPr>
              <w:rPr>
                <w:highlight w:val="green"/>
              </w:rPr>
            </w:sdtEndPr>
            <w:sdtContent>
              <w:r>
                <w:rPr>
                  <w:color w:val="0F243E"/>
                  <w:highlight w:val="white"/>
                  <w:rPrChange w:id="8" w:author="ibnu sleman" w:date="2021-04-16T03:02:00Z">
                    <w:rPr>
                      <w:color w:val="0F243E"/>
                    </w:rPr>
                  </w:rPrChange>
                </w:rPr>
                <w:t>🖵</w:t>
              </w:r>
              <w:r w:rsidRPr="00FA098F">
                <w:rPr>
                  <w:color w:val="0F243E"/>
                  <w:highlight w:val="green"/>
                  <w:rPrChange w:id="9" w:author="ibnu sleman" w:date="2021-04-16T03:02:00Z">
                    <w:rPr>
                      <w:color w:val="0F243E"/>
                    </w:rPr>
                  </w:rPrChange>
                </w:rPr>
                <w:t>Layak untuk diterbitkan dengan perbaikan m</w:t>
              </w:r>
            </w:sdtContent>
          </w:sdt>
          <w:sdt>
            <w:sdtPr>
              <w:rPr>
                <w:highlight w:val="green"/>
              </w:rPr>
              <w:tag w:val="goog_rdk_17"/>
              <w:id w:val="637688210"/>
            </w:sdtPr>
            <w:sdtEndPr/>
            <w:sdtContent>
              <w:sdt>
                <w:sdtPr>
                  <w:rPr>
                    <w:highlight w:val="green"/>
                  </w:rPr>
                  <w:tag w:val="goog_rdk_18"/>
                  <w:id w:val="-1780103788"/>
                </w:sdtPr>
                <w:sdtEndPr/>
                <w:sdtContent>
                  <w:ins w:id="10" w:author="ibnu sleman" w:date="2021-04-16T03:03:00Z">
                    <w:r w:rsidRPr="00FA098F">
                      <w:rPr>
                        <w:color w:val="0F243E"/>
                        <w:highlight w:val="green"/>
                        <w:rPrChange w:id="11" w:author="ibnu sleman" w:date="2021-04-16T03:02:00Z">
                          <w:rPr>
                            <w:color w:val="0F243E"/>
                          </w:rPr>
                        </w:rPrChange>
                      </w:rPr>
                      <w:t>ajor</w:t>
                    </w:r>
                  </w:ins>
                </w:sdtContent>
              </w:sdt>
            </w:sdtContent>
          </w:sdt>
          <w:sdt>
            <w:sdtPr>
              <w:rPr>
                <w:highlight w:val="green"/>
              </w:rPr>
              <w:tag w:val="goog_rdk_19"/>
              <w:id w:val="838510405"/>
            </w:sdtPr>
            <w:sdtEndPr/>
            <w:sdtContent>
              <w:sdt>
                <w:sdtPr>
                  <w:rPr>
                    <w:highlight w:val="green"/>
                  </w:rPr>
                  <w:tag w:val="goog_rdk_20"/>
                  <w:id w:val="-1797674556"/>
                </w:sdtPr>
                <w:sdtEndPr/>
                <w:sdtContent>
                  <w:del w:id="12" w:author="ibnu sleman" w:date="2021-04-16T03:03:00Z">
                    <w:r w:rsidRPr="00FA098F">
                      <w:rPr>
                        <w:color w:val="0F243E"/>
                        <w:highlight w:val="green"/>
                        <w:rPrChange w:id="13" w:author="ibnu sleman" w:date="2021-04-16T03:02:00Z">
                          <w:rPr>
                            <w:color w:val="0F243E"/>
                          </w:rPr>
                        </w:rPrChange>
                      </w:rPr>
                      <w:delText>inor</w:delText>
                    </w:r>
                  </w:del>
                </w:sdtContent>
              </w:sdt>
            </w:sdtContent>
          </w:sdt>
          <w:sdt>
            <w:sdtPr>
              <w:rPr>
                <w:highlight w:val="green"/>
              </w:rPr>
              <w:tag w:val="goog_rdk_21"/>
              <w:id w:val="1939948244"/>
            </w:sdtPr>
            <w:sdtEndPr/>
            <w:sdtContent>
              <w:r w:rsidRPr="00FA098F">
                <w:rPr>
                  <w:color w:val="0F243E"/>
                  <w:highlight w:val="green"/>
                  <w:rPrChange w:id="14" w:author="ibnu sleman" w:date="2021-04-16T03:02:00Z">
                    <w:rPr>
                      <w:color w:val="0F243E"/>
                    </w:rPr>
                  </w:rPrChange>
                </w:rPr>
                <w:t xml:space="preserve"> (Skor rata-rata = 20 ~ 30)</w:t>
              </w:r>
            </w:sdtContent>
          </w:sdt>
        </w:p>
      </w:sdtContent>
    </w:sdt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  <w:t>🖵Tidak layak untuk diterbitkan (Skor rata-rata &lt; 20)</w:t>
      </w: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FA270B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</w:p>
    <w:p w:rsidR="00FA270B" w:rsidRDefault="00FA270B">
      <w:pPr>
        <w:tabs>
          <w:tab w:val="left" w:pos="6270"/>
        </w:tabs>
        <w:spacing w:after="0" w:line="240" w:lineRule="auto"/>
        <w:rPr>
          <w:b/>
          <w:color w:val="0F243E"/>
        </w:rPr>
      </w:pPr>
    </w:p>
    <w:p w:rsidR="00FA270B" w:rsidRDefault="009C33A4">
      <w:pPr>
        <w:tabs>
          <w:tab w:val="left" w:pos="6270"/>
        </w:tabs>
        <w:spacing w:after="0" w:line="240" w:lineRule="auto"/>
        <w:rPr>
          <w:b/>
          <w:color w:val="0F243E"/>
        </w:rPr>
      </w:pPr>
      <w:r>
        <w:rPr>
          <w:b/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rFonts w:ascii="Times New Roman" w:eastAsia="Times New Roman" w:hAnsi="Times New Roman" w:cs="Times New Roman"/>
          <w:color w:val="0F243E"/>
          <w:sz w:val="20"/>
          <w:szCs w:val="20"/>
        </w:rPr>
      </w:pPr>
      <w:r>
        <w:rPr>
          <w:rFonts w:ascii="Times New Roman" w:eastAsia="Times New Roman" w:hAnsi="Times New Roman" w:cs="Times New Roman"/>
          <w:color w:val="0F243E"/>
          <w:sz w:val="20"/>
          <w:szCs w:val="20"/>
        </w:rPr>
        <w:t>*) Beri tanda centang pada kotak yang tersedia</w:t>
      </w:r>
    </w:p>
    <w:p w:rsidR="00FA270B" w:rsidRDefault="009C33A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**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)Mohon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dibumbuhi dengan tanda tangan hasil scan asli</w:t>
      </w:r>
    </w:p>
    <w:p w:rsidR="00FA270B" w:rsidRDefault="009C33A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***) di isi dengan melingkari salah satu skor penilaian</w:t>
      </w:r>
    </w:p>
    <w:p w:rsidR="00FA270B" w:rsidRDefault="00FA270B"/>
    <w:p w:rsidR="00FA270B" w:rsidRDefault="00E1631C">
      <w:pPr>
        <w:tabs>
          <w:tab w:val="left" w:pos="4451"/>
        </w:tabs>
        <w:rPr>
          <w:i/>
          <w:u w:val="single"/>
        </w:rPr>
      </w:pPr>
      <w:r>
        <w:rPr>
          <w:i/>
          <w:noProof/>
          <w:u w:val="single"/>
        </w:rPr>
        <w:lastRenderedPageBreak/>
        <w:drawing>
          <wp:inline distT="0" distB="0" distL="0" distR="0">
            <wp:extent cx="6448425" cy="4095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GoBack"/>
      <w:bookmarkEnd w:id="15"/>
    </w:p>
    <w:p w:rsidR="00FA270B" w:rsidRDefault="009C33A4">
      <w:pPr>
        <w:tabs>
          <w:tab w:val="left" w:pos="4451"/>
        </w:tabs>
        <w:rPr>
          <w:i/>
          <w:u w:val="single"/>
        </w:rPr>
      </w:pPr>
      <w:r>
        <w:rPr>
          <w:i/>
          <w:u w:val="single"/>
        </w:rPr>
        <w:t>Tabel Penilaian (</w:t>
      </w:r>
      <w:r>
        <w:rPr>
          <w:i/>
          <w:sz w:val="20"/>
          <w:szCs w:val="20"/>
          <w:u w:val="single"/>
        </w:rPr>
        <w:t>di isi dengan melingkari salah satu skor penilaian</w:t>
      </w:r>
      <w:proofErr w:type="gramStart"/>
      <w:r>
        <w:rPr>
          <w:i/>
          <w:sz w:val="20"/>
          <w:szCs w:val="20"/>
          <w:u w:val="single"/>
        </w:rPr>
        <w:t>)*</w:t>
      </w:r>
      <w:proofErr w:type="gramEnd"/>
      <w:r>
        <w:rPr>
          <w:i/>
          <w:sz w:val="20"/>
          <w:szCs w:val="20"/>
          <w:u w:val="single"/>
        </w:rPr>
        <w:t>**</w:t>
      </w:r>
    </w:p>
    <w:p w:rsidR="00FA270B" w:rsidRDefault="009C33A4">
      <w:pPr>
        <w:tabs>
          <w:tab w:val="left" w:pos="4451"/>
        </w:tabs>
      </w:pPr>
      <w:r>
        <w:tab/>
      </w:r>
    </w:p>
    <w:p w:rsidR="00FA270B" w:rsidRDefault="00FA270B"/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 w:rsidR="001B377C">
        <w:rPr>
          <w:color w:val="0F243E"/>
        </w:rPr>
        <w:t>Palembang</w:t>
      </w:r>
      <w:r>
        <w:rPr>
          <w:color w:val="0F243E"/>
        </w:rPr>
        <w:t xml:space="preserve">, </w:t>
      </w:r>
      <w:r w:rsidR="000B3DE0">
        <w:rPr>
          <w:color w:val="0F243E"/>
        </w:rPr>
        <w:t xml:space="preserve">24 Mei </w:t>
      </w:r>
      <w:r w:rsidR="001B377C">
        <w:rPr>
          <w:color w:val="0F243E"/>
        </w:rPr>
        <w:t>2023</w:t>
      </w:r>
      <w:r>
        <w:rPr>
          <w:color w:val="0F243E"/>
        </w:rPr>
        <w:tab/>
      </w:r>
      <w:r>
        <w:rPr>
          <w:color w:val="0F243E"/>
        </w:rPr>
        <w:tab/>
      </w:r>
    </w:p>
    <w:p w:rsidR="00FA270B" w:rsidRDefault="009C33A4">
      <w:pPr>
        <w:tabs>
          <w:tab w:val="left" w:pos="2880"/>
          <w:tab w:val="left" w:pos="3240"/>
        </w:tabs>
        <w:spacing w:after="0" w:line="240" w:lineRule="auto"/>
        <w:rPr>
          <w:color w:val="0F243E"/>
        </w:rPr>
      </w:pP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</w:r>
      <w:r>
        <w:rPr>
          <w:color w:val="0F243E"/>
        </w:rPr>
        <w:tab/>
        <w:t>Reviewer**)</w:t>
      </w:r>
    </w:p>
    <w:p w:rsidR="00FA270B" w:rsidRDefault="001B377C" w:rsidP="001B377C">
      <w:pPr>
        <w:spacing w:after="0" w:line="240" w:lineRule="auto"/>
        <w:ind w:left="6521"/>
        <w:rPr>
          <w:color w:val="0F243E"/>
        </w:rPr>
      </w:pPr>
      <w:r>
        <w:rPr>
          <w:noProof/>
          <w:color w:val="0F243E"/>
        </w:rPr>
        <w:drawing>
          <wp:inline distT="0" distB="0" distL="0" distR="0" wp14:anchorId="39AD11D3" wp14:editId="3F91A617">
            <wp:extent cx="1809750" cy="70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70B" w:rsidRDefault="00FA270B" w:rsidP="00737D6B">
      <w:pPr>
        <w:spacing w:after="0"/>
      </w:pPr>
    </w:p>
    <w:p w:rsidR="00737D6B" w:rsidRDefault="00737D6B" w:rsidP="00737D6B">
      <w:pPr>
        <w:spacing w:after="0"/>
      </w:pPr>
    </w:p>
    <w:p w:rsidR="00737D6B" w:rsidRDefault="00737D6B" w:rsidP="00737D6B">
      <w:pPr>
        <w:spacing w:after="0"/>
      </w:pPr>
    </w:p>
    <w:sectPr w:rsidR="00737D6B" w:rsidSect="00737D6B">
      <w:pgSz w:w="11906" w:h="16838"/>
      <w:pgMar w:top="864" w:right="864" w:bottom="864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257" w:rsidRDefault="00846257">
      <w:pPr>
        <w:spacing w:after="0" w:line="240" w:lineRule="auto"/>
      </w:pPr>
      <w:r>
        <w:separator/>
      </w:r>
    </w:p>
  </w:endnote>
  <w:endnote w:type="continuationSeparator" w:id="0">
    <w:p w:rsidR="00846257" w:rsidRDefault="0084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257" w:rsidRDefault="00846257">
      <w:pPr>
        <w:spacing w:after="0" w:line="240" w:lineRule="auto"/>
      </w:pPr>
      <w:r>
        <w:separator/>
      </w:r>
    </w:p>
  </w:footnote>
  <w:footnote w:type="continuationSeparator" w:id="0">
    <w:p w:rsidR="00846257" w:rsidRDefault="0084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5"/>
    <w:multiLevelType w:val="multilevel"/>
    <w:tmpl w:val="00000888"/>
    <w:lvl w:ilvl="0">
      <w:numFmt w:val="bullet"/>
      <w:lvlText w:val="•"/>
      <w:lvlJc w:val="left"/>
      <w:pPr>
        <w:ind w:left="2148" w:hanging="541"/>
      </w:pPr>
      <w:rPr>
        <w:rFonts w:ascii="Arial" w:hAnsi="Arial"/>
        <w:b w:val="0"/>
        <w:i w:val="0"/>
        <w:w w:val="100"/>
        <w:sz w:val="48"/>
      </w:rPr>
    </w:lvl>
    <w:lvl w:ilvl="1">
      <w:numFmt w:val="bullet"/>
      <w:lvlText w:val="•"/>
      <w:lvlJc w:val="left"/>
      <w:pPr>
        <w:ind w:left="3760" w:hanging="541"/>
      </w:pPr>
    </w:lvl>
    <w:lvl w:ilvl="2">
      <w:numFmt w:val="bullet"/>
      <w:lvlText w:val="•"/>
      <w:lvlJc w:val="left"/>
      <w:pPr>
        <w:ind w:left="5380" w:hanging="541"/>
      </w:pPr>
    </w:lvl>
    <w:lvl w:ilvl="3">
      <w:numFmt w:val="bullet"/>
      <w:lvlText w:val="•"/>
      <w:lvlJc w:val="left"/>
      <w:pPr>
        <w:ind w:left="7000" w:hanging="541"/>
      </w:pPr>
    </w:lvl>
    <w:lvl w:ilvl="4">
      <w:numFmt w:val="bullet"/>
      <w:lvlText w:val="•"/>
      <w:lvlJc w:val="left"/>
      <w:pPr>
        <w:ind w:left="8620" w:hanging="541"/>
      </w:pPr>
    </w:lvl>
    <w:lvl w:ilvl="5">
      <w:numFmt w:val="bullet"/>
      <w:lvlText w:val="•"/>
      <w:lvlJc w:val="left"/>
      <w:pPr>
        <w:ind w:left="10240" w:hanging="541"/>
      </w:pPr>
    </w:lvl>
    <w:lvl w:ilvl="6">
      <w:numFmt w:val="bullet"/>
      <w:lvlText w:val="•"/>
      <w:lvlJc w:val="left"/>
      <w:pPr>
        <w:ind w:left="11860" w:hanging="541"/>
      </w:pPr>
    </w:lvl>
    <w:lvl w:ilvl="7">
      <w:numFmt w:val="bullet"/>
      <w:lvlText w:val="•"/>
      <w:lvlJc w:val="left"/>
      <w:pPr>
        <w:ind w:left="13480" w:hanging="541"/>
      </w:pPr>
    </w:lvl>
    <w:lvl w:ilvl="8">
      <w:numFmt w:val="bullet"/>
      <w:lvlText w:val="•"/>
      <w:lvlJc w:val="left"/>
      <w:pPr>
        <w:ind w:left="15100" w:hanging="541"/>
      </w:pPr>
    </w:lvl>
  </w:abstractNum>
  <w:abstractNum w:abstractNumId="1">
    <w:nsid w:val="043B08E9"/>
    <w:multiLevelType w:val="hybridMultilevel"/>
    <w:tmpl w:val="0B54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9A7C2D"/>
    <w:multiLevelType w:val="multilevel"/>
    <w:tmpl w:val="463835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74639D"/>
    <w:multiLevelType w:val="multilevel"/>
    <w:tmpl w:val="874AC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37573C"/>
    <w:multiLevelType w:val="hybridMultilevel"/>
    <w:tmpl w:val="D30E5C9A"/>
    <w:lvl w:ilvl="0" w:tplc="040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A270B"/>
    <w:rsid w:val="000B3DE0"/>
    <w:rsid w:val="001117C7"/>
    <w:rsid w:val="001B377C"/>
    <w:rsid w:val="002409E9"/>
    <w:rsid w:val="00387B34"/>
    <w:rsid w:val="00737D6B"/>
    <w:rsid w:val="00846257"/>
    <w:rsid w:val="009C33A4"/>
    <w:rsid w:val="00A31F4A"/>
    <w:rsid w:val="00E1631C"/>
    <w:rsid w:val="00E65626"/>
    <w:rsid w:val="00FA098F"/>
    <w:rsid w:val="00FA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3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A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csmaddresses">
    <w:name w:val="icsm_addresses"/>
    <w:basedOn w:val="Normal"/>
    <w:rsid w:val="001A1B37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table" w:styleId="TableGrid">
    <w:name w:val="Table Grid"/>
    <w:basedOn w:val="TableNormal"/>
    <w:uiPriority w:val="59"/>
    <w:rsid w:val="001A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smkeywords">
    <w:name w:val="icsm_keywords"/>
    <w:basedOn w:val="Normal"/>
    <w:rsid w:val="001A1B37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0"/>
      <w:lang w:val="en-GB"/>
    </w:rPr>
  </w:style>
  <w:style w:type="paragraph" w:customStyle="1" w:styleId="icsmbodytext">
    <w:name w:val="icsm_bodytext"/>
    <w:basedOn w:val="Normal"/>
    <w:rsid w:val="001A1B37"/>
    <w:pPr>
      <w:spacing w:after="0" w:line="240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icsmheading1">
    <w:name w:val="icsm_heading1"/>
    <w:basedOn w:val="Normal"/>
    <w:rsid w:val="001A1B37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icsmreferences">
    <w:name w:val="icsm_references"/>
    <w:basedOn w:val="Normal"/>
    <w:rsid w:val="001A1B37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16"/>
      <w:szCs w:val="20"/>
      <w:lang w:val="en-GB"/>
    </w:rPr>
  </w:style>
  <w:style w:type="character" w:styleId="Hyperlink">
    <w:name w:val="Hyperlink"/>
    <w:uiPriority w:val="99"/>
    <w:unhideWhenUsed/>
    <w:rsid w:val="001A1B37"/>
    <w:rPr>
      <w:color w:val="0000FF"/>
      <w:u w:val="single"/>
    </w:rPr>
  </w:style>
  <w:style w:type="paragraph" w:styleId="Caption">
    <w:name w:val="caption"/>
    <w:basedOn w:val="Normal"/>
    <w:qFormat/>
    <w:rsid w:val="001A1B37"/>
    <w:pPr>
      <w:widowControl w:val="0"/>
      <w:suppressLineNumbers/>
      <w:suppressAutoHyphens/>
      <w:spacing w:before="120" w:after="120" w:line="240" w:lineRule="auto"/>
    </w:pPr>
    <w:rPr>
      <w:rFonts w:ascii="Liberation Serif" w:eastAsia="DejaVu Sans" w:hAnsi="Liberation Serif" w:cs="DejaVu Sans"/>
      <w:i/>
      <w:iCs/>
      <w:kern w:val="1"/>
      <w:sz w:val="24"/>
      <w:szCs w:val="24"/>
      <w:lang w:val="en-ZW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3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1B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1B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1B3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B37"/>
  </w:style>
  <w:style w:type="paragraph" w:styleId="Footer">
    <w:name w:val="footer"/>
    <w:basedOn w:val="Normal"/>
    <w:link w:val="Foot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B37"/>
  </w:style>
  <w:style w:type="paragraph" w:styleId="ListParagraph">
    <w:name w:val="List Paragraph"/>
    <w:basedOn w:val="Normal"/>
    <w:uiPriority w:val="34"/>
    <w:qFormat/>
    <w:rsid w:val="001E30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354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6C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Title">
    <w:name w:val="Style Title"/>
    <w:basedOn w:val="Title"/>
    <w:rsid w:val="00285A9B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auto"/>
      <w:spacing w:val="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5A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B3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A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csmaddresses">
    <w:name w:val="icsm_addresses"/>
    <w:basedOn w:val="Normal"/>
    <w:rsid w:val="001A1B37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table" w:styleId="TableGrid">
    <w:name w:val="Table Grid"/>
    <w:basedOn w:val="TableNormal"/>
    <w:uiPriority w:val="59"/>
    <w:rsid w:val="001A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smkeywords">
    <w:name w:val="icsm_keywords"/>
    <w:basedOn w:val="Normal"/>
    <w:rsid w:val="001A1B37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0"/>
      <w:lang w:val="en-GB"/>
    </w:rPr>
  </w:style>
  <w:style w:type="paragraph" w:customStyle="1" w:styleId="icsmbodytext">
    <w:name w:val="icsm_bodytext"/>
    <w:basedOn w:val="Normal"/>
    <w:rsid w:val="001A1B37"/>
    <w:pPr>
      <w:spacing w:after="0" w:line="240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icsmheading1">
    <w:name w:val="icsm_heading1"/>
    <w:basedOn w:val="Normal"/>
    <w:rsid w:val="001A1B37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icsmreferences">
    <w:name w:val="icsm_references"/>
    <w:basedOn w:val="Normal"/>
    <w:rsid w:val="001A1B37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16"/>
      <w:szCs w:val="20"/>
      <w:lang w:val="en-GB"/>
    </w:rPr>
  </w:style>
  <w:style w:type="character" w:styleId="Hyperlink">
    <w:name w:val="Hyperlink"/>
    <w:uiPriority w:val="99"/>
    <w:unhideWhenUsed/>
    <w:rsid w:val="001A1B37"/>
    <w:rPr>
      <w:color w:val="0000FF"/>
      <w:u w:val="single"/>
    </w:rPr>
  </w:style>
  <w:style w:type="paragraph" w:styleId="Caption">
    <w:name w:val="caption"/>
    <w:basedOn w:val="Normal"/>
    <w:qFormat/>
    <w:rsid w:val="001A1B37"/>
    <w:pPr>
      <w:widowControl w:val="0"/>
      <w:suppressLineNumbers/>
      <w:suppressAutoHyphens/>
      <w:spacing w:before="120" w:after="120" w:line="240" w:lineRule="auto"/>
    </w:pPr>
    <w:rPr>
      <w:rFonts w:ascii="Liberation Serif" w:eastAsia="DejaVu Sans" w:hAnsi="Liberation Serif" w:cs="DejaVu Sans"/>
      <w:i/>
      <w:iCs/>
      <w:kern w:val="1"/>
      <w:sz w:val="24"/>
      <w:szCs w:val="24"/>
      <w:lang w:val="en-ZW"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3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1B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1B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1B3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B37"/>
  </w:style>
  <w:style w:type="paragraph" w:styleId="Footer">
    <w:name w:val="footer"/>
    <w:basedOn w:val="Normal"/>
    <w:link w:val="FooterChar"/>
    <w:uiPriority w:val="99"/>
    <w:unhideWhenUsed/>
    <w:rsid w:val="001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B37"/>
  </w:style>
  <w:style w:type="paragraph" w:styleId="ListParagraph">
    <w:name w:val="List Paragraph"/>
    <w:basedOn w:val="Normal"/>
    <w:uiPriority w:val="34"/>
    <w:qFormat/>
    <w:rsid w:val="001E30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354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C6C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Title">
    <w:name w:val="Style Title"/>
    <w:basedOn w:val="Title"/>
    <w:rsid w:val="00285A9B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auto"/>
      <w:spacing w:val="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5A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QAVJ/Y3Lg/HkymfvHxmOGnrSuQ==">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AUSTENIT</dc:creator>
  <cp:lastModifiedBy>HASAN BASRI</cp:lastModifiedBy>
  <cp:revision>7</cp:revision>
  <dcterms:created xsi:type="dcterms:W3CDTF">2020-05-29T13:03:00Z</dcterms:created>
  <dcterms:modified xsi:type="dcterms:W3CDTF">2023-05-24T08:40:00Z</dcterms:modified>
</cp:coreProperties>
</file>