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270B" w:rsidRDefault="009C33A4">
      <w:pPr>
        <w:jc w:val="center"/>
        <w:rPr>
          <w:b/>
          <w:color w:val="0F243E"/>
          <w:sz w:val="28"/>
          <w:szCs w:val="28"/>
        </w:rPr>
      </w:pPr>
      <w:r>
        <w:rPr>
          <w:b/>
          <w:color w:val="0F243E"/>
          <w:sz w:val="28"/>
          <w:szCs w:val="28"/>
        </w:rPr>
        <w:t>LEMBAR PENILAIAN REVIEWER</w:t>
      </w:r>
    </w:p>
    <w:p w:rsidR="00FA270B" w:rsidRDefault="00FA270B">
      <w:pPr>
        <w:pBdr>
          <w:bottom w:val="single" w:sz="6" w:space="1" w:color="000000"/>
        </w:pBdr>
        <w:spacing w:after="0"/>
        <w:rPr>
          <w:rFonts w:ascii="Times New Roman" w:eastAsia="Times New Roman" w:hAnsi="Times New Roman" w:cs="Times New Roman"/>
          <w:sz w:val="20"/>
          <w:szCs w:val="20"/>
        </w:rPr>
      </w:pPr>
    </w:p>
    <w:sdt>
      <w:sdtPr>
        <w:tag w:val="goog_rdk_1"/>
        <w:id w:val="-1875000105"/>
      </w:sdtPr>
      <w:sdtEndPr/>
      <w:sdtContent>
        <w:p w:rsidR="00FA270B" w:rsidRDefault="009C33A4" w:rsidP="001117C7">
          <w:pPr>
            <w:tabs>
              <w:tab w:val="left" w:pos="2977"/>
            </w:tabs>
            <w:spacing w:after="0" w:line="240" w:lineRule="auto"/>
            <w:rPr>
              <w:ins w:id="0" w:author="ibnu sleman" w:date="2021-04-16T03:00:00Z"/>
              <w:i/>
            </w:rPr>
          </w:pPr>
          <w:r>
            <w:rPr>
              <w:color w:val="0F243E"/>
            </w:rPr>
            <w:t>Judul Artikel Ilmiah</w:t>
          </w:r>
          <w:r>
            <w:rPr>
              <w:color w:val="0F243E"/>
            </w:rPr>
            <w:tab/>
            <w:t>:</w:t>
          </w:r>
          <w:r>
            <w:rPr>
              <w:i/>
            </w:rPr>
            <w:t xml:space="preserve"> </w:t>
          </w:r>
          <w:sdt>
            <w:sdtPr>
              <w:tag w:val="goog_rdk_0"/>
              <w:id w:val="1239906849"/>
            </w:sdtPr>
            <w:sdtEndPr/>
            <w:sdtContent>
              <w:r w:rsidR="001117C7">
                <w:t xml:space="preserve"> </w:t>
              </w:r>
              <w:r w:rsidR="001117C7" w:rsidRPr="001117C7">
                <w:rPr>
                  <w:b/>
                </w:rPr>
                <w:t xml:space="preserve"> </w:t>
              </w:r>
              <w:r w:rsidR="001117C7" w:rsidRPr="001117C7">
                <w:rPr>
                  <w:b/>
                  <w:bCs/>
                </w:rPr>
                <w:t xml:space="preserve">PERHITUNGAN LAJU PERPINDAHAN PANAS PADA PEMANAS RUANGAN </w:t>
              </w:r>
              <w:r w:rsidR="001117C7" w:rsidRPr="001117C7">
                <w:rPr>
                  <w:b/>
                  <w:bCs/>
                  <w:i/>
                  <w:iCs/>
                </w:rPr>
                <w:t>MINI</w:t>
              </w:r>
              <w:r w:rsidR="001117C7">
                <w:rPr>
                  <w:b/>
                  <w:bCs/>
                  <w:i/>
                  <w:iCs/>
                </w:rPr>
                <w:t xml:space="preserve"> </w:t>
              </w:r>
              <w:r w:rsidR="001117C7" w:rsidRPr="001117C7">
                <w:rPr>
                  <w:b/>
                  <w:bCs/>
                  <w:i/>
                  <w:iCs/>
                </w:rPr>
                <w:t xml:space="preserve">PORTABLE DENGAN MENGGUNAKAN BAHAN BAKAR PARAFIN </w:t>
              </w:r>
              <w:r w:rsidR="001117C7">
                <w:rPr>
                  <w:b/>
                  <w:bCs/>
                  <w:i/>
                  <w:iCs/>
                </w:rPr>
                <w:t xml:space="preserve"> </w:t>
              </w:r>
            </w:sdtContent>
          </w:sdt>
        </w:p>
      </w:sdtContent>
    </w:sdt>
    <w:sdt>
      <w:sdtPr>
        <w:tag w:val="goog_rdk_3"/>
        <w:id w:val="1730423397"/>
      </w:sdtPr>
      <w:sdtEndPr/>
      <w:sdtContent>
        <w:p w:rsidR="00FA270B" w:rsidRPr="00FA270B" w:rsidRDefault="00A31F4A">
          <w:pPr>
            <w:tabs>
              <w:tab w:val="left" w:pos="2977"/>
            </w:tabs>
            <w:spacing w:after="0" w:line="240" w:lineRule="auto"/>
            <w:jc w:val="both"/>
            <w:rPr>
              <w:i/>
              <w:rPrChange w:id="1" w:author="ibnu sleman" w:date="2021-04-16T03:00:00Z">
                <w:rPr>
                  <w:rFonts w:ascii="Times New Roman" w:eastAsia="Times New Roman" w:hAnsi="Times New Roman" w:cs="Times New Roman"/>
                  <w:sz w:val="24"/>
                  <w:szCs w:val="24"/>
                </w:rPr>
              </w:rPrChange>
            </w:rPr>
          </w:pPr>
          <w:sdt>
            <w:sdtPr>
              <w:tag w:val="goog_rdk_2"/>
              <w:id w:val="-1003121202"/>
            </w:sdtPr>
            <w:sdtEndPr/>
            <w:sdtContent/>
          </w:sdt>
        </w:p>
      </w:sdtContent>
    </w:sdt>
    <w:p w:rsidR="00FA270B" w:rsidRDefault="00FA270B">
      <w:pPr>
        <w:tabs>
          <w:tab w:val="left" w:pos="2977"/>
        </w:tabs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FA270B" w:rsidRDefault="009C33A4" w:rsidP="001117C7">
      <w:pPr>
        <w:tabs>
          <w:tab w:val="left" w:pos="297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color w:val="0F243E"/>
        </w:rPr>
        <w:t xml:space="preserve">Nama Penulis </w:t>
      </w:r>
      <w:r>
        <w:rPr>
          <w:color w:val="0F243E"/>
        </w:rPr>
        <w:tab/>
        <w:t xml:space="preserve">:  </w:t>
      </w:r>
      <w:sdt>
        <w:sdtPr>
          <w:tag w:val="goog_rdk_4"/>
          <w:id w:val="-1563178973"/>
        </w:sdtPr>
        <w:sdtEndPr/>
        <w:sdtContent>
          <w:r w:rsidR="001117C7">
            <w:t xml:space="preserve"> </w:t>
          </w:r>
          <w:r w:rsidR="001117C7" w:rsidRPr="001117C7">
            <w:rPr>
              <w:rFonts w:eastAsia="Times New Roman"/>
              <w:color w:val="000000"/>
              <w:sz w:val="20"/>
              <w:szCs w:val="20"/>
            </w:rPr>
            <w:t xml:space="preserve"> Chaidir Gunawan1*), Martin Luther King1, Muhammad Lazim1 </w:t>
          </w:r>
          <w:ins w:id="2" w:author="ibnu sleman" w:date="2021-04-16T03:01:00Z">
            <w:r>
              <w:rPr>
                <w:color w:val="0F243E"/>
              </w:rPr>
              <w:t>-</w:t>
            </w:r>
          </w:ins>
        </w:sdtContent>
      </w:sdt>
    </w:p>
    <w:p w:rsidR="00FA270B" w:rsidRDefault="009C33A4">
      <w:pPr>
        <w:tabs>
          <w:tab w:val="left" w:pos="2835"/>
          <w:tab w:val="left" w:pos="2880"/>
          <w:tab w:val="left" w:pos="2977"/>
        </w:tabs>
        <w:spacing w:after="0" w:line="240" w:lineRule="auto"/>
        <w:ind w:left="2977" w:hanging="2977"/>
        <w:rPr>
          <w:color w:val="0F243E"/>
        </w:rPr>
      </w:pPr>
      <w:r>
        <w:rPr>
          <w:color w:val="0F243E"/>
        </w:rPr>
        <w:t>Bagian Keilmuan/Bidang Kajian</w:t>
      </w:r>
      <w:r>
        <w:rPr>
          <w:color w:val="0F243E"/>
        </w:rPr>
        <w:tab/>
      </w:r>
      <w:r>
        <w:rPr>
          <w:color w:val="0F243E"/>
        </w:rPr>
        <w:tab/>
      </w:r>
      <w:r>
        <w:rPr>
          <w:color w:val="0F243E"/>
        </w:rPr>
        <w:tab/>
        <w:t>: Teknik Mesin /</w:t>
      </w:r>
      <w:r>
        <w:rPr>
          <w:color w:val="0F243E"/>
        </w:rPr>
        <w:tab/>
      </w:r>
    </w:p>
    <w:p w:rsidR="00FA270B" w:rsidRDefault="009C33A4">
      <w:pPr>
        <w:tabs>
          <w:tab w:val="left" w:pos="2835"/>
          <w:tab w:val="left" w:pos="2880"/>
          <w:tab w:val="left" w:pos="2977"/>
        </w:tabs>
        <w:spacing w:after="0" w:line="240" w:lineRule="auto"/>
        <w:ind w:left="2977" w:hanging="2977"/>
        <w:rPr>
          <w:color w:val="0F243E"/>
        </w:rPr>
      </w:pPr>
      <w:r>
        <w:rPr>
          <w:color w:val="0F243E"/>
        </w:rPr>
        <w:t>Tanggal Submitted</w:t>
      </w:r>
      <w:r>
        <w:rPr>
          <w:color w:val="0F243E"/>
        </w:rPr>
        <w:tab/>
      </w:r>
      <w:r>
        <w:rPr>
          <w:color w:val="0F243E"/>
        </w:rPr>
        <w:tab/>
      </w:r>
      <w:r>
        <w:rPr>
          <w:color w:val="0F243E"/>
        </w:rPr>
        <w:tab/>
        <w:t xml:space="preserve">:  </w:t>
      </w:r>
      <w:sdt>
        <w:sdtPr>
          <w:tag w:val="goog_rdk_5"/>
          <w:id w:val="1247607501"/>
        </w:sdtPr>
        <w:sdtEndPr/>
        <w:sdtContent>
          <w:ins w:id="3" w:author="ibnu sleman" w:date="2021-04-16T03:01:00Z">
            <w:r>
              <w:rPr>
                <w:color w:val="0F243E"/>
              </w:rPr>
              <w:t>-</w:t>
            </w:r>
          </w:ins>
        </w:sdtContent>
      </w:sdt>
    </w:p>
    <w:p w:rsidR="00FA270B" w:rsidRDefault="009C33A4">
      <w:pPr>
        <w:tabs>
          <w:tab w:val="left" w:pos="2835"/>
          <w:tab w:val="left" w:pos="2880"/>
          <w:tab w:val="left" w:pos="2977"/>
        </w:tabs>
        <w:spacing w:after="0" w:line="240" w:lineRule="auto"/>
        <w:ind w:left="2977" w:hanging="2977"/>
        <w:rPr>
          <w:color w:val="0F243E"/>
        </w:rPr>
      </w:pPr>
      <w:r>
        <w:rPr>
          <w:color w:val="0F243E"/>
        </w:rPr>
        <w:t>Volume (….) Nomor (….)</w:t>
      </w:r>
    </w:p>
    <w:p w:rsidR="00FA270B" w:rsidRDefault="00FA270B">
      <w:pPr>
        <w:pBdr>
          <w:bottom w:val="single" w:sz="6" w:space="0" w:color="000000"/>
        </w:pBdr>
        <w:spacing w:after="0"/>
        <w:rPr>
          <w:rFonts w:ascii="Times New Roman" w:eastAsia="Times New Roman" w:hAnsi="Times New Roman" w:cs="Times New Roman"/>
          <w:sz w:val="20"/>
          <w:szCs w:val="20"/>
        </w:rPr>
      </w:pPr>
    </w:p>
    <w:p w:rsidR="00FA270B" w:rsidRDefault="00FA270B">
      <w:pPr>
        <w:spacing w:after="0" w:line="240" w:lineRule="auto"/>
        <w:rPr>
          <w:rFonts w:ascii="Times New Roman" w:eastAsia="Times New Roman" w:hAnsi="Times New Roman" w:cs="Times New Roman"/>
          <w:vertAlign w:val="superscript"/>
        </w:rPr>
      </w:pPr>
    </w:p>
    <w:p w:rsidR="00FA270B" w:rsidRDefault="009C33A4">
      <w:pPr>
        <w:tabs>
          <w:tab w:val="left" w:pos="2835"/>
          <w:tab w:val="left" w:pos="2880"/>
          <w:tab w:val="left" w:pos="3240"/>
        </w:tabs>
        <w:spacing w:after="0" w:line="240" w:lineRule="auto"/>
        <w:ind w:left="3260" w:hanging="3260"/>
        <w:rPr>
          <w:color w:val="0F243E"/>
        </w:rPr>
      </w:pPr>
      <w:r>
        <w:rPr>
          <w:color w:val="0F243E"/>
        </w:rPr>
        <w:t xml:space="preserve">Nama Lengkap Reviewer </w:t>
      </w:r>
      <w:r>
        <w:rPr>
          <w:color w:val="0F243E"/>
        </w:rPr>
        <w:tab/>
        <w:t xml:space="preserve">: </w:t>
      </w:r>
      <w:sdt>
        <w:sdtPr>
          <w:tag w:val="goog_rdk_6"/>
          <w:id w:val="196663400"/>
        </w:sdtPr>
        <w:sdtEndPr/>
        <w:sdtContent>
          <w:r w:rsidR="001B377C" w:rsidRPr="001B377C">
            <w:rPr>
              <w:b/>
              <w:color w:val="0F243E"/>
            </w:rPr>
            <w:t>Hasan Basri</w:t>
          </w:r>
        </w:sdtContent>
      </w:sdt>
    </w:p>
    <w:p w:rsidR="00FA270B" w:rsidRDefault="00FA270B">
      <w:pPr>
        <w:tabs>
          <w:tab w:val="left" w:pos="2835"/>
          <w:tab w:val="left" w:pos="2880"/>
          <w:tab w:val="left" w:pos="3240"/>
        </w:tabs>
        <w:spacing w:after="0" w:line="240" w:lineRule="auto"/>
        <w:ind w:left="3260" w:hanging="3260"/>
        <w:rPr>
          <w:color w:val="0F243E"/>
        </w:rPr>
      </w:pPr>
    </w:p>
    <w:p w:rsidR="00FA270B" w:rsidRDefault="009C33A4">
      <w:pPr>
        <w:tabs>
          <w:tab w:val="left" w:pos="2835"/>
          <w:tab w:val="left" w:pos="2880"/>
          <w:tab w:val="left" w:pos="3240"/>
        </w:tabs>
        <w:spacing w:after="0" w:line="240" w:lineRule="auto"/>
        <w:ind w:left="3260" w:hanging="3260"/>
        <w:rPr>
          <w:color w:val="0F243E"/>
        </w:rPr>
      </w:pPr>
      <w:r>
        <w:rPr>
          <w:color w:val="0F243E"/>
        </w:rPr>
        <w:t>Catatan/Komentar</w:t>
      </w:r>
      <w:r>
        <w:rPr>
          <w:color w:val="0F243E"/>
        </w:rPr>
        <w:tab/>
      </w:r>
    </w:p>
    <w:p w:rsidR="00FA270B" w:rsidRDefault="00FA270B">
      <w:pPr>
        <w:tabs>
          <w:tab w:val="left" w:pos="2880"/>
          <w:tab w:val="left" w:pos="3240"/>
        </w:tabs>
        <w:spacing w:after="0" w:line="240" w:lineRule="auto"/>
        <w:rPr>
          <w:color w:val="0F243E"/>
        </w:rPr>
      </w:pPr>
    </w:p>
    <w:p w:rsidR="00FA270B" w:rsidRDefault="001117C7" w:rsidP="001B377C">
      <w:pPr>
        <w:numPr>
          <w:ilvl w:val="0"/>
          <w:numId w:val="1"/>
        </w:numPr>
        <w:tabs>
          <w:tab w:val="left" w:pos="360"/>
        </w:tabs>
        <w:spacing w:after="0" w:line="240" w:lineRule="auto"/>
        <w:ind w:left="360"/>
        <w:rPr>
          <w:color w:val="0F243E"/>
        </w:rPr>
      </w:pPr>
      <w:r>
        <w:rPr>
          <w:color w:val="0F243E"/>
        </w:rPr>
        <w:t xml:space="preserve">Judul artikel tidak terlihat </w:t>
      </w:r>
      <w:r w:rsidRPr="001117C7">
        <w:rPr>
          <w:color w:val="FF0000"/>
        </w:rPr>
        <w:t>inovasi</w:t>
      </w:r>
      <w:r>
        <w:rPr>
          <w:color w:val="0F243E"/>
        </w:rPr>
        <w:t xml:space="preserve"> </w:t>
      </w:r>
      <w:r w:rsidR="002409E9">
        <w:rPr>
          <w:color w:val="0F243E"/>
        </w:rPr>
        <w:t xml:space="preserve">apa yang </w:t>
      </w:r>
      <w:proofErr w:type="gramStart"/>
      <w:r w:rsidR="002409E9">
        <w:rPr>
          <w:color w:val="0F243E"/>
        </w:rPr>
        <w:t>diunggulkan</w:t>
      </w:r>
      <w:r>
        <w:rPr>
          <w:color w:val="0F243E"/>
        </w:rPr>
        <w:t xml:space="preserve"> ?</w:t>
      </w:r>
      <w:proofErr w:type="gramEnd"/>
    </w:p>
    <w:p w:rsidR="00FA270B" w:rsidRDefault="001117C7" w:rsidP="001B377C">
      <w:pPr>
        <w:numPr>
          <w:ilvl w:val="0"/>
          <w:numId w:val="1"/>
        </w:numPr>
        <w:tabs>
          <w:tab w:val="left" w:pos="360"/>
        </w:tabs>
        <w:spacing w:after="0" w:line="240" w:lineRule="auto"/>
        <w:ind w:left="360"/>
        <w:rPr>
          <w:color w:val="0F243E"/>
        </w:rPr>
      </w:pPr>
      <w:r>
        <w:rPr>
          <w:color w:val="0F243E"/>
        </w:rPr>
        <w:t>Metode yang ditulis di Abstrak tidak jelas</w:t>
      </w:r>
    </w:p>
    <w:p w:rsidR="002409E9" w:rsidRPr="000B3DE0" w:rsidRDefault="000B3DE0" w:rsidP="000B3DE0">
      <w:pPr>
        <w:numPr>
          <w:ilvl w:val="0"/>
          <w:numId w:val="1"/>
        </w:numPr>
        <w:tabs>
          <w:tab w:val="left" w:pos="360"/>
        </w:tabs>
        <w:spacing w:after="0" w:line="240" w:lineRule="auto"/>
        <w:ind w:left="360"/>
        <w:rPr>
          <w:color w:val="0F243E"/>
        </w:rPr>
      </w:pPr>
      <w:r w:rsidRPr="000B3DE0">
        <w:rPr>
          <w:color w:val="FF0000"/>
        </w:rPr>
        <w:t>Perbaikan Pendahuluan:</w:t>
      </w:r>
    </w:p>
    <w:p w:rsidR="000B3DE0" w:rsidRPr="000B3DE0" w:rsidRDefault="000B3DE0" w:rsidP="000B3DE0">
      <w:pPr>
        <w:pStyle w:val="ListParagraph"/>
        <w:numPr>
          <w:ilvl w:val="0"/>
          <w:numId w:val="5"/>
        </w:numPr>
        <w:spacing w:after="0" w:line="240" w:lineRule="auto"/>
        <w:rPr>
          <w:color w:val="0F243E"/>
        </w:rPr>
      </w:pPr>
      <w:r w:rsidRPr="000B3DE0">
        <w:rPr>
          <w:bCs/>
          <w:color w:val="0F243E"/>
          <w:lang w:val="id-ID"/>
        </w:rPr>
        <w:t>Jelaskan hasil sebelumnya dan temukan masalahnya</w:t>
      </w:r>
    </w:p>
    <w:p w:rsidR="000B3DE0" w:rsidRPr="000B3DE0" w:rsidRDefault="000B3DE0" w:rsidP="000B3DE0">
      <w:pPr>
        <w:pStyle w:val="ListParagraph"/>
        <w:numPr>
          <w:ilvl w:val="0"/>
          <w:numId w:val="5"/>
        </w:numPr>
        <w:spacing w:after="0" w:line="240" w:lineRule="auto"/>
        <w:rPr>
          <w:color w:val="0F243E"/>
        </w:rPr>
      </w:pPr>
      <w:r w:rsidRPr="000B3DE0">
        <w:rPr>
          <w:bCs/>
          <w:color w:val="0F243E"/>
          <w:lang w:val="id-ID"/>
        </w:rPr>
        <w:t>Apakah ada solusi yang ada? di dukung dengan kutipan</w:t>
      </w:r>
    </w:p>
    <w:p w:rsidR="000B3DE0" w:rsidRPr="000B3DE0" w:rsidRDefault="000B3DE0" w:rsidP="000B3DE0">
      <w:pPr>
        <w:pStyle w:val="ListParagraph"/>
        <w:numPr>
          <w:ilvl w:val="0"/>
          <w:numId w:val="5"/>
        </w:numPr>
        <w:spacing w:after="0" w:line="240" w:lineRule="auto"/>
        <w:rPr>
          <w:color w:val="0F243E"/>
        </w:rPr>
      </w:pPr>
      <w:r w:rsidRPr="000B3DE0">
        <w:rPr>
          <w:bCs/>
          <w:color w:val="0F243E"/>
          <w:lang w:val="id-ID"/>
        </w:rPr>
        <w:t>Inovasi apa yang diusulkan?</w:t>
      </w:r>
    </w:p>
    <w:p w:rsidR="000B3DE0" w:rsidRPr="000B3DE0" w:rsidRDefault="000B3DE0" w:rsidP="000B3DE0">
      <w:pPr>
        <w:pStyle w:val="ListParagraph"/>
        <w:numPr>
          <w:ilvl w:val="0"/>
          <w:numId w:val="5"/>
        </w:numPr>
        <w:spacing w:after="0" w:line="240" w:lineRule="auto"/>
        <w:rPr>
          <w:color w:val="0F243E"/>
        </w:rPr>
      </w:pPr>
      <w:r w:rsidRPr="000B3DE0">
        <w:rPr>
          <w:bCs/>
          <w:color w:val="0F243E"/>
          <w:lang w:val="id-ID"/>
        </w:rPr>
        <w:t>Apa yang ingin Anda capai? mengisi kesenjangan dalam pengetahuan atau untuk</w:t>
      </w:r>
      <w:r w:rsidRPr="000B3DE0">
        <w:rPr>
          <w:bCs/>
          <w:color w:val="0F243E"/>
        </w:rPr>
        <w:t xml:space="preserve"> </w:t>
      </w:r>
      <w:r w:rsidRPr="000B3DE0">
        <w:rPr>
          <w:bCs/>
          <w:color w:val="0F243E"/>
          <w:lang w:val="id-ID"/>
        </w:rPr>
        <w:t>menjawab pertanyaan yang belum terjawab sebelumnya</w:t>
      </w:r>
    </w:p>
    <w:p w:rsidR="00FA098F" w:rsidRDefault="00FA098F" w:rsidP="000B3DE0">
      <w:pPr>
        <w:numPr>
          <w:ilvl w:val="0"/>
          <w:numId w:val="1"/>
        </w:numPr>
        <w:tabs>
          <w:tab w:val="left" w:pos="360"/>
        </w:tabs>
        <w:spacing w:after="0" w:line="240" w:lineRule="auto"/>
        <w:ind w:left="360"/>
        <w:rPr>
          <w:color w:val="0F243E"/>
        </w:rPr>
      </w:pPr>
      <w:r w:rsidRPr="00FA098F">
        <w:rPr>
          <w:color w:val="FF0000"/>
        </w:rPr>
        <w:t>Perlu ditambahkan pembahasan dan imlikasi dari hasil penelitian</w:t>
      </w:r>
    </w:p>
    <w:p w:rsidR="000B3DE0" w:rsidRDefault="000B3DE0" w:rsidP="000B3DE0">
      <w:pPr>
        <w:numPr>
          <w:ilvl w:val="0"/>
          <w:numId w:val="1"/>
        </w:numPr>
        <w:tabs>
          <w:tab w:val="left" w:pos="360"/>
        </w:tabs>
        <w:spacing w:after="0" w:line="240" w:lineRule="auto"/>
        <w:ind w:left="360"/>
        <w:rPr>
          <w:color w:val="0F243E"/>
        </w:rPr>
      </w:pPr>
      <w:r w:rsidRPr="00FA098F">
        <w:rPr>
          <w:color w:val="FF0000"/>
        </w:rPr>
        <w:t>Perbaikan Kesimpulan:</w:t>
      </w:r>
    </w:p>
    <w:p w:rsidR="00FA098F" w:rsidRDefault="00FA098F" w:rsidP="00FA098F">
      <w:pPr>
        <w:tabs>
          <w:tab w:val="left" w:pos="360"/>
        </w:tabs>
        <w:spacing w:after="0" w:line="240" w:lineRule="auto"/>
        <w:ind w:left="360"/>
        <w:rPr>
          <w:color w:val="0F243E"/>
        </w:rPr>
      </w:pPr>
      <w:r w:rsidRPr="00FA098F">
        <w:rPr>
          <w:color w:val="0F243E"/>
        </w:rPr>
        <w:t xml:space="preserve">Kesimpulan bukanlah ringkasan topik utama yang dibahas atau pernyataan ulang masalah penelitian, </w:t>
      </w:r>
      <w:r w:rsidRPr="00FA098F">
        <w:rPr>
          <w:b/>
          <w:bCs/>
          <w:color w:val="0F243E"/>
        </w:rPr>
        <w:t xml:space="preserve">tetapi </w:t>
      </w:r>
      <w:r w:rsidRPr="00FA098F">
        <w:rPr>
          <w:color w:val="0F243E"/>
        </w:rPr>
        <w:t xml:space="preserve">sintesis poin-poin penting </w:t>
      </w:r>
    </w:p>
    <w:p w:rsidR="00FA270B" w:rsidRDefault="00FA270B">
      <w:pPr>
        <w:tabs>
          <w:tab w:val="left" w:pos="2835"/>
          <w:tab w:val="left" w:pos="3240"/>
        </w:tabs>
        <w:spacing w:after="0" w:line="240" w:lineRule="auto"/>
        <w:rPr>
          <w:color w:val="0F243E"/>
        </w:rPr>
      </w:pPr>
    </w:p>
    <w:p w:rsidR="000B3DE0" w:rsidRDefault="000B3DE0">
      <w:pPr>
        <w:tabs>
          <w:tab w:val="left" w:pos="2835"/>
          <w:tab w:val="left" w:pos="3240"/>
        </w:tabs>
        <w:spacing w:after="0" w:line="240" w:lineRule="auto"/>
        <w:rPr>
          <w:color w:val="0F243E"/>
        </w:rPr>
      </w:pPr>
    </w:p>
    <w:p w:rsidR="00FA270B" w:rsidRDefault="00FA270B">
      <w:pPr>
        <w:tabs>
          <w:tab w:val="left" w:pos="2835"/>
          <w:tab w:val="left" w:pos="3240"/>
        </w:tabs>
        <w:spacing w:after="0" w:line="240" w:lineRule="auto"/>
        <w:rPr>
          <w:color w:val="0F243E"/>
        </w:rPr>
      </w:pPr>
    </w:p>
    <w:p w:rsidR="00FA270B" w:rsidRDefault="009C33A4">
      <w:pPr>
        <w:tabs>
          <w:tab w:val="left" w:pos="2835"/>
          <w:tab w:val="left" w:pos="3240"/>
        </w:tabs>
        <w:spacing w:after="0" w:line="240" w:lineRule="auto"/>
        <w:rPr>
          <w:color w:val="0F243E"/>
        </w:rPr>
      </w:pPr>
      <w:r>
        <w:rPr>
          <w:color w:val="0F243E"/>
        </w:rPr>
        <w:t>Kesimpulan Review*)</w:t>
      </w:r>
      <w:r>
        <w:rPr>
          <w:color w:val="0F243E"/>
        </w:rPr>
        <w:tab/>
        <w:t>:🖵Layak untuk diterbitkan (Skor rata-rata ≥ 40)</w:t>
      </w:r>
    </w:p>
    <w:sdt>
      <w:sdtPr>
        <w:tag w:val="goog_rdk_15"/>
        <w:id w:val="-420421196"/>
      </w:sdtPr>
      <w:sdtEndPr/>
      <w:sdtContent>
        <w:p w:rsidR="00FA270B" w:rsidRPr="00FA270B" w:rsidRDefault="009C33A4">
          <w:pPr>
            <w:tabs>
              <w:tab w:val="left" w:pos="2880"/>
              <w:tab w:val="left" w:pos="3240"/>
            </w:tabs>
            <w:spacing w:after="0" w:line="240" w:lineRule="auto"/>
            <w:rPr>
              <w:color w:val="0F243E"/>
              <w:highlight w:val="green"/>
              <w:rPrChange w:id="4" w:author="ibnu sleman" w:date="2021-04-16T03:03:00Z">
                <w:rPr>
                  <w:color w:val="0F243E"/>
                </w:rPr>
              </w:rPrChange>
            </w:rPr>
          </w:pPr>
          <w:r>
            <w:rPr>
              <w:color w:val="0F243E"/>
            </w:rPr>
            <w:tab/>
          </w:r>
          <w:sdt>
            <w:sdtPr>
              <w:tag w:val="goog_rdk_9"/>
              <w:id w:val="-327290137"/>
            </w:sdtPr>
            <w:sdtEndPr/>
            <w:sdtContent>
              <w:r w:rsidRPr="000B3DE0">
                <w:rPr>
                  <w:color w:val="0F243E"/>
                </w:rPr>
                <w:t>🖵Layak untuk diterbitkan dengan perbaikan m</w:t>
              </w:r>
            </w:sdtContent>
          </w:sdt>
          <w:sdt>
            <w:sdtPr>
              <w:tag w:val="goog_rdk_10"/>
              <w:id w:val="2130038878"/>
            </w:sdtPr>
            <w:sdtEndPr/>
            <w:sdtContent>
              <w:sdt>
                <w:sdtPr>
                  <w:tag w:val="goog_rdk_11"/>
                  <w:id w:val="-73051212"/>
                </w:sdtPr>
                <w:sdtEndPr/>
                <w:sdtContent>
                  <w:ins w:id="5" w:author="ibnu sleman" w:date="2021-04-16T03:02:00Z">
                    <w:r w:rsidRPr="000B3DE0">
                      <w:rPr>
                        <w:color w:val="0F243E"/>
                      </w:rPr>
                      <w:t xml:space="preserve">inor </w:t>
                    </w:r>
                  </w:ins>
                </w:sdtContent>
              </w:sdt>
            </w:sdtContent>
          </w:sdt>
          <w:sdt>
            <w:sdtPr>
              <w:tag w:val="goog_rdk_12"/>
              <w:id w:val="272823391"/>
            </w:sdtPr>
            <w:sdtEndPr/>
            <w:sdtContent>
              <w:sdt>
                <w:sdtPr>
                  <w:tag w:val="goog_rdk_13"/>
                  <w:id w:val="-69669208"/>
                </w:sdtPr>
                <w:sdtEndPr/>
                <w:sdtContent>
                  <w:del w:id="6" w:author="ibnu sleman" w:date="2021-04-16T03:02:00Z">
                    <w:r w:rsidRPr="000B3DE0">
                      <w:rPr>
                        <w:color w:val="0F243E"/>
                      </w:rPr>
                      <w:delText>ajor</w:delText>
                    </w:r>
                  </w:del>
                </w:sdtContent>
              </w:sdt>
            </w:sdtContent>
          </w:sdt>
          <w:sdt>
            <w:sdtPr>
              <w:tag w:val="goog_rdk_14"/>
              <w:id w:val="1355843852"/>
            </w:sdtPr>
            <w:sdtEndPr/>
            <w:sdtContent>
              <w:r w:rsidRPr="000B3DE0">
                <w:rPr>
                  <w:color w:val="0F243E"/>
                </w:rPr>
                <w:t xml:space="preserve"> (Skor rata-rata &gt; 30 ~ 40)</w:t>
              </w:r>
            </w:sdtContent>
          </w:sdt>
        </w:p>
      </w:sdtContent>
    </w:sdt>
    <w:sdt>
      <w:sdtPr>
        <w:tag w:val="goog_rdk_22"/>
        <w:id w:val="589434557"/>
      </w:sdtPr>
      <w:sdtEndPr/>
      <w:sdtContent>
        <w:p w:rsidR="00FA270B" w:rsidRPr="00FA270B" w:rsidRDefault="009C33A4">
          <w:pPr>
            <w:tabs>
              <w:tab w:val="left" w:pos="2880"/>
              <w:tab w:val="left" w:pos="3240"/>
            </w:tabs>
            <w:spacing w:after="0" w:line="240" w:lineRule="auto"/>
            <w:rPr>
              <w:color w:val="0F243E"/>
              <w:highlight w:val="white"/>
              <w:rPrChange w:id="7" w:author="ibnu sleman" w:date="2021-04-16T03:02:00Z">
                <w:rPr>
                  <w:color w:val="0F243E"/>
                </w:rPr>
              </w:rPrChange>
            </w:rPr>
          </w:pPr>
          <w:r>
            <w:rPr>
              <w:color w:val="0F243E"/>
            </w:rPr>
            <w:tab/>
          </w:r>
          <w:sdt>
            <w:sdtPr>
              <w:tag w:val="goog_rdk_16"/>
              <w:id w:val="752082909"/>
            </w:sdtPr>
            <w:sdtEndPr>
              <w:rPr>
                <w:highlight w:val="green"/>
              </w:rPr>
            </w:sdtEndPr>
            <w:sdtContent>
              <w:r>
                <w:rPr>
                  <w:color w:val="0F243E"/>
                  <w:highlight w:val="white"/>
                  <w:rPrChange w:id="8" w:author="ibnu sleman" w:date="2021-04-16T03:02:00Z">
                    <w:rPr>
                      <w:color w:val="0F243E"/>
                    </w:rPr>
                  </w:rPrChange>
                </w:rPr>
                <w:t>🖵</w:t>
              </w:r>
              <w:r w:rsidRPr="00FA098F">
                <w:rPr>
                  <w:color w:val="0F243E"/>
                  <w:highlight w:val="green"/>
                  <w:rPrChange w:id="9" w:author="ibnu sleman" w:date="2021-04-16T03:02:00Z">
                    <w:rPr>
                      <w:color w:val="0F243E"/>
                    </w:rPr>
                  </w:rPrChange>
                </w:rPr>
                <w:t>Layak untuk diterbitkan dengan perbaikan m</w:t>
              </w:r>
            </w:sdtContent>
          </w:sdt>
          <w:sdt>
            <w:sdtPr>
              <w:rPr>
                <w:highlight w:val="green"/>
              </w:rPr>
              <w:tag w:val="goog_rdk_17"/>
              <w:id w:val="637688210"/>
            </w:sdtPr>
            <w:sdtEndPr/>
            <w:sdtContent>
              <w:sdt>
                <w:sdtPr>
                  <w:rPr>
                    <w:highlight w:val="green"/>
                  </w:rPr>
                  <w:tag w:val="goog_rdk_18"/>
                  <w:id w:val="-1780103788"/>
                </w:sdtPr>
                <w:sdtEndPr/>
                <w:sdtContent>
                  <w:ins w:id="10" w:author="ibnu sleman" w:date="2021-04-16T03:03:00Z">
                    <w:r w:rsidRPr="00FA098F">
                      <w:rPr>
                        <w:color w:val="0F243E"/>
                        <w:highlight w:val="green"/>
                        <w:rPrChange w:id="11" w:author="ibnu sleman" w:date="2021-04-16T03:02:00Z">
                          <w:rPr>
                            <w:color w:val="0F243E"/>
                          </w:rPr>
                        </w:rPrChange>
                      </w:rPr>
                      <w:t>ajor</w:t>
                    </w:r>
                  </w:ins>
                </w:sdtContent>
              </w:sdt>
            </w:sdtContent>
          </w:sdt>
          <w:sdt>
            <w:sdtPr>
              <w:rPr>
                <w:highlight w:val="green"/>
              </w:rPr>
              <w:tag w:val="goog_rdk_19"/>
              <w:id w:val="838510405"/>
            </w:sdtPr>
            <w:sdtEndPr/>
            <w:sdtContent>
              <w:sdt>
                <w:sdtPr>
                  <w:rPr>
                    <w:highlight w:val="green"/>
                  </w:rPr>
                  <w:tag w:val="goog_rdk_20"/>
                  <w:id w:val="-1797674556"/>
                </w:sdtPr>
                <w:sdtEndPr/>
                <w:sdtContent>
                  <w:del w:id="12" w:author="ibnu sleman" w:date="2021-04-16T03:03:00Z">
                    <w:r w:rsidRPr="00FA098F">
                      <w:rPr>
                        <w:color w:val="0F243E"/>
                        <w:highlight w:val="green"/>
                        <w:rPrChange w:id="13" w:author="ibnu sleman" w:date="2021-04-16T03:02:00Z">
                          <w:rPr>
                            <w:color w:val="0F243E"/>
                          </w:rPr>
                        </w:rPrChange>
                      </w:rPr>
                      <w:delText>inor</w:delText>
                    </w:r>
                  </w:del>
                </w:sdtContent>
              </w:sdt>
            </w:sdtContent>
          </w:sdt>
          <w:sdt>
            <w:sdtPr>
              <w:rPr>
                <w:highlight w:val="green"/>
              </w:rPr>
              <w:tag w:val="goog_rdk_21"/>
              <w:id w:val="1939948244"/>
            </w:sdtPr>
            <w:sdtEndPr/>
            <w:sdtContent>
              <w:r w:rsidRPr="00FA098F">
                <w:rPr>
                  <w:color w:val="0F243E"/>
                  <w:highlight w:val="green"/>
                  <w:rPrChange w:id="14" w:author="ibnu sleman" w:date="2021-04-16T03:02:00Z">
                    <w:rPr>
                      <w:color w:val="0F243E"/>
                    </w:rPr>
                  </w:rPrChange>
                </w:rPr>
                <w:t xml:space="preserve"> (Skor rata-rata = 20 ~ 30)</w:t>
              </w:r>
            </w:sdtContent>
          </w:sdt>
        </w:p>
      </w:sdtContent>
    </w:sdt>
    <w:p w:rsidR="00FA270B" w:rsidRDefault="009C33A4">
      <w:pPr>
        <w:tabs>
          <w:tab w:val="left" w:pos="2880"/>
          <w:tab w:val="left" w:pos="3240"/>
        </w:tabs>
        <w:spacing w:after="0" w:line="240" w:lineRule="auto"/>
        <w:rPr>
          <w:color w:val="0F243E"/>
        </w:rPr>
      </w:pPr>
      <w:r>
        <w:rPr>
          <w:color w:val="0F243E"/>
        </w:rPr>
        <w:tab/>
        <w:t>🖵Tidak layak untuk diterbitkan (Skor rata-rata &lt; 20)</w:t>
      </w:r>
    </w:p>
    <w:p w:rsidR="00FA270B" w:rsidRDefault="00FA270B">
      <w:pPr>
        <w:tabs>
          <w:tab w:val="left" w:pos="2880"/>
          <w:tab w:val="left" w:pos="3240"/>
        </w:tabs>
        <w:spacing w:after="0" w:line="240" w:lineRule="auto"/>
        <w:rPr>
          <w:color w:val="0F243E"/>
        </w:rPr>
      </w:pPr>
    </w:p>
    <w:p w:rsidR="00FA270B" w:rsidRDefault="00FA270B">
      <w:pPr>
        <w:tabs>
          <w:tab w:val="left" w:pos="2880"/>
          <w:tab w:val="left" w:pos="3240"/>
        </w:tabs>
        <w:spacing w:after="0" w:line="240" w:lineRule="auto"/>
        <w:rPr>
          <w:color w:val="0F243E"/>
        </w:rPr>
      </w:pPr>
    </w:p>
    <w:p w:rsidR="00FA270B" w:rsidRDefault="00FA270B">
      <w:pPr>
        <w:tabs>
          <w:tab w:val="left" w:pos="2880"/>
          <w:tab w:val="left" w:pos="3240"/>
        </w:tabs>
        <w:spacing w:after="0" w:line="240" w:lineRule="auto"/>
        <w:rPr>
          <w:color w:val="0F243E"/>
        </w:rPr>
      </w:pPr>
    </w:p>
    <w:p w:rsidR="00FA270B" w:rsidRDefault="009C33A4">
      <w:pPr>
        <w:tabs>
          <w:tab w:val="left" w:pos="2880"/>
          <w:tab w:val="left" w:pos="3240"/>
        </w:tabs>
        <w:spacing w:after="0" w:line="240" w:lineRule="auto"/>
        <w:rPr>
          <w:color w:val="0F243E"/>
        </w:rPr>
      </w:pPr>
      <w:r>
        <w:rPr>
          <w:color w:val="0F243E"/>
        </w:rPr>
        <w:tab/>
      </w:r>
      <w:r>
        <w:rPr>
          <w:color w:val="0F243E"/>
        </w:rPr>
        <w:tab/>
      </w:r>
      <w:r>
        <w:rPr>
          <w:color w:val="0F243E"/>
        </w:rPr>
        <w:tab/>
      </w:r>
      <w:r>
        <w:rPr>
          <w:color w:val="0F243E"/>
        </w:rPr>
        <w:tab/>
      </w:r>
      <w:r>
        <w:rPr>
          <w:color w:val="0F243E"/>
        </w:rPr>
        <w:tab/>
      </w:r>
      <w:r>
        <w:rPr>
          <w:color w:val="0F243E"/>
        </w:rPr>
        <w:tab/>
      </w:r>
      <w:r>
        <w:rPr>
          <w:color w:val="0F243E"/>
        </w:rPr>
        <w:tab/>
      </w:r>
    </w:p>
    <w:p w:rsidR="00FA270B" w:rsidRDefault="00FA270B">
      <w:pPr>
        <w:tabs>
          <w:tab w:val="left" w:pos="6270"/>
        </w:tabs>
        <w:spacing w:after="0" w:line="240" w:lineRule="auto"/>
        <w:rPr>
          <w:b/>
          <w:color w:val="0F243E"/>
        </w:rPr>
      </w:pPr>
    </w:p>
    <w:p w:rsidR="00FA270B" w:rsidRDefault="00FA270B">
      <w:pPr>
        <w:tabs>
          <w:tab w:val="left" w:pos="6270"/>
        </w:tabs>
        <w:spacing w:after="0" w:line="240" w:lineRule="auto"/>
        <w:rPr>
          <w:b/>
          <w:color w:val="0F243E"/>
        </w:rPr>
      </w:pPr>
    </w:p>
    <w:p w:rsidR="00FA270B" w:rsidRDefault="00FA270B">
      <w:pPr>
        <w:tabs>
          <w:tab w:val="left" w:pos="6270"/>
        </w:tabs>
        <w:spacing w:after="0" w:line="240" w:lineRule="auto"/>
        <w:rPr>
          <w:b/>
          <w:color w:val="0F243E"/>
        </w:rPr>
      </w:pPr>
      <w:bookmarkStart w:id="15" w:name="_GoBack"/>
      <w:bookmarkEnd w:id="15"/>
    </w:p>
    <w:p w:rsidR="00FA270B" w:rsidRDefault="009C33A4">
      <w:pPr>
        <w:tabs>
          <w:tab w:val="left" w:pos="6270"/>
        </w:tabs>
        <w:spacing w:after="0" w:line="240" w:lineRule="auto"/>
        <w:rPr>
          <w:b/>
          <w:color w:val="0F243E"/>
        </w:rPr>
      </w:pPr>
      <w:r>
        <w:rPr>
          <w:b/>
          <w:color w:val="0F243E"/>
        </w:rPr>
        <w:tab/>
      </w:r>
    </w:p>
    <w:p w:rsidR="00FA270B" w:rsidRDefault="009C33A4">
      <w:pPr>
        <w:tabs>
          <w:tab w:val="left" w:pos="2880"/>
          <w:tab w:val="left" w:pos="3240"/>
        </w:tabs>
        <w:spacing w:after="0" w:line="240" w:lineRule="auto"/>
        <w:rPr>
          <w:rFonts w:ascii="Times New Roman" w:eastAsia="Times New Roman" w:hAnsi="Times New Roman" w:cs="Times New Roman"/>
          <w:color w:val="0F243E"/>
          <w:sz w:val="20"/>
          <w:szCs w:val="20"/>
        </w:rPr>
      </w:pPr>
      <w:r>
        <w:rPr>
          <w:rFonts w:ascii="Times New Roman" w:eastAsia="Times New Roman" w:hAnsi="Times New Roman" w:cs="Times New Roman"/>
          <w:color w:val="0F243E"/>
          <w:sz w:val="20"/>
          <w:szCs w:val="20"/>
        </w:rPr>
        <w:t>*) Beri tanda centang pada kotak yang tersedia</w:t>
      </w:r>
    </w:p>
    <w:p w:rsidR="00FA270B" w:rsidRDefault="009C33A4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40" w:lineRule="auto"/>
        <w:ind w:left="284" w:hanging="284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**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)Mohon</w:t>
      </w:r>
      <w:proofErr w:type="gram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dibumbuhi dengan tanda tangan hasil scan asli</w:t>
      </w:r>
    </w:p>
    <w:p w:rsidR="00FA270B" w:rsidRDefault="009C33A4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40" w:lineRule="auto"/>
        <w:ind w:left="284" w:hanging="284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***) di isi dengan melingkari salah satu skor penilaian</w:t>
      </w:r>
    </w:p>
    <w:p w:rsidR="00FA270B" w:rsidRDefault="00FA270B"/>
    <w:p w:rsidR="00FA270B" w:rsidRDefault="00FA098F">
      <w:pPr>
        <w:tabs>
          <w:tab w:val="left" w:pos="4451"/>
        </w:tabs>
        <w:rPr>
          <w:i/>
          <w:u w:val="single"/>
        </w:rPr>
      </w:pPr>
      <w:r>
        <w:rPr>
          <w:i/>
          <w:noProof/>
          <w:u w:val="single"/>
        </w:rPr>
        <w:lastRenderedPageBreak/>
        <w:drawing>
          <wp:inline distT="0" distB="0" distL="0" distR="0">
            <wp:extent cx="6457950" cy="4114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95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270B" w:rsidRDefault="009C33A4">
      <w:pPr>
        <w:tabs>
          <w:tab w:val="left" w:pos="4451"/>
        </w:tabs>
        <w:rPr>
          <w:i/>
          <w:u w:val="single"/>
        </w:rPr>
      </w:pPr>
      <w:r>
        <w:rPr>
          <w:i/>
          <w:u w:val="single"/>
        </w:rPr>
        <w:t>Tabel Penilaian (</w:t>
      </w:r>
      <w:r>
        <w:rPr>
          <w:i/>
          <w:sz w:val="20"/>
          <w:szCs w:val="20"/>
          <w:u w:val="single"/>
        </w:rPr>
        <w:t>di isi dengan melingkari salah satu skor penilaian</w:t>
      </w:r>
      <w:proofErr w:type="gramStart"/>
      <w:r>
        <w:rPr>
          <w:i/>
          <w:sz w:val="20"/>
          <w:szCs w:val="20"/>
          <w:u w:val="single"/>
        </w:rPr>
        <w:t>)*</w:t>
      </w:r>
      <w:proofErr w:type="gramEnd"/>
      <w:r>
        <w:rPr>
          <w:i/>
          <w:sz w:val="20"/>
          <w:szCs w:val="20"/>
          <w:u w:val="single"/>
        </w:rPr>
        <w:t>**</w:t>
      </w:r>
    </w:p>
    <w:p w:rsidR="00FA270B" w:rsidRDefault="009C33A4">
      <w:pPr>
        <w:tabs>
          <w:tab w:val="left" w:pos="4451"/>
        </w:tabs>
      </w:pPr>
      <w:r>
        <w:tab/>
      </w:r>
    </w:p>
    <w:p w:rsidR="00FA270B" w:rsidRDefault="00FA270B"/>
    <w:p w:rsidR="00FA270B" w:rsidRDefault="009C33A4">
      <w:pPr>
        <w:tabs>
          <w:tab w:val="left" w:pos="2880"/>
          <w:tab w:val="left" w:pos="3240"/>
        </w:tabs>
        <w:spacing w:after="0" w:line="240" w:lineRule="auto"/>
        <w:rPr>
          <w:color w:val="0F243E"/>
        </w:rPr>
      </w:pPr>
      <w:r>
        <w:rPr>
          <w:color w:val="0F243E"/>
        </w:rPr>
        <w:tab/>
      </w:r>
      <w:r>
        <w:rPr>
          <w:color w:val="0F243E"/>
        </w:rPr>
        <w:tab/>
      </w:r>
      <w:r>
        <w:rPr>
          <w:color w:val="0F243E"/>
        </w:rPr>
        <w:tab/>
      </w:r>
      <w:r>
        <w:rPr>
          <w:color w:val="0F243E"/>
        </w:rPr>
        <w:tab/>
      </w:r>
      <w:r>
        <w:rPr>
          <w:color w:val="0F243E"/>
        </w:rPr>
        <w:tab/>
      </w:r>
    </w:p>
    <w:p w:rsidR="00FA270B" w:rsidRDefault="009C33A4">
      <w:pPr>
        <w:tabs>
          <w:tab w:val="left" w:pos="2880"/>
          <w:tab w:val="left" w:pos="3240"/>
        </w:tabs>
        <w:spacing w:after="0" w:line="240" w:lineRule="auto"/>
        <w:rPr>
          <w:color w:val="0F243E"/>
        </w:rPr>
      </w:pPr>
      <w:r>
        <w:rPr>
          <w:color w:val="0F243E"/>
        </w:rPr>
        <w:tab/>
      </w:r>
      <w:r>
        <w:rPr>
          <w:color w:val="0F243E"/>
        </w:rPr>
        <w:tab/>
      </w:r>
      <w:r>
        <w:rPr>
          <w:color w:val="0F243E"/>
        </w:rPr>
        <w:tab/>
      </w:r>
      <w:r>
        <w:rPr>
          <w:color w:val="0F243E"/>
        </w:rPr>
        <w:tab/>
      </w:r>
      <w:r>
        <w:rPr>
          <w:color w:val="0F243E"/>
        </w:rPr>
        <w:tab/>
      </w:r>
      <w:r>
        <w:rPr>
          <w:color w:val="0F243E"/>
        </w:rPr>
        <w:tab/>
      </w:r>
      <w:r>
        <w:rPr>
          <w:color w:val="0F243E"/>
        </w:rPr>
        <w:tab/>
      </w:r>
      <w:r w:rsidR="001B377C">
        <w:rPr>
          <w:color w:val="0F243E"/>
        </w:rPr>
        <w:t>Palembang</w:t>
      </w:r>
      <w:r>
        <w:rPr>
          <w:color w:val="0F243E"/>
        </w:rPr>
        <w:t xml:space="preserve">, </w:t>
      </w:r>
      <w:r w:rsidR="000B3DE0">
        <w:rPr>
          <w:color w:val="0F243E"/>
        </w:rPr>
        <w:t xml:space="preserve">24 Mei </w:t>
      </w:r>
      <w:r w:rsidR="001B377C">
        <w:rPr>
          <w:color w:val="0F243E"/>
        </w:rPr>
        <w:t>2023</w:t>
      </w:r>
      <w:r>
        <w:rPr>
          <w:color w:val="0F243E"/>
        </w:rPr>
        <w:tab/>
      </w:r>
      <w:r>
        <w:rPr>
          <w:color w:val="0F243E"/>
        </w:rPr>
        <w:tab/>
      </w:r>
    </w:p>
    <w:p w:rsidR="00FA270B" w:rsidRDefault="009C33A4">
      <w:pPr>
        <w:tabs>
          <w:tab w:val="left" w:pos="2880"/>
          <w:tab w:val="left" w:pos="3240"/>
        </w:tabs>
        <w:spacing w:after="0" w:line="240" w:lineRule="auto"/>
        <w:rPr>
          <w:color w:val="0F243E"/>
        </w:rPr>
      </w:pPr>
      <w:r>
        <w:rPr>
          <w:color w:val="0F243E"/>
        </w:rPr>
        <w:tab/>
      </w:r>
      <w:r>
        <w:rPr>
          <w:color w:val="0F243E"/>
        </w:rPr>
        <w:tab/>
      </w:r>
      <w:r>
        <w:rPr>
          <w:color w:val="0F243E"/>
        </w:rPr>
        <w:tab/>
      </w:r>
      <w:r>
        <w:rPr>
          <w:color w:val="0F243E"/>
        </w:rPr>
        <w:tab/>
      </w:r>
      <w:r>
        <w:rPr>
          <w:color w:val="0F243E"/>
        </w:rPr>
        <w:tab/>
      </w:r>
      <w:r>
        <w:rPr>
          <w:color w:val="0F243E"/>
        </w:rPr>
        <w:tab/>
      </w:r>
      <w:r>
        <w:rPr>
          <w:color w:val="0F243E"/>
        </w:rPr>
        <w:tab/>
        <w:t>Reviewer**)</w:t>
      </w:r>
    </w:p>
    <w:p w:rsidR="00FA270B" w:rsidRDefault="001B377C" w:rsidP="001B377C">
      <w:pPr>
        <w:spacing w:after="0" w:line="240" w:lineRule="auto"/>
        <w:ind w:left="6521"/>
        <w:rPr>
          <w:color w:val="0F243E"/>
        </w:rPr>
      </w:pPr>
      <w:r>
        <w:rPr>
          <w:noProof/>
          <w:color w:val="0F243E"/>
        </w:rPr>
        <w:drawing>
          <wp:inline distT="0" distB="0" distL="0" distR="0" wp14:anchorId="39AD11D3" wp14:editId="3F91A617">
            <wp:extent cx="1809750" cy="704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270B" w:rsidRDefault="00FA270B" w:rsidP="00737D6B">
      <w:pPr>
        <w:spacing w:after="0"/>
      </w:pPr>
    </w:p>
    <w:p w:rsidR="00737D6B" w:rsidRDefault="00737D6B" w:rsidP="00737D6B">
      <w:pPr>
        <w:spacing w:after="0"/>
      </w:pPr>
    </w:p>
    <w:p w:rsidR="00737D6B" w:rsidRDefault="00737D6B" w:rsidP="00737D6B">
      <w:pPr>
        <w:spacing w:after="0"/>
      </w:pPr>
    </w:p>
    <w:sectPr w:rsidR="00737D6B" w:rsidSect="00737D6B">
      <w:pgSz w:w="11906" w:h="16838"/>
      <w:pgMar w:top="864" w:right="864" w:bottom="864" w:left="86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31F4A" w:rsidRDefault="00A31F4A">
      <w:pPr>
        <w:spacing w:after="0" w:line="240" w:lineRule="auto"/>
      </w:pPr>
      <w:r>
        <w:separator/>
      </w:r>
    </w:p>
  </w:endnote>
  <w:endnote w:type="continuationSeparator" w:id="0">
    <w:p w:rsidR="00A31F4A" w:rsidRDefault="00A31F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DejaVu San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31F4A" w:rsidRDefault="00A31F4A">
      <w:pPr>
        <w:spacing w:after="0" w:line="240" w:lineRule="auto"/>
      </w:pPr>
      <w:r>
        <w:separator/>
      </w:r>
    </w:p>
  </w:footnote>
  <w:footnote w:type="continuationSeparator" w:id="0">
    <w:p w:rsidR="00A31F4A" w:rsidRDefault="00A31F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405"/>
    <w:multiLevelType w:val="multilevel"/>
    <w:tmpl w:val="00000888"/>
    <w:lvl w:ilvl="0">
      <w:numFmt w:val="bullet"/>
      <w:lvlText w:val="•"/>
      <w:lvlJc w:val="left"/>
      <w:pPr>
        <w:ind w:left="2148" w:hanging="541"/>
      </w:pPr>
      <w:rPr>
        <w:rFonts w:ascii="Arial" w:hAnsi="Arial"/>
        <w:b w:val="0"/>
        <w:i w:val="0"/>
        <w:w w:val="100"/>
        <w:sz w:val="48"/>
      </w:rPr>
    </w:lvl>
    <w:lvl w:ilvl="1">
      <w:numFmt w:val="bullet"/>
      <w:lvlText w:val="•"/>
      <w:lvlJc w:val="left"/>
      <w:pPr>
        <w:ind w:left="3760" w:hanging="541"/>
      </w:pPr>
    </w:lvl>
    <w:lvl w:ilvl="2">
      <w:numFmt w:val="bullet"/>
      <w:lvlText w:val="•"/>
      <w:lvlJc w:val="left"/>
      <w:pPr>
        <w:ind w:left="5380" w:hanging="541"/>
      </w:pPr>
    </w:lvl>
    <w:lvl w:ilvl="3">
      <w:numFmt w:val="bullet"/>
      <w:lvlText w:val="•"/>
      <w:lvlJc w:val="left"/>
      <w:pPr>
        <w:ind w:left="7000" w:hanging="541"/>
      </w:pPr>
    </w:lvl>
    <w:lvl w:ilvl="4">
      <w:numFmt w:val="bullet"/>
      <w:lvlText w:val="•"/>
      <w:lvlJc w:val="left"/>
      <w:pPr>
        <w:ind w:left="8620" w:hanging="541"/>
      </w:pPr>
    </w:lvl>
    <w:lvl w:ilvl="5">
      <w:numFmt w:val="bullet"/>
      <w:lvlText w:val="•"/>
      <w:lvlJc w:val="left"/>
      <w:pPr>
        <w:ind w:left="10240" w:hanging="541"/>
      </w:pPr>
    </w:lvl>
    <w:lvl w:ilvl="6">
      <w:numFmt w:val="bullet"/>
      <w:lvlText w:val="•"/>
      <w:lvlJc w:val="left"/>
      <w:pPr>
        <w:ind w:left="11860" w:hanging="541"/>
      </w:pPr>
    </w:lvl>
    <w:lvl w:ilvl="7">
      <w:numFmt w:val="bullet"/>
      <w:lvlText w:val="•"/>
      <w:lvlJc w:val="left"/>
      <w:pPr>
        <w:ind w:left="13480" w:hanging="541"/>
      </w:pPr>
    </w:lvl>
    <w:lvl w:ilvl="8">
      <w:numFmt w:val="bullet"/>
      <w:lvlText w:val="•"/>
      <w:lvlJc w:val="left"/>
      <w:pPr>
        <w:ind w:left="15100" w:hanging="541"/>
      </w:pPr>
    </w:lvl>
  </w:abstractNum>
  <w:abstractNum w:abstractNumId="1">
    <w:nsid w:val="043B08E9"/>
    <w:multiLevelType w:val="hybridMultilevel"/>
    <w:tmpl w:val="0B54EF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4F9A7C2D"/>
    <w:multiLevelType w:val="multilevel"/>
    <w:tmpl w:val="463835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E74639D"/>
    <w:multiLevelType w:val="multilevel"/>
    <w:tmpl w:val="874AC7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A37573C"/>
    <w:multiLevelType w:val="hybridMultilevel"/>
    <w:tmpl w:val="D30E5C9A"/>
    <w:lvl w:ilvl="0" w:tplc="04090001">
      <w:start w:val="1"/>
      <w:numFmt w:val="bullet"/>
      <w:lvlText w:val=""/>
      <w:lvlJc w:val="left"/>
      <w:pPr>
        <w:ind w:left="21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56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FA270B"/>
    <w:rsid w:val="000B3DE0"/>
    <w:rsid w:val="001117C7"/>
    <w:rsid w:val="001B377C"/>
    <w:rsid w:val="002409E9"/>
    <w:rsid w:val="00737D6B"/>
    <w:rsid w:val="009C33A4"/>
    <w:rsid w:val="00A31F4A"/>
    <w:rsid w:val="00FA098F"/>
    <w:rsid w:val="00FA2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1B37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85A9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icsmaddresses">
    <w:name w:val="icsm_addresses"/>
    <w:basedOn w:val="Normal"/>
    <w:rsid w:val="001A1B37"/>
    <w:pPr>
      <w:spacing w:after="120" w:line="240" w:lineRule="auto"/>
      <w:jc w:val="center"/>
    </w:pPr>
    <w:rPr>
      <w:rFonts w:ascii="Times New Roman" w:eastAsia="Times New Roman" w:hAnsi="Times New Roman" w:cs="Times New Roman"/>
      <w:i/>
      <w:sz w:val="16"/>
      <w:szCs w:val="20"/>
      <w:lang w:val="en-GB"/>
    </w:rPr>
  </w:style>
  <w:style w:type="table" w:styleId="TableGrid">
    <w:name w:val="Table Grid"/>
    <w:basedOn w:val="TableNormal"/>
    <w:uiPriority w:val="59"/>
    <w:rsid w:val="001A1B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csmkeywords">
    <w:name w:val="icsm_keywords"/>
    <w:basedOn w:val="Normal"/>
    <w:rsid w:val="001A1B37"/>
    <w:pPr>
      <w:spacing w:after="0" w:line="240" w:lineRule="auto"/>
      <w:jc w:val="both"/>
    </w:pPr>
    <w:rPr>
      <w:rFonts w:ascii="Times New Roman" w:eastAsia="Times New Roman" w:hAnsi="Times New Roman" w:cs="Times New Roman"/>
      <w:sz w:val="16"/>
      <w:szCs w:val="20"/>
      <w:lang w:val="en-GB"/>
    </w:rPr>
  </w:style>
  <w:style w:type="paragraph" w:customStyle="1" w:styleId="icsmbodytext">
    <w:name w:val="icsm_bodytext"/>
    <w:basedOn w:val="Normal"/>
    <w:rsid w:val="001A1B37"/>
    <w:pPr>
      <w:spacing w:after="0" w:line="240" w:lineRule="auto"/>
      <w:ind w:firstLine="240"/>
      <w:jc w:val="both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customStyle="1" w:styleId="icsmheading1">
    <w:name w:val="icsm_heading1"/>
    <w:basedOn w:val="Normal"/>
    <w:rsid w:val="001A1B37"/>
    <w:pPr>
      <w:spacing w:before="480" w:after="240" w:line="240" w:lineRule="auto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customStyle="1" w:styleId="icsmreferences">
    <w:name w:val="icsm_references"/>
    <w:basedOn w:val="Normal"/>
    <w:rsid w:val="001A1B37"/>
    <w:pPr>
      <w:spacing w:after="0" w:line="240" w:lineRule="auto"/>
      <w:ind w:left="240" w:hanging="240"/>
    </w:pPr>
    <w:rPr>
      <w:rFonts w:ascii="Times New Roman" w:eastAsia="Times New Roman" w:hAnsi="Times New Roman" w:cs="Times New Roman"/>
      <w:sz w:val="16"/>
      <w:szCs w:val="20"/>
      <w:lang w:val="en-GB"/>
    </w:rPr>
  </w:style>
  <w:style w:type="character" w:styleId="Hyperlink">
    <w:name w:val="Hyperlink"/>
    <w:uiPriority w:val="99"/>
    <w:unhideWhenUsed/>
    <w:rsid w:val="001A1B37"/>
    <w:rPr>
      <w:color w:val="0000FF"/>
      <w:u w:val="single"/>
    </w:rPr>
  </w:style>
  <w:style w:type="paragraph" w:styleId="Caption">
    <w:name w:val="caption"/>
    <w:basedOn w:val="Normal"/>
    <w:qFormat/>
    <w:rsid w:val="001A1B37"/>
    <w:pPr>
      <w:widowControl w:val="0"/>
      <w:suppressLineNumbers/>
      <w:suppressAutoHyphens/>
      <w:spacing w:before="120" w:after="120" w:line="240" w:lineRule="auto"/>
    </w:pPr>
    <w:rPr>
      <w:rFonts w:ascii="Liberation Serif" w:eastAsia="DejaVu Sans" w:hAnsi="Liberation Serif" w:cs="DejaVu Sans"/>
      <w:i/>
      <w:iCs/>
      <w:kern w:val="1"/>
      <w:sz w:val="24"/>
      <w:szCs w:val="24"/>
      <w:lang w:val="en-ZW" w:eastAsia="hi-I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1B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1B37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A1B3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A1B37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A1B37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1A1B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1B37"/>
  </w:style>
  <w:style w:type="paragraph" w:styleId="Footer">
    <w:name w:val="footer"/>
    <w:basedOn w:val="Normal"/>
    <w:link w:val="FooterChar"/>
    <w:uiPriority w:val="99"/>
    <w:unhideWhenUsed/>
    <w:rsid w:val="001A1B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1B37"/>
  </w:style>
  <w:style w:type="paragraph" w:styleId="ListParagraph">
    <w:name w:val="List Paragraph"/>
    <w:basedOn w:val="Normal"/>
    <w:uiPriority w:val="34"/>
    <w:qFormat/>
    <w:rsid w:val="001E3059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53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5354"/>
    <w:rPr>
      <w:rFonts w:ascii="Courier New" w:eastAsia="Times New Roman" w:hAnsi="Courier New" w:cs="Courier New"/>
      <w:sz w:val="20"/>
      <w:szCs w:val="20"/>
    </w:rPr>
  </w:style>
  <w:style w:type="paragraph" w:customStyle="1" w:styleId="Default">
    <w:name w:val="Default"/>
    <w:rsid w:val="007C6CE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StyleTitle">
    <w:name w:val="Style Title"/>
    <w:basedOn w:val="Title"/>
    <w:rsid w:val="00285A9B"/>
    <w:pPr>
      <w:pBdr>
        <w:bottom w:val="none" w:sz="0" w:space="0" w:color="auto"/>
      </w:pBdr>
      <w:spacing w:before="240" w:after="60"/>
      <w:contextualSpacing w:val="0"/>
      <w:jc w:val="center"/>
      <w:outlineLvl w:val="0"/>
    </w:pPr>
    <w:rPr>
      <w:rFonts w:ascii="Cambria" w:eastAsia="Times New Roman" w:hAnsi="Cambria" w:cs="Times New Roman"/>
      <w:b/>
      <w:bCs/>
      <w:color w:val="auto"/>
      <w:spacing w:val="0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85A9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1B37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85A9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icsmaddresses">
    <w:name w:val="icsm_addresses"/>
    <w:basedOn w:val="Normal"/>
    <w:rsid w:val="001A1B37"/>
    <w:pPr>
      <w:spacing w:after="120" w:line="240" w:lineRule="auto"/>
      <w:jc w:val="center"/>
    </w:pPr>
    <w:rPr>
      <w:rFonts w:ascii="Times New Roman" w:eastAsia="Times New Roman" w:hAnsi="Times New Roman" w:cs="Times New Roman"/>
      <w:i/>
      <w:sz w:val="16"/>
      <w:szCs w:val="20"/>
      <w:lang w:val="en-GB"/>
    </w:rPr>
  </w:style>
  <w:style w:type="table" w:styleId="TableGrid">
    <w:name w:val="Table Grid"/>
    <w:basedOn w:val="TableNormal"/>
    <w:uiPriority w:val="59"/>
    <w:rsid w:val="001A1B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csmkeywords">
    <w:name w:val="icsm_keywords"/>
    <w:basedOn w:val="Normal"/>
    <w:rsid w:val="001A1B37"/>
    <w:pPr>
      <w:spacing w:after="0" w:line="240" w:lineRule="auto"/>
      <w:jc w:val="both"/>
    </w:pPr>
    <w:rPr>
      <w:rFonts w:ascii="Times New Roman" w:eastAsia="Times New Roman" w:hAnsi="Times New Roman" w:cs="Times New Roman"/>
      <w:sz w:val="16"/>
      <w:szCs w:val="20"/>
      <w:lang w:val="en-GB"/>
    </w:rPr>
  </w:style>
  <w:style w:type="paragraph" w:customStyle="1" w:styleId="icsmbodytext">
    <w:name w:val="icsm_bodytext"/>
    <w:basedOn w:val="Normal"/>
    <w:rsid w:val="001A1B37"/>
    <w:pPr>
      <w:spacing w:after="0" w:line="240" w:lineRule="auto"/>
      <w:ind w:firstLine="240"/>
      <w:jc w:val="both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customStyle="1" w:styleId="icsmheading1">
    <w:name w:val="icsm_heading1"/>
    <w:basedOn w:val="Normal"/>
    <w:rsid w:val="001A1B37"/>
    <w:pPr>
      <w:spacing w:before="480" w:after="240" w:line="240" w:lineRule="auto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customStyle="1" w:styleId="icsmreferences">
    <w:name w:val="icsm_references"/>
    <w:basedOn w:val="Normal"/>
    <w:rsid w:val="001A1B37"/>
    <w:pPr>
      <w:spacing w:after="0" w:line="240" w:lineRule="auto"/>
      <w:ind w:left="240" w:hanging="240"/>
    </w:pPr>
    <w:rPr>
      <w:rFonts w:ascii="Times New Roman" w:eastAsia="Times New Roman" w:hAnsi="Times New Roman" w:cs="Times New Roman"/>
      <w:sz w:val="16"/>
      <w:szCs w:val="20"/>
      <w:lang w:val="en-GB"/>
    </w:rPr>
  </w:style>
  <w:style w:type="character" w:styleId="Hyperlink">
    <w:name w:val="Hyperlink"/>
    <w:uiPriority w:val="99"/>
    <w:unhideWhenUsed/>
    <w:rsid w:val="001A1B37"/>
    <w:rPr>
      <w:color w:val="0000FF"/>
      <w:u w:val="single"/>
    </w:rPr>
  </w:style>
  <w:style w:type="paragraph" w:styleId="Caption">
    <w:name w:val="caption"/>
    <w:basedOn w:val="Normal"/>
    <w:qFormat/>
    <w:rsid w:val="001A1B37"/>
    <w:pPr>
      <w:widowControl w:val="0"/>
      <w:suppressLineNumbers/>
      <w:suppressAutoHyphens/>
      <w:spacing w:before="120" w:after="120" w:line="240" w:lineRule="auto"/>
    </w:pPr>
    <w:rPr>
      <w:rFonts w:ascii="Liberation Serif" w:eastAsia="DejaVu Sans" w:hAnsi="Liberation Serif" w:cs="DejaVu Sans"/>
      <w:i/>
      <w:iCs/>
      <w:kern w:val="1"/>
      <w:sz w:val="24"/>
      <w:szCs w:val="24"/>
      <w:lang w:val="en-ZW" w:eastAsia="hi-I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1B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1B37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A1B3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A1B37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A1B37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1A1B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1B37"/>
  </w:style>
  <w:style w:type="paragraph" w:styleId="Footer">
    <w:name w:val="footer"/>
    <w:basedOn w:val="Normal"/>
    <w:link w:val="FooterChar"/>
    <w:uiPriority w:val="99"/>
    <w:unhideWhenUsed/>
    <w:rsid w:val="001A1B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1B37"/>
  </w:style>
  <w:style w:type="paragraph" w:styleId="ListParagraph">
    <w:name w:val="List Paragraph"/>
    <w:basedOn w:val="Normal"/>
    <w:uiPriority w:val="34"/>
    <w:qFormat/>
    <w:rsid w:val="001E3059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53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5354"/>
    <w:rPr>
      <w:rFonts w:ascii="Courier New" w:eastAsia="Times New Roman" w:hAnsi="Courier New" w:cs="Courier New"/>
      <w:sz w:val="20"/>
      <w:szCs w:val="20"/>
    </w:rPr>
  </w:style>
  <w:style w:type="paragraph" w:customStyle="1" w:styleId="Default">
    <w:name w:val="Default"/>
    <w:rsid w:val="007C6CE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StyleTitle">
    <w:name w:val="Style Title"/>
    <w:basedOn w:val="Title"/>
    <w:rsid w:val="00285A9B"/>
    <w:pPr>
      <w:pBdr>
        <w:bottom w:val="none" w:sz="0" w:space="0" w:color="auto"/>
      </w:pBdr>
      <w:spacing w:before="240" w:after="60"/>
      <w:contextualSpacing w:val="0"/>
      <w:jc w:val="center"/>
      <w:outlineLvl w:val="0"/>
    </w:pPr>
    <w:rPr>
      <w:rFonts w:ascii="Cambria" w:eastAsia="Times New Roman" w:hAnsi="Cambria" w:cs="Times New Roman"/>
      <w:b/>
      <w:bCs/>
      <w:color w:val="auto"/>
      <w:spacing w:val="0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85A9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cQAVJ/Y3Lg/HkymfvHxmOGnrSuQ==">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AUSTENIT</dc:creator>
  <cp:lastModifiedBy>HASAN BASRI</cp:lastModifiedBy>
  <cp:revision>4</cp:revision>
  <dcterms:created xsi:type="dcterms:W3CDTF">2020-05-29T13:03:00Z</dcterms:created>
  <dcterms:modified xsi:type="dcterms:W3CDTF">2023-05-24T08:23:00Z</dcterms:modified>
</cp:coreProperties>
</file>